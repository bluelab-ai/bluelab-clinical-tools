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A548" w14:textId="77777777" w:rsidR="001C73AA" w:rsidRDefault="00000000">
      <w:pPr>
        <w:tabs>
          <w:tab w:val="left" w:pos="6480"/>
          <w:tab w:val="left" w:pos="7920"/>
        </w:tabs>
        <w:spacing w:line="360" w:lineRule="auto"/>
        <w:rPr>
          <w:color w:val="000000" w:themeColor="text1"/>
          <w:sz w:val="28"/>
          <w:szCs w:val="32"/>
        </w:rPr>
      </w:pPr>
      <w:bookmarkStart w:id="0" w:name="OLE_LINK16"/>
      <w:r>
        <w:rPr>
          <w:rFonts w:hint="eastAsia"/>
          <w:color w:val="000000" w:themeColor="text1"/>
          <w:sz w:val="28"/>
          <w:szCs w:val="32"/>
        </w:rPr>
        <w:t>方案编号：</w:t>
      </w:r>
      <w:r>
        <w:rPr>
          <w:rFonts w:hint="eastAsia"/>
          <w:sz w:val="28"/>
          <w:szCs w:val="28"/>
          <w:highlight w:val="yellow"/>
        </w:rPr>
        <w:t>HQHC202302</w:t>
      </w:r>
    </w:p>
    <w:p w14:paraId="6CEC6D4B" w14:textId="77777777" w:rsidR="001C73AA" w:rsidRDefault="00000000">
      <w:pPr>
        <w:widowControl/>
        <w:spacing w:beforeLines="300" w:before="936" w:afterLines="50" w:after="156" w:line="360" w:lineRule="auto"/>
        <w:jc w:val="center"/>
        <w:rPr>
          <w:b/>
          <w:color w:val="000000" w:themeColor="text1"/>
          <w:sz w:val="32"/>
          <w:szCs w:val="44"/>
        </w:rPr>
      </w:pPr>
      <w:bookmarkStart w:id="1" w:name="_Hlk151650367"/>
      <w:r>
        <w:rPr>
          <w:rFonts w:hint="eastAsia"/>
          <w:b/>
          <w:color w:val="000000" w:themeColor="text1"/>
          <w:kern w:val="0"/>
          <w:sz w:val="32"/>
          <w:szCs w:val="44"/>
        </w:rPr>
        <w:t>验证</w:t>
      </w:r>
      <w:r>
        <w:rPr>
          <w:rFonts w:hint="eastAsia"/>
          <w:b/>
          <w:color w:val="000000" w:themeColor="text1"/>
          <w:kern w:val="0"/>
          <w:sz w:val="32"/>
          <w:szCs w:val="44"/>
          <w:lang w:bidi="ar"/>
        </w:rPr>
        <w:t>超声溶栓导管</w:t>
      </w:r>
      <w:r>
        <w:rPr>
          <w:rFonts w:hint="eastAsia"/>
          <w:b/>
          <w:color w:val="000000" w:themeColor="text1"/>
          <w:kern w:val="0"/>
          <w:sz w:val="32"/>
          <w:szCs w:val="44"/>
        </w:rPr>
        <w:t>配合</w:t>
      </w:r>
      <w:r>
        <w:rPr>
          <w:rFonts w:hint="eastAsia"/>
          <w:b/>
          <w:color w:val="000000" w:themeColor="text1"/>
          <w:kern w:val="0"/>
          <w:sz w:val="32"/>
          <w:szCs w:val="44"/>
          <w:lang w:bidi="ar"/>
        </w:rPr>
        <w:t>超声溶栓主机</w:t>
      </w:r>
      <w:r>
        <w:rPr>
          <w:rFonts w:hint="eastAsia"/>
          <w:b/>
          <w:color w:val="000000" w:themeColor="text1"/>
          <w:kern w:val="0"/>
          <w:sz w:val="32"/>
          <w:szCs w:val="44"/>
        </w:rPr>
        <w:t>用于清除深静脉血栓的安全性和有效性的前瞻性、多中心、随机、对照临床试验</w:t>
      </w:r>
    </w:p>
    <w:bookmarkEnd w:id="1"/>
    <w:p w14:paraId="1094C09E" w14:textId="77777777" w:rsidR="001C73AA" w:rsidRDefault="00000000">
      <w:pPr>
        <w:pStyle w:val="a8"/>
        <w:spacing w:beforeLines="200" w:before="624" w:afterLines="300" w:after="936"/>
        <w:ind w:firstLineChars="0" w:firstLine="0"/>
        <w:jc w:val="center"/>
        <w:rPr>
          <w:b/>
          <w:bCs/>
          <w:color w:val="000000" w:themeColor="text1"/>
          <w:sz w:val="32"/>
          <w:szCs w:val="44"/>
        </w:rPr>
      </w:pPr>
      <w:r>
        <w:rPr>
          <w:rFonts w:hint="eastAsia"/>
          <w:b/>
          <w:bCs/>
          <w:color w:val="000000" w:themeColor="text1"/>
          <w:sz w:val="32"/>
          <w:szCs w:val="44"/>
        </w:rPr>
        <w:t>临床试验方案</w:t>
      </w:r>
    </w:p>
    <w:p w14:paraId="021F2745" w14:textId="77777777" w:rsidR="001C73AA" w:rsidRDefault="00000000">
      <w:pPr>
        <w:pStyle w:val="afa"/>
        <w:ind w:leftChars="400" w:left="840"/>
        <w:jc w:val="left"/>
        <w:rPr>
          <w:sz w:val="28"/>
          <w:szCs w:val="32"/>
        </w:rPr>
      </w:pPr>
      <w:r>
        <w:rPr>
          <w:rFonts w:hint="eastAsia"/>
          <w:sz w:val="28"/>
          <w:szCs w:val="32"/>
        </w:rPr>
        <w:t>试验医疗器械名称：</w:t>
      </w:r>
      <w:r>
        <w:rPr>
          <w:rFonts w:hint="eastAsia"/>
          <w:sz w:val="28"/>
          <w:szCs w:val="32"/>
          <w:lang w:bidi="ar"/>
        </w:rPr>
        <w:t>超声溶栓导管</w:t>
      </w:r>
      <w:r>
        <w:rPr>
          <w:rFonts w:hint="eastAsia"/>
          <w:sz w:val="28"/>
          <w:szCs w:val="32"/>
        </w:rPr>
        <w:t>、</w:t>
      </w:r>
      <w:r>
        <w:rPr>
          <w:rFonts w:hint="eastAsia"/>
          <w:sz w:val="28"/>
          <w:szCs w:val="32"/>
          <w:lang w:bidi="ar"/>
        </w:rPr>
        <w:t>超声溶栓主机</w:t>
      </w:r>
    </w:p>
    <w:p w14:paraId="4B1FAA25" w14:textId="77777777" w:rsidR="001C73AA" w:rsidRDefault="00000000">
      <w:pPr>
        <w:pStyle w:val="afa"/>
        <w:ind w:leftChars="400" w:left="840"/>
        <w:jc w:val="left"/>
        <w:rPr>
          <w:sz w:val="28"/>
          <w:szCs w:val="32"/>
        </w:rPr>
      </w:pPr>
      <w:r>
        <w:rPr>
          <w:rFonts w:hint="eastAsia"/>
          <w:sz w:val="28"/>
          <w:szCs w:val="32"/>
        </w:rPr>
        <w:t>型号规格：详见正文</w:t>
      </w:r>
    </w:p>
    <w:p w14:paraId="354577DF" w14:textId="77777777" w:rsidR="001C73AA" w:rsidRDefault="00000000">
      <w:pPr>
        <w:pStyle w:val="afa"/>
        <w:ind w:leftChars="400" w:left="840"/>
        <w:jc w:val="left"/>
        <w:rPr>
          <w:sz w:val="28"/>
          <w:szCs w:val="32"/>
        </w:rPr>
      </w:pPr>
      <w:r>
        <w:rPr>
          <w:rFonts w:hint="eastAsia"/>
          <w:sz w:val="28"/>
          <w:szCs w:val="32"/>
        </w:rPr>
        <w:t>需进行临床试验审批的第三类医疗器械</w:t>
      </w:r>
      <w:r>
        <w:rPr>
          <w:rFonts w:hint="eastAsia"/>
          <w:sz w:val="28"/>
          <w:szCs w:val="32"/>
        </w:rPr>
        <w:t xml:space="preserve">  </w:t>
      </w:r>
      <w:r>
        <w:rPr>
          <w:rFonts w:hint="eastAsia"/>
          <w:sz w:val="28"/>
          <w:szCs w:val="32"/>
        </w:rPr>
        <w:t>是□</w:t>
      </w:r>
      <w:r>
        <w:rPr>
          <w:rFonts w:hint="eastAsia"/>
          <w:sz w:val="28"/>
          <w:szCs w:val="32"/>
        </w:rPr>
        <w:t xml:space="preserve">  </w:t>
      </w:r>
      <w:r>
        <w:rPr>
          <w:rFonts w:hint="eastAsia"/>
          <w:sz w:val="28"/>
          <w:szCs w:val="32"/>
        </w:rPr>
        <w:t>否</w:t>
      </w:r>
      <w:r>
        <w:rPr>
          <w:color w:val="auto"/>
          <w:sz w:val="28"/>
          <w:szCs w:val="28"/>
        </w:rPr>
        <w:sym w:font="Wingdings" w:char="006E"/>
      </w:r>
    </w:p>
    <w:p w14:paraId="49AB5F12" w14:textId="77777777" w:rsidR="001C73AA" w:rsidRDefault="00000000">
      <w:pPr>
        <w:pStyle w:val="afa"/>
        <w:ind w:leftChars="400" w:left="840"/>
        <w:jc w:val="left"/>
        <w:rPr>
          <w:sz w:val="28"/>
          <w:szCs w:val="32"/>
        </w:rPr>
      </w:pPr>
      <w:r>
        <w:rPr>
          <w:rFonts w:hint="eastAsia"/>
          <w:sz w:val="28"/>
          <w:szCs w:val="32"/>
        </w:rPr>
        <w:t>方案版本号和日期：</w:t>
      </w:r>
      <w:r>
        <w:rPr>
          <w:sz w:val="28"/>
          <w:szCs w:val="32"/>
        </w:rPr>
        <w:t>V</w:t>
      </w:r>
      <w:r>
        <w:rPr>
          <w:rFonts w:hint="eastAsia"/>
          <w:sz w:val="28"/>
          <w:szCs w:val="32"/>
        </w:rPr>
        <w:t>1.0</w:t>
      </w:r>
      <w:r>
        <w:rPr>
          <w:sz w:val="28"/>
          <w:szCs w:val="32"/>
        </w:rPr>
        <w:t>/202</w:t>
      </w:r>
      <w:r>
        <w:rPr>
          <w:rFonts w:hint="eastAsia"/>
          <w:sz w:val="28"/>
          <w:szCs w:val="32"/>
        </w:rPr>
        <w:t>5</w:t>
      </w:r>
      <w:r>
        <w:rPr>
          <w:sz w:val="28"/>
          <w:szCs w:val="32"/>
        </w:rPr>
        <w:t>.</w:t>
      </w:r>
      <w:r>
        <w:rPr>
          <w:rFonts w:hint="eastAsia"/>
          <w:sz w:val="28"/>
          <w:szCs w:val="32"/>
        </w:rPr>
        <w:t>11</w:t>
      </w:r>
      <w:r>
        <w:rPr>
          <w:sz w:val="28"/>
          <w:szCs w:val="32"/>
        </w:rPr>
        <w:t>.</w:t>
      </w:r>
      <w:r>
        <w:rPr>
          <w:rFonts w:hint="eastAsia"/>
          <w:sz w:val="28"/>
          <w:szCs w:val="32"/>
        </w:rPr>
        <w:t>24</w:t>
      </w:r>
    </w:p>
    <w:p w14:paraId="6C2556EC" w14:textId="77777777" w:rsidR="001C73AA" w:rsidRDefault="00000000">
      <w:pPr>
        <w:pStyle w:val="afa"/>
        <w:ind w:leftChars="400" w:left="840"/>
        <w:jc w:val="left"/>
        <w:rPr>
          <w:sz w:val="28"/>
          <w:szCs w:val="32"/>
        </w:rPr>
      </w:pPr>
      <w:r>
        <w:rPr>
          <w:rFonts w:hint="eastAsia"/>
          <w:sz w:val="28"/>
          <w:szCs w:val="32"/>
        </w:rPr>
        <w:t>临床试验机构：北京清华长庚医院</w:t>
      </w:r>
    </w:p>
    <w:p w14:paraId="49783299" w14:textId="77777777" w:rsidR="001C73AA" w:rsidRDefault="00000000">
      <w:pPr>
        <w:pStyle w:val="afa"/>
        <w:ind w:leftChars="400" w:left="840"/>
        <w:jc w:val="left"/>
        <w:rPr>
          <w:sz w:val="28"/>
          <w:szCs w:val="32"/>
        </w:rPr>
      </w:pPr>
      <w:r>
        <w:rPr>
          <w:rFonts w:hint="eastAsia"/>
          <w:sz w:val="28"/>
          <w:szCs w:val="32"/>
        </w:rPr>
        <w:t>协调研究者：吴巍巍</w:t>
      </w:r>
    </w:p>
    <w:p w14:paraId="0206E10C" w14:textId="77777777" w:rsidR="001C73AA" w:rsidRDefault="00000000">
      <w:pPr>
        <w:pStyle w:val="afa"/>
        <w:ind w:leftChars="400" w:left="840"/>
        <w:jc w:val="left"/>
        <w:rPr>
          <w:sz w:val="28"/>
          <w:szCs w:val="32"/>
        </w:rPr>
      </w:pPr>
      <w:r>
        <w:rPr>
          <w:rFonts w:hint="eastAsia"/>
          <w:sz w:val="28"/>
          <w:szCs w:val="32"/>
        </w:rPr>
        <w:t>申办者：北京荷清和创医疗科技有限公司</w:t>
      </w:r>
    </w:p>
    <w:tbl>
      <w:tblPr>
        <w:tblStyle w:val="af6"/>
        <w:tblpPr w:leftFromText="180" w:rightFromText="180" w:vertAnchor="page" w:horzAnchor="margin" w:tblpY="12451"/>
        <w:tblW w:w="0" w:type="auto"/>
        <w:tblBorders>
          <w:insideH w:val="none" w:sz="0" w:space="0" w:color="auto"/>
        </w:tblBorders>
        <w:tblLook w:val="04A0" w:firstRow="1" w:lastRow="0" w:firstColumn="1" w:lastColumn="0" w:noHBand="0" w:noVBand="1"/>
      </w:tblPr>
      <w:tblGrid>
        <w:gridCol w:w="9062"/>
      </w:tblGrid>
      <w:tr w:rsidR="001C73AA" w14:paraId="10946E5C" w14:textId="77777777">
        <w:tc>
          <w:tcPr>
            <w:tcW w:w="9062" w:type="dxa"/>
            <w:vAlign w:val="center"/>
          </w:tcPr>
          <w:p w14:paraId="01513DB6" w14:textId="77777777" w:rsidR="001C73AA" w:rsidRDefault="00000000">
            <w:pPr>
              <w:spacing w:before="50" w:after="50"/>
              <w:jc w:val="center"/>
              <w:rPr>
                <w:bCs/>
                <w:color w:val="000000" w:themeColor="text1"/>
                <w:szCs w:val="21"/>
              </w:rPr>
            </w:pPr>
            <w:r>
              <w:rPr>
                <w:rFonts w:hint="eastAsia"/>
                <w:bCs/>
                <w:color w:val="000000" w:themeColor="text1"/>
                <w:szCs w:val="21"/>
              </w:rPr>
              <w:t>保密</w:t>
            </w:r>
          </w:p>
        </w:tc>
      </w:tr>
      <w:tr w:rsidR="001C73AA" w14:paraId="2DD66783" w14:textId="77777777">
        <w:tc>
          <w:tcPr>
            <w:tcW w:w="9062" w:type="dxa"/>
          </w:tcPr>
          <w:p w14:paraId="3D60D6E3" w14:textId="77777777" w:rsidR="001C73AA" w:rsidRDefault="00000000">
            <w:pPr>
              <w:ind w:firstLineChars="200" w:firstLine="420"/>
              <w:jc w:val="center"/>
              <w:rPr>
                <w:color w:val="000000" w:themeColor="text1"/>
                <w:szCs w:val="21"/>
              </w:rPr>
            </w:pPr>
            <w:r>
              <w:rPr>
                <w:rFonts w:cs="黑体" w:hint="eastAsia"/>
                <w:color w:val="000000" w:themeColor="text1"/>
                <w:szCs w:val="21"/>
              </w:rPr>
              <w:t>本文件中的内容均属机密，未经北京荷清和创医疗科技有限公司书面授权不得披露于他人。签署知情同意书的受试者或他们的法定代表，或者用于与管理机构、独立的伦理委员会</w:t>
            </w:r>
            <w:r>
              <w:rPr>
                <w:rFonts w:cs="黑体" w:hint="eastAsia"/>
                <w:color w:val="000000" w:themeColor="text1"/>
                <w:szCs w:val="21"/>
              </w:rPr>
              <w:t>(IEC)</w:t>
            </w:r>
            <w:r>
              <w:rPr>
                <w:rFonts w:cs="黑体" w:hint="eastAsia"/>
                <w:color w:val="000000" w:themeColor="text1"/>
                <w:szCs w:val="21"/>
              </w:rPr>
              <w:t>讨论，或者参与本研究的工作人员除外。</w:t>
            </w:r>
          </w:p>
        </w:tc>
      </w:tr>
    </w:tbl>
    <w:p w14:paraId="50ABBC87" w14:textId="77777777" w:rsidR="001C73AA" w:rsidRDefault="001C73AA">
      <w:pPr>
        <w:spacing w:line="360" w:lineRule="auto"/>
        <w:rPr>
          <w:color w:val="000000" w:themeColor="text1"/>
          <w:sz w:val="24"/>
        </w:rPr>
      </w:pPr>
    </w:p>
    <w:p w14:paraId="77783738" w14:textId="77777777" w:rsidR="001C73AA" w:rsidRDefault="001C73AA">
      <w:pPr>
        <w:pStyle w:val="a6"/>
        <w:spacing w:after="0" w:line="360" w:lineRule="auto"/>
        <w:rPr>
          <w:rFonts w:ascii="Times New Roman" w:eastAsia="宋体" w:hAnsi="Times New Roman" w:cs="Times New Roman"/>
          <w:color w:val="000000" w:themeColor="text1"/>
          <w:sz w:val="24"/>
          <w:szCs w:val="24"/>
        </w:rPr>
        <w:sectPr w:rsidR="001C73AA">
          <w:headerReference w:type="default" r:id="rId9"/>
          <w:footerReference w:type="even" r:id="rId10"/>
          <w:footerReference w:type="default" r:id="rId11"/>
          <w:headerReference w:type="first" r:id="rId12"/>
          <w:pgSz w:w="11906" w:h="16838"/>
          <w:pgMar w:top="1587" w:right="1417" w:bottom="1587" w:left="1417" w:header="794" w:footer="1361" w:gutter="0"/>
          <w:pgNumType w:fmt="upperRoman" w:start="1"/>
          <w:cols w:space="720"/>
          <w:titlePg/>
          <w:docGrid w:type="lines" w:linePitch="312"/>
        </w:sectPr>
      </w:pPr>
    </w:p>
    <w:sdt>
      <w:sdtPr>
        <w:rPr>
          <w:rFonts w:ascii="Times New Roman" w:eastAsia="宋体" w:hAnsi="Times New Roman" w:cs="Times New Roman"/>
          <w:b/>
          <w:bCs/>
          <w:color w:val="000000" w:themeColor="text1"/>
          <w:kern w:val="2"/>
          <w:sz w:val="21"/>
          <w:szCs w:val="24"/>
          <w:lang w:val="zh-CN"/>
        </w:rPr>
        <w:id w:val="530461059"/>
        <w:docPartObj>
          <w:docPartGallery w:val="Table of Contents"/>
          <w:docPartUnique/>
        </w:docPartObj>
      </w:sdtPr>
      <w:sdtEndPr>
        <w:rPr>
          <w:b w:val="0"/>
          <w:bCs w:val="0"/>
        </w:rPr>
      </w:sdtEndPr>
      <w:sdtContent>
        <w:p w14:paraId="72E8ED46" w14:textId="77777777" w:rsidR="001C73AA" w:rsidRDefault="00000000">
          <w:pPr>
            <w:pStyle w:val="TOC10"/>
            <w:spacing w:line="360" w:lineRule="auto"/>
            <w:jc w:val="center"/>
            <w:rPr>
              <w:rFonts w:ascii="Times New Roman" w:eastAsia="宋体" w:hAnsi="Times New Roman"/>
              <w:b/>
              <w:bCs/>
              <w:color w:val="000000" w:themeColor="text1"/>
            </w:rPr>
          </w:pPr>
          <w:r>
            <w:rPr>
              <w:rFonts w:ascii="Times New Roman" w:eastAsia="宋体" w:hAnsi="Times New Roman"/>
              <w:b/>
              <w:bCs/>
              <w:color w:val="000000" w:themeColor="text1"/>
              <w:lang w:val="zh-CN"/>
            </w:rPr>
            <w:t>目录</w:t>
          </w:r>
        </w:p>
        <w:p w14:paraId="2B93B362" w14:textId="7ECAEBC0" w:rsidR="001C73AA" w:rsidRDefault="00000000">
          <w:pPr>
            <w:pStyle w:val="TOC1"/>
            <w:tabs>
              <w:tab w:val="right" w:leader="dot" w:pos="9072"/>
            </w:tabs>
            <w:snapToGrid w:val="0"/>
            <w:spacing w:before="0" w:after="0" w:line="312" w:lineRule="auto"/>
            <w:rPr>
              <w:rFonts w:ascii="Times New Roman" w:hAnsi="Times New Roman" w:cs="Times New Roman"/>
              <w:b w:val="0"/>
              <w:sz w:val="24"/>
              <w:szCs w:val="24"/>
            </w:rPr>
          </w:pPr>
          <w:r>
            <w:rPr>
              <w:rFonts w:ascii="Times New Roman" w:hAnsi="Times New Roman" w:cs="Times New Roman"/>
              <w:b w:val="0"/>
              <w:bCs w:val="0"/>
              <w:color w:val="000000" w:themeColor="text1"/>
              <w:sz w:val="24"/>
              <w:szCs w:val="24"/>
            </w:rPr>
            <w:fldChar w:fldCharType="begin"/>
          </w:r>
          <w:r>
            <w:rPr>
              <w:rFonts w:ascii="Times New Roman" w:hAnsi="Times New Roman" w:cs="Times New Roman"/>
              <w:b w:val="0"/>
              <w:bCs w:val="0"/>
              <w:color w:val="000000" w:themeColor="text1"/>
              <w:sz w:val="24"/>
              <w:szCs w:val="24"/>
            </w:rPr>
            <w:instrText xml:space="preserve"> TOC \o "1-2" \h \z \u </w:instrText>
          </w:r>
          <w:r>
            <w:rPr>
              <w:rFonts w:ascii="Times New Roman" w:hAnsi="Times New Roman" w:cs="Times New Roman"/>
              <w:b w:val="0"/>
              <w:bCs w:val="0"/>
              <w:color w:val="000000" w:themeColor="text1"/>
              <w:sz w:val="24"/>
              <w:szCs w:val="24"/>
            </w:rPr>
            <w:fldChar w:fldCharType="separate"/>
          </w:r>
          <w:hyperlink w:anchor="_Toc30428" w:history="1">
            <w:r w:rsidR="001C73AA">
              <w:rPr>
                <w:rFonts w:ascii="Times New Roman" w:hAnsi="Times New Roman" w:cs="Times New Roman"/>
                <w:b w:val="0"/>
                <w:sz w:val="24"/>
                <w:szCs w:val="24"/>
              </w:rPr>
              <w:t>缩略语</w:t>
            </w:r>
            <w:r w:rsidR="001C73AA">
              <w:rPr>
                <w:rFonts w:ascii="Times New Roman" w:hAnsi="Times New Roman" w:cs="Times New Roman"/>
                <w:b w:val="0"/>
                <w:sz w:val="24"/>
                <w:szCs w:val="24"/>
              </w:rPr>
              <w:tab/>
            </w:r>
            <w:r w:rsidR="001C73AA">
              <w:rPr>
                <w:rFonts w:ascii="Times New Roman" w:hAnsi="Times New Roman" w:cs="Times New Roman"/>
                <w:b w:val="0"/>
                <w:sz w:val="24"/>
                <w:szCs w:val="24"/>
              </w:rPr>
              <w:fldChar w:fldCharType="begin"/>
            </w:r>
            <w:r w:rsidR="001C73AA">
              <w:rPr>
                <w:rFonts w:ascii="Times New Roman" w:hAnsi="Times New Roman" w:cs="Times New Roman"/>
                <w:b w:val="0"/>
                <w:sz w:val="24"/>
                <w:szCs w:val="24"/>
              </w:rPr>
              <w:instrText xml:space="preserve"> PAGEREF _Toc30428 \h </w:instrText>
            </w:r>
            <w:r w:rsidR="001C73AA">
              <w:rPr>
                <w:rFonts w:ascii="Times New Roman" w:hAnsi="Times New Roman" w:cs="Times New Roman"/>
                <w:b w:val="0"/>
                <w:sz w:val="24"/>
                <w:szCs w:val="24"/>
              </w:rPr>
            </w:r>
            <w:r w:rsidR="001C73AA">
              <w:rPr>
                <w:rFonts w:ascii="Times New Roman" w:hAnsi="Times New Roman" w:cs="Times New Roman"/>
                <w:b w:val="0"/>
                <w:sz w:val="24"/>
                <w:szCs w:val="24"/>
              </w:rPr>
              <w:fldChar w:fldCharType="separate"/>
            </w:r>
            <w:r w:rsidR="001C73AA">
              <w:rPr>
                <w:rFonts w:ascii="Times New Roman" w:hAnsi="Times New Roman" w:cs="Times New Roman"/>
                <w:b w:val="0"/>
                <w:noProof/>
                <w:sz w:val="24"/>
                <w:szCs w:val="24"/>
              </w:rPr>
              <w:t>3</w:t>
            </w:r>
            <w:r w:rsidR="001C73AA">
              <w:rPr>
                <w:rFonts w:ascii="Times New Roman" w:hAnsi="Times New Roman" w:cs="Times New Roman"/>
                <w:b w:val="0"/>
                <w:sz w:val="24"/>
                <w:szCs w:val="24"/>
              </w:rPr>
              <w:fldChar w:fldCharType="end"/>
            </w:r>
          </w:hyperlink>
        </w:p>
        <w:p w14:paraId="0B135AB1" w14:textId="3E1285F6"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15883" w:history="1">
            <w:r>
              <w:rPr>
                <w:rFonts w:ascii="Times New Roman" w:hAnsi="Times New Roman" w:cs="Times New Roman"/>
                <w:b w:val="0"/>
                <w:sz w:val="24"/>
                <w:szCs w:val="40"/>
              </w:rPr>
              <w:t>方案摘要</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_Toc15883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5</w:t>
            </w:r>
            <w:r>
              <w:rPr>
                <w:rFonts w:ascii="Times New Roman" w:hAnsi="Times New Roman" w:cs="Times New Roman"/>
                <w:b w:val="0"/>
                <w:sz w:val="24"/>
                <w:szCs w:val="24"/>
              </w:rPr>
              <w:fldChar w:fldCharType="end"/>
            </w:r>
          </w:hyperlink>
        </w:p>
        <w:p w14:paraId="160DC9BB" w14:textId="7DEA8EE0"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25906" w:history="1">
            <w:r>
              <w:rPr>
                <w:rFonts w:ascii="Times New Roman" w:hAnsi="Times New Roman" w:cs="Times New Roman"/>
                <w:b w:val="0"/>
                <w:sz w:val="24"/>
                <w:szCs w:val="24"/>
              </w:rPr>
              <w:t>临床试验流程图</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_Toc25906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8</w:t>
            </w:r>
            <w:r>
              <w:rPr>
                <w:rFonts w:ascii="Times New Roman" w:hAnsi="Times New Roman" w:cs="Times New Roman"/>
                <w:b w:val="0"/>
                <w:sz w:val="24"/>
                <w:szCs w:val="24"/>
              </w:rPr>
              <w:fldChar w:fldCharType="end"/>
            </w:r>
          </w:hyperlink>
        </w:p>
        <w:p w14:paraId="684D6999" w14:textId="5DB8B457"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787" w:history="1">
            <w:r>
              <w:rPr>
                <w:rFonts w:ascii="Times New Roman" w:hAnsi="Times New Roman" w:cs="Times New Roman"/>
                <w:b w:val="0"/>
                <w:sz w:val="24"/>
                <w:szCs w:val="24"/>
              </w:rPr>
              <w:t xml:space="preserve">1. </w:t>
            </w:r>
            <w:r>
              <w:rPr>
                <w:rFonts w:ascii="Times New Roman" w:hAnsi="Times New Roman" w:cs="Times New Roman"/>
                <w:b w:val="0"/>
                <w:sz w:val="24"/>
                <w:szCs w:val="24"/>
              </w:rPr>
              <w:t>申办者信息</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_Toc787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10</w:t>
            </w:r>
            <w:r>
              <w:rPr>
                <w:rFonts w:ascii="Times New Roman" w:hAnsi="Times New Roman" w:cs="Times New Roman"/>
                <w:b w:val="0"/>
                <w:sz w:val="24"/>
                <w:szCs w:val="24"/>
              </w:rPr>
              <w:fldChar w:fldCharType="end"/>
            </w:r>
          </w:hyperlink>
        </w:p>
        <w:p w14:paraId="4F0C6D64" w14:textId="0C0C3BFA"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4896" w:history="1">
            <w:r>
              <w:rPr>
                <w:rFonts w:ascii="Times New Roman" w:hAnsi="Times New Roman" w:cs="Times New Roman"/>
                <w:b w:val="0"/>
                <w:sz w:val="24"/>
                <w:szCs w:val="24"/>
              </w:rPr>
              <w:t xml:space="preserve">2. </w:t>
            </w:r>
            <w:r>
              <w:rPr>
                <w:rFonts w:ascii="Times New Roman" w:hAnsi="Times New Roman" w:cs="Times New Roman"/>
                <w:b w:val="0"/>
                <w:sz w:val="24"/>
                <w:szCs w:val="24"/>
              </w:rPr>
              <w:t>临床试验机构和主要研究者信息</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_Toc4896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10</w:t>
            </w:r>
            <w:r>
              <w:rPr>
                <w:rFonts w:ascii="Times New Roman" w:hAnsi="Times New Roman" w:cs="Times New Roman"/>
                <w:b w:val="0"/>
                <w:sz w:val="24"/>
                <w:szCs w:val="24"/>
              </w:rPr>
              <w:fldChar w:fldCharType="end"/>
            </w:r>
          </w:hyperlink>
        </w:p>
        <w:p w14:paraId="4E7A5BA6" w14:textId="6E86437F"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31449" w:history="1">
            <w:r>
              <w:rPr>
                <w:rFonts w:ascii="Times New Roman" w:hAnsi="Times New Roman" w:cs="Times New Roman"/>
                <w:b w:val="0"/>
                <w:sz w:val="24"/>
                <w:szCs w:val="24"/>
              </w:rPr>
              <w:t xml:space="preserve">3. </w:t>
            </w:r>
            <w:r>
              <w:rPr>
                <w:rFonts w:ascii="Times New Roman" w:hAnsi="Times New Roman" w:cs="Times New Roman"/>
                <w:b w:val="0"/>
                <w:sz w:val="24"/>
                <w:szCs w:val="24"/>
              </w:rPr>
              <w:t>临床试验的背景资料</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_Toc31449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10</w:t>
            </w:r>
            <w:r>
              <w:rPr>
                <w:rFonts w:ascii="Times New Roman" w:hAnsi="Times New Roman" w:cs="Times New Roman"/>
                <w:b w:val="0"/>
                <w:sz w:val="24"/>
                <w:szCs w:val="24"/>
              </w:rPr>
              <w:fldChar w:fldCharType="end"/>
            </w:r>
          </w:hyperlink>
        </w:p>
        <w:p w14:paraId="200DC352" w14:textId="1A6F82B3"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15682" w:history="1">
            <w:r>
              <w:rPr>
                <w:rFonts w:ascii="Times New Roman" w:hAnsi="Times New Roman" w:cs="Times New Roman"/>
                <w:bCs/>
                <w:sz w:val="24"/>
                <w:szCs w:val="24"/>
              </w:rPr>
              <w:t xml:space="preserve">3.1. </w:t>
            </w:r>
            <w:r>
              <w:rPr>
                <w:rFonts w:ascii="Times New Roman" w:hAnsi="Times New Roman" w:cs="Times New Roman"/>
                <w:bCs/>
                <w:sz w:val="24"/>
                <w:szCs w:val="24"/>
              </w:rPr>
              <w:t>研发背景</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_Toc15682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10</w:t>
            </w:r>
            <w:r>
              <w:rPr>
                <w:rFonts w:ascii="Times New Roman" w:hAnsi="Times New Roman" w:cs="Times New Roman"/>
                <w:bCs/>
                <w:sz w:val="24"/>
                <w:szCs w:val="24"/>
              </w:rPr>
              <w:fldChar w:fldCharType="end"/>
            </w:r>
          </w:hyperlink>
        </w:p>
        <w:p w14:paraId="7F8D20DA" w14:textId="684E8D63"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1467" w:history="1">
            <w:r>
              <w:rPr>
                <w:rFonts w:ascii="Times New Roman" w:hAnsi="Times New Roman" w:cs="Times New Roman"/>
                <w:bCs/>
                <w:sz w:val="24"/>
                <w:szCs w:val="24"/>
              </w:rPr>
              <w:t xml:space="preserve">3.2. </w:t>
            </w:r>
            <w:r>
              <w:rPr>
                <w:rFonts w:ascii="Times New Roman" w:hAnsi="Times New Roman" w:cs="Times New Roman"/>
                <w:bCs/>
                <w:sz w:val="24"/>
                <w:szCs w:val="24"/>
              </w:rPr>
              <w:t>产品基本信息</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_Toc1467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12</w:t>
            </w:r>
            <w:r>
              <w:rPr>
                <w:rFonts w:ascii="Times New Roman" w:hAnsi="Times New Roman" w:cs="Times New Roman"/>
                <w:bCs/>
                <w:sz w:val="24"/>
                <w:szCs w:val="24"/>
              </w:rPr>
              <w:fldChar w:fldCharType="end"/>
            </w:r>
          </w:hyperlink>
        </w:p>
        <w:p w14:paraId="564C2D01" w14:textId="2AE52B60"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18407" w:history="1">
            <w:r>
              <w:rPr>
                <w:rFonts w:ascii="Times New Roman" w:hAnsi="Times New Roman" w:cs="Times New Roman"/>
                <w:bCs/>
                <w:sz w:val="24"/>
                <w:szCs w:val="24"/>
              </w:rPr>
              <w:t xml:space="preserve">3.3. </w:t>
            </w:r>
            <w:r>
              <w:rPr>
                <w:rFonts w:ascii="Times New Roman" w:hAnsi="Times New Roman" w:cs="Times New Roman"/>
                <w:bCs/>
                <w:sz w:val="24"/>
                <w:szCs w:val="24"/>
              </w:rPr>
              <w:t>适用范围以及相关信息</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_Toc18407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14</w:t>
            </w:r>
            <w:r>
              <w:rPr>
                <w:rFonts w:ascii="Times New Roman" w:hAnsi="Times New Roman" w:cs="Times New Roman"/>
                <w:bCs/>
                <w:sz w:val="24"/>
                <w:szCs w:val="24"/>
              </w:rPr>
              <w:fldChar w:fldCharType="end"/>
            </w:r>
          </w:hyperlink>
        </w:p>
        <w:p w14:paraId="5447CF92" w14:textId="6FC00E63"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3726" w:history="1">
            <w:r>
              <w:rPr>
                <w:rFonts w:ascii="Times New Roman" w:hAnsi="Times New Roman" w:cs="Times New Roman"/>
                <w:b w:val="0"/>
                <w:sz w:val="24"/>
                <w:szCs w:val="24"/>
              </w:rPr>
              <w:t xml:space="preserve">4. </w:t>
            </w:r>
            <w:r>
              <w:rPr>
                <w:rFonts w:ascii="Times New Roman" w:hAnsi="Times New Roman" w:cs="Times New Roman"/>
                <w:b w:val="0"/>
                <w:sz w:val="24"/>
                <w:szCs w:val="24"/>
              </w:rPr>
              <w:t>试验目的</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_Toc3726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19</w:t>
            </w:r>
            <w:r>
              <w:rPr>
                <w:rFonts w:ascii="Times New Roman" w:hAnsi="Times New Roman" w:cs="Times New Roman"/>
                <w:b w:val="0"/>
                <w:sz w:val="24"/>
                <w:szCs w:val="24"/>
              </w:rPr>
              <w:fldChar w:fldCharType="end"/>
            </w:r>
          </w:hyperlink>
        </w:p>
        <w:p w14:paraId="75F24E87" w14:textId="0DC1FA11"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13130" w:history="1">
            <w:r>
              <w:rPr>
                <w:rFonts w:ascii="Times New Roman" w:hAnsi="Times New Roman" w:cs="Times New Roman"/>
                <w:b w:val="0"/>
                <w:sz w:val="24"/>
                <w:szCs w:val="24"/>
              </w:rPr>
              <w:t xml:space="preserve">5. </w:t>
            </w:r>
            <w:r>
              <w:rPr>
                <w:rFonts w:ascii="Times New Roman" w:hAnsi="Times New Roman" w:cs="Times New Roman"/>
                <w:b w:val="0"/>
                <w:sz w:val="24"/>
                <w:szCs w:val="24"/>
              </w:rPr>
              <w:t>试验设计</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_Toc13130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19</w:t>
            </w:r>
            <w:r>
              <w:rPr>
                <w:rFonts w:ascii="Times New Roman" w:hAnsi="Times New Roman" w:cs="Times New Roman"/>
                <w:b w:val="0"/>
                <w:sz w:val="24"/>
                <w:szCs w:val="24"/>
              </w:rPr>
              <w:fldChar w:fldCharType="end"/>
            </w:r>
          </w:hyperlink>
        </w:p>
        <w:p w14:paraId="21227BC7" w14:textId="3D339678"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6261" w:history="1">
            <w:r>
              <w:rPr>
                <w:rFonts w:ascii="Times New Roman" w:hAnsi="Times New Roman" w:cs="Times New Roman"/>
                <w:bCs/>
                <w:sz w:val="24"/>
                <w:szCs w:val="24"/>
              </w:rPr>
              <w:t xml:space="preserve">5.1. </w:t>
            </w:r>
            <w:r>
              <w:rPr>
                <w:rFonts w:ascii="Times New Roman" w:hAnsi="Times New Roman" w:cs="Times New Roman"/>
                <w:bCs/>
                <w:sz w:val="24"/>
                <w:szCs w:val="24"/>
              </w:rPr>
              <w:t>总体设计以及确定依据</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_Toc26261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19</w:t>
            </w:r>
            <w:r>
              <w:rPr>
                <w:rFonts w:ascii="Times New Roman" w:hAnsi="Times New Roman" w:cs="Times New Roman"/>
                <w:bCs/>
                <w:sz w:val="24"/>
                <w:szCs w:val="24"/>
              </w:rPr>
              <w:fldChar w:fldCharType="end"/>
            </w:r>
          </w:hyperlink>
        </w:p>
        <w:p w14:paraId="44A35D9A" w14:textId="1414132F"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30795" w:history="1">
            <w:r>
              <w:rPr>
                <w:rFonts w:ascii="Times New Roman" w:hAnsi="Times New Roman" w:cs="Times New Roman"/>
                <w:bCs/>
                <w:sz w:val="24"/>
                <w:szCs w:val="24"/>
              </w:rPr>
              <w:t xml:space="preserve">5.2. </w:t>
            </w:r>
            <w:r>
              <w:rPr>
                <w:rFonts w:ascii="Times New Roman" w:hAnsi="Times New Roman" w:cs="Times New Roman"/>
                <w:bCs/>
                <w:sz w:val="24"/>
                <w:szCs w:val="24"/>
              </w:rPr>
              <w:t>受试者选择</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_Toc30795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21</w:t>
            </w:r>
            <w:r>
              <w:rPr>
                <w:rFonts w:ascii="Times New Roman" w:hAnsi="Times New Roman" w:cs="Times New Roman"/>
                <w:bCs/>
                <w:sz w:val="24"/>
                <w:szCs w:val="24"/>
              </w:rPr>
              <w:fldChar w:fldCharType="end"/>
            </w:r>
          </w:hyperlink>
        </w:p>
        <w:p w14:paraId="625806BD" w14:textId="22BEDEB9"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12276" w:history="1">
            <w:r>
              <w:rPr>
                <w:rFonts w:ascii="Times New Roman" w:hAnsi="Times New Roman" w:cs="Times New Roman"/>
                <w:bCs/>
                <w:sz w:val="24"/>
                <w:szCs w:val="24"/>
              </w:rPr>
              <w:t xml:space="preserve">5.3. </w:t>
            </w:r>
            <w:r>
              <w:rPr>
                <w:rFonts w:ascii="Times New Roman" w:hAnsi="Times New Roman" w:cs="Times New Roman"/>
                <w:bCs/>
                <w:sz w:val="24"/>
                <w:szCs w:val="24"/>
              </w:rPr>
              <w:t>评价方法</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_Toc12276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22</w:t>
            </w:r>
            <w:r>
              <w:rPr>
                <w:rFonts w:ascii="Times New Roman" w:hAnsi="Times New Roman" w:cs="Times New Roman"/>
                <w:bCs/>
                <w:sz w:val="24"/>
                <w:szCs w:val="24"/>
              </w:rPr>
              <w:fldChar w:fldCharType="end"/>
            </w:r>
          </w:hyperlink>
        </w:p>
        <w:p w14:paraId="1391E437" w14:textId="509A2777"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9963" w:history="1">
            <w:r>
              <w:rPr>
                <w:rFonts w:ascii="Times New Roman" w:hAnsi="Times New Roman" w:cs="Times New Roman"/>
                <w:bCs/>
                <w:sz w:val="24"/>
                <w:szCs w:val="24"/>
              </w:rPr>
              <w:t xml:space="preserve">5.4. </w:t>
            </w:r>
            <w:r>
              <w:rPr>
                <w:rFonts w:ascii="Times New Roman" w:hAnsi="Times New Roman" w:cs="Times New Roman"/>
                <w:bCs/>
                <w:sz w:val="24"/>
                <w:szCs w:val="24"/>
              </w:rPr>
              <w:t>试验医疗器械和对照医疗器械</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_Toc29963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27</w:t>
            </w:r>
            <w:r>
              <w:rPr>
                <w:rFonts w:ascii="Times New Roman" w:hAnsi="Times New Roman" w:cs="Times New Roman"/>
                <w:bCs/>
                <w:sz w:val="24"/>
                <w:szCs w:val="24"/>
              </w:rPr>
              <w:fldChar w:fldCharType="end"/>
            </w:r>
          </w:hyperlink>
        </w:p>
        <w:p w14:paraId="36C1CF86" w14:textId="33C938CC"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623" w:history="1">
            <w:r>
              <w:rPr>
                <w:rFonts w:ascii="Times New Roman" w:hAnsi="Times New Roman" w:cs="Times New Roman"/>
                <w:bCs/>
                <w:sz w:val="24"/>
                <w:szCs w:val="24"/>
              </w:rPr>
              <w:t xml:space="preserve">5.5. </w:t>
            </w:r>
            <w:r>
              <w:rPr>
                <w:rFonts w:ascii="Times New Roman" w:hAnsi="Times New Roman" w:cs="Times New Roman"/>
                <w:bCs/>
                <w:sz w:val="24"/>
                <w:szCs w:val="24"/>
              </w:rPr>
              <w:t>试验流程</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_Toc2623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27</w:t>
            </w:r>
            <w:r>
              <w:rPr>
                <w:rFonts w:ascii="Times New Roman" w:hAnsi="Times New Roman" w:cs="Times New Roman"/>
                <w:bCs/>
                <w:sz w:val="24"/>
                <w:szCs w:val="24"/>
              </w:rPr>
              <w:fldChar w:fldCharType="end"/>
            </w:r>
          </w:hyperlink>
        </w:p>
        <w:p w14:paraId="74DE207B" w14:textId="0CA9EE66"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5385" w:history="1">
            <w:r>
              <w:rPr>
                <w:rFonts w:ascii="Times New Roman" w:hAnsi="Times New Roman" w:cs="Times New Roman"/>
                <w:bCs/>
                <w:sz w:val="24"/>
                <w:szCs w:val="24"/>
              </w:rPr>
              <w:t xml:space="preserve">5.6. </w:t>
            </w:r>
            <w:r>
              <w:rPr>
                <w:rFonts w:ascii="Times New Roman" w:hAnsi="Times New Roman" w:cs="Times New Roman"/>
                <w:bCs/>
                <w:sz w:val="24"/>
                <w:szCs w:val="24"/>
              </w:rPr>
              <w:t>偏倚控制措施</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_Toc25385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34</w:t>
            </w:r>
            <w:r>
              <w:rPr>
                <w:rFonts w:ascii="Times New Roman" w:hAnsi="Times New Roman" w:cs="Times New Roman"/>
                <w:bCs/>
                <w:sz w:val="24"/>
                <w:szCs w:val="24"/>
              </w:rPr>
              <w:fldChar w:fldCharType="end"/>
            </w:r>
          </w:hyperlink>
        </w:p>
        <w:p w14:paraId="2CB7B3C1" w14:textId="6E2B899B"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14076" w:history="1">
            <w:r>
              <w:rPr>
                <w:rFonts w:ascii="Times New Roman" w:hAnsi="Times New Roman" w:cs="Times New Roman"/>
                <w:b w:val="0"/>
                <w:sz w:val="24"/>
                <w:szCs w:val="24"/>
              </w:rPr>
              <w:t xml:space="preserve">6. </w:t>
            </w:r>
            <w:r>
              <w:rPr>
                <w:rFonts w:ascii="Times New Roman" w:hAnsi="Times New Roman" w:cs="Times New Roman"/>
                <w:b w:val="0"/>
                <w:sz w:val="24"/>
                <w:szCs w:val="24"/>
              </w:rPr>
              <w:t>统计学考虑</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_Toc14076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34</w:t>
            </w:r>
            <w:r>
              <w:rPr>
                <w:rFonts w:ascii="Times New Roman" w:hAnsi="Times New Roman" w:cs="Times New Roman"/>
                <w:b w:val="0"/>
                <w:sz w:val="24"/>
                <w:szCs w:val="24"/>
              </w:rPr>
              <w:fldChar w:fldCharType="end"/>
            </w:r>
          </w:hyperlink>
        </w:p>
        <w:p w14:paraId="0F5645E7" w14:textId="174AF540"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1017" w:history="1">
            <w:r>
              <w:rPr>
                <w:rFonts w:ascii="Times New Roman" w:hAnsi="Times New Roman" w:cs="Times New Roman"/>
                <w:bCs/>
                <w:sz w:val="24"/>
                <w:szCs w:val="24"/>
              </w:rPr>
              <w:t xml:space="preserve">6.1. </w:t>
            </w:r>
            <w:r>
              <w:rPr>
                <w:rFonts w:ascii="Times New Roman" w:hAnsi="Times New Roman" w:cs="Times New Roman"/>
                <w:bCs/>
                <w:sz w:val="24"/>
                <w:szCs w:val="24"/>
              </w:rPr>
              <w:t>样本量估算</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_Toc21017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34</w:t>
            </w:r>
            <w:r>
              <w:rPr>
                <w:rFonts w:ascii="Times New Roman" w:hAnsi="Times New Roman" w:cs="Times New Roman"/>
                <w:bCs/>
                <w:sz w:val="24"/>
                <w:szCs w:val="24"/>
              </w:rPr>
              <w:fldChar w:fldCharType="end"/>
            </w:r>
          </w:hyperlink>
        </w:p>
        <w:p w14:paraId="6735533B" w14:textId="31AF4821"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18136" w:history="1">
            <w:r>
              <w:rPr>
                <w:rFonts w:ascii="Times New Roman" w:hAnsi="Times New Roman" w:cs="Times New Roman"/>
                <w:bCs/>
                <w:sz w:val="24"/>
                <w:szCs w:val="24"/>
              </w:rPr>
              <w:t xml:space="preserve">6.2. </w:t>
            </w:r>
            <w:r>
              <w:rPr>
                <w:rFonts w:ascii="Times New Roman" w:hAnsi="Times New Roman" w:cs="Times New Roman"/>
                <w:bCs/>
                <w:sz w:val="24"/>
                <w:szCs w:val="24"/>
              </w:rPr>
              <w:t>分析数据集</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_Toc18136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35</w:t>
            </w:r>
            <w:r>
              <w:rPr>
                <w:rFonts w:ascii="Times New Roman" w:hAnsi="Times New Roman" w:cs="Times New Roman"/>
                <w:bCs/>
                <w:sz w:val="24"/>
                <w:szCs w:val="24"/>
              </w:rPr>
              <w:fldChar w:fldCharType="end"/>
            </w:r>
          </w:hyperlink>
        </w:p>
        <w:p w14:paraId="478C742C" w14:textId="2C6EF674"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9576" w:history="1">
            <w:r>
              <w:rPr>
                <w:rFonts w:ascii="Times New Roman" w:hAnsi="Times New Roman" w:cs="Times New Roman"/>
                <w:bCs/>
                <w:sz w:val="24"/>
                <w:szCs w:val="24"/>
              </w:rPr>
              <w:t xml:space="preserve">6.3. </w:t>
            </w:r>
            <w:r>
              <w:rPr>
                <w:rFonts w:ascii="Times New Roman" w:hAnsi="Times New Roman" w:cs="Times New Roman"/>
                <w:bCs/>
                <w:sz w:val="24"/>
                <w:szCs w:val="24"/>
              </w:rPr>
              <w:t>受试者剔除标准</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_Toc29576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35</w:t>
            </w:r>
            <w:r>
              <w:rPr>
                <w:rFonts w:ascii="Times New Roman" w:hAnsi="Times New Roman" w:cs="Times New Roman"/>
                <w:bCs/>
                <w:sz w:val="24"/>
                <w:szCs w:val="24"/>
              </w:rPr>
              <w:fldChar w:fldCharType="end"/>
            </w:r>
          </w:hyperlink>
        </w:p>
        <w:p w14:paraId="781A2A08" w14:textId="37F17929"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9979" w:history="1">
            <w:r>
              <w:rPr>
                <w:rFonts w:ascii="Times New Roman" w:hAnsi="Times New Roman" w:cs="Times New Roman"/>
                <w:bCs/>
                <w:sz w:val="24"/>
                <w:szCs w:val="24"/>
              </w:rPr>
              <w:t xml:space="preserve">6.4. </w:t>
            </w:r>
            <w:r>
              <w:rPr>
                <w:rFonts w:ascii="Times New Roman" w:hAnsi="Times New Roman" w:cs="Times New Roman"/>
                <w:bCs/>
                <w:sz w:val="24"/>
                <w:szCs w:val="24"/>
              </w:rPr>
              <w:t>统计方法</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_Toc29979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35</w:t>
            </w:r>
            <w:r>
              <w:rPr>
                <w:rFonts w:ascii="Times New Roman" w:hAnsi="Times New Roman" w:cs="Times New Roman"/>
                <w:bCs/>
                <w:sz w:val="24"/>
                <w:szCs w:val="24"/>
              </w:rPr>
              <w:fldChar w:fldCharType="end"/>
            </w:r>
          </w:hyperlink>
        </w:p>
        <w:p w14:paraId="3FD86101" w14:textId="45C1FC80"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8237" w:history="1">
            <w:r>
              <w:rPr>
                <w:rFonts w:ascii="Times New Roman" w:hAnsi="Times New Roman" w:cs="Times New Roman"/>
                <w:bCs/>
                <w:sz w:val="24"/>
                <w:szCs w:val="24"/>
              </w:rPr>
              <w:t xml:space="preserve">6.5. </w:t>
            </w:r>
            <w:r>
              <w:rPr>
                <w:rFonts w:ascii="Times New Roman" w:hAnsi="Times New Roman" w:cs="Times New Roman"/>
                <w:bCs/>
                <w:sz w:val="24"/>
                <w:szCs w:val="24"/>
              </w:rPr>
              <w:t>缺失值和异常值的处理</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_Toc8237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37</w:t>
            </w:r>
            <w:r>
              <w:rPr>
                <w:rFonts w:ascii="Times New Roman" w:hAnsi="Times New Roman" w:cs="Times New Roman"/>
                <w:bCs/>
                <w:sz w:val="24"/>
                <w:szCs w:val="24"/>
              </w:rPr>
              <w:fldChar w:fldCharType="end"/>
            </w:r>
          </w:hyperlink>
        </w:p>
        <w:p w14:paraId="7B77F37F" w14:textId="3E0095D7"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31623" w:history="1">
            <w:r>
              <w:rPr>
                <w:rFonts w:ascii="Times New Roman" w:hAnsi="Times New Roman" w:cs="Times New Roman"/>
                <w:b w:val="0"/>
                <w:sz w:val="24"/>
                <w:szCs w:val="24"/>
              </w:rPr>
              <w:t xml:space="preserve">7. </w:t>
            </w:r>
            <w:r>
              <w:rPr>
                <w:rFonts w:ascii="Times New Roman" w:hAnsi="Times New Roman" w:cs="Times New Roman"/>
                <w:b w:val="0"/>
                <w:sz w:val="24"/>
                <w:szCs w:val="24"/>
              </w:rPr>
              <w:t>监查计划</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_Toc31623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37</w:t>
            </w:r>
            <w:r>
              <w:rPr>
                <w:rFonts w:ascii="Times New Roman" w:hAnsi="Times New Roman" w:cs="Times New Roman"/>
                <w:b w:val="0"/>
                <w:sz w:val="24"/>
                <w:szCs w:val="24"/>
              </w:rPr>
              <w:fldChar w:fldCharType="end"/>
            </w:r>
          </w:hyperlink>
        </w:p>
        <w:p w14:paraId="0B79DD49" w14:textId="37811CB1"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20470" w:history="1">
            <w:r>
              <w:rPr>
                <w:rFonts w:ascii="Times New Roman" w:hAnsi="Times New Roman" w:cs="Times New Roman"/>
                <w:b w:val="0"/>
                <w:sz w:val="24"/>
                <w:szCs w:val="24"/>
              </w:rPr>
              <w:t xml:space="preserve">8. </w:t>
            </w:r>
            <w:r>
              <w:rPr>
                <w:rFonts w:ascii="Times New Roman" w:hAnsi="Times New Roman" w:cs="Times New Roman"/>
                <w:b w:val="0"/>
                <w:sz w:val="24"/>
                <w:szCs w:val="24"/>
              </w:rPr>
              <w:t>数据管理</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_Toc20470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38</w:t>
            </w:r>
            <w:r>
              <w:rPr>
                <w:rFonts w:ascii="Times New Roman" w:hAnsi="Times New Roman" w:cs="Times New Roman"/>
                <w:b w:val="0"/>
                <w:sz w:val="24"/>
                <w:szCs w:val="24"/>
              </w:rPr>
              <w:fldChar w:fldCharType="end"/>
            </w:r>
          </w:hyperlink>
        </w:p>
        <w:p w14:paraId="54DA1B6E" w14:textId="6F3685FE"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7302" w:history="1">
            <w:r>
              <w:rPr>
                <w:rFonts w:ascii="Times New Roman" w:hAnsi="Times New Roman" w:cs="Times New Roman"/>
                <w:bCs/>
                <w:sz w:val="24"/>
                <w:szCs w:val="24"/>
              </w:rPr>
              <w:t xml:space="preserve">8.1. </w:t>
            </w:r>
            <w:r>
              <w:rPr>
                <w:rFonts w:ascii="Times New Roman" w:hAnsi="Times New Roman" w:cs="Times New Roman"/>
                <w:bCs/>
                <w:sz w:val="24"/>
                <w:szCs w:val="24"/>
              </w:rPr>
              <w:t>数据收集</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_Toc27302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38</w:t>
            </w:r>
            <w:r>
              <w:rPr>
                <w:rFonts w:ascii="Times New Roman" w:hAnsi="Times New Roman" w:cs="Times New Roman"/>
                <w:bCs/>
                <w:sz w:val="24"/>
                <w:szCs w:val="24"/>
              </w:rPr>
              <w:fldChar w:fldCharType="end"/>
            </w:r>
          </w:hyperlink>
        </w:p>
        <w:p w14:paraId="5C3998D1" w14:textId="19BF5D5B"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12371" w:history="1">
            <w:r>
              <w:rPr>
                <w:rFonts w:ascii="Times New Roman" w:hAnsi="Times New Roman" w:cs="Times New Roman"/>
                <w:bCs/>
                <w:sz w:val="24"/>
                <w:szCs w:val="24"/>
              </w:rPr>
              <w:t xml:space="preserve">8.2. </w:t>
            </w:r>
            <w:r>
              <w:rPr>
                <w:rFonts w:ascii="Times New Roman" w:hAnsi="Times New Roman" w:cs="Times New Roman"/>
                <w:bCs/>
                <w:sz w:val="24"/>
                <w:szCs w:val="24"/>
              </w:rPr>
              <w:t>数据核查与修改</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_Toc12371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38</w:t>
            </w:r>
            <w:r>
              <w:rPr>
                <w:rFonts w:ascii="Times New Roman" w:hAnsi="Times New Roman" w:cs="Times New Roman"/>
                <w:bCs/>
                <w:sz w:val="24"/>
                <w:szCs w:val="24"/>
              </w:rPr>
              <w:fldChar w:fldCharType="end"/>
            </w:r>
          </w:hyperlink>
        </w:p>
        <w:p w14:paraId="5BA46A99" w14:textId="5D6D3E1B"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17668" w:history="1">
            <w:r>
              <w:rPr>
                <w:rFonts w:ascii="Times New Roman" w:hAnsi="Times New Roman" w:cs="Times New Roman"/>
                <w:bCs/>
                <w:sz w:val="24"/>
                <w:szCs w:val="24"/>
              </w:rPr>
              <w:t xml:space="preserve">8.3. </w:t>
            </w:r>
            <w:r>
              <w:rPr>
                <w:rFonts w:ascii="Times New Roman" w:hAnsi="Times New Roman" w:cs="Times New Roman"/>
                <w:bCs/>
                <w:sz w:val="24"/>
                <w:szCs w:val="24"/>
              </w:rPr>
              <w:t>数据库锁定</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_Toc17668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39</w:t>
            </w:r>
            <w:r>
              <w:rPr>
                <w:rFonts w:ascii="Times New Roman" w:hAnsi="Times New Roman" w:cs="Times New Roman"/>
                <w:bCs/>
                <w:sz w:val="24"/>
                <w:szCs w:val="24"/>
              </w:rPr>
              <w:fldChar w:fldCharType="end"/>
            </w:r>
          </w:hyperlink>
        </w:p>
        <w:p w14:paraId="2EC938C0" w14:textId="42F467AD"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8436" w:history="1">
            <w:r>
              <w:rPr>
                <w:rFonts w:ascii="Times New Roman" w:hAnsi="Times New Roman" w:cs="Times New Roman"/>
                <w:b w:val="0"/>
                <w:sz w:val="24"/>
                <w:szCs w:val="24"/>
              </w:rPr>
              <w:t xml:space="preserve">9. </w:t>
            </w:r>
            <w:r>
              <w:rPr>
                <w:rFonts w:ascii="Times New Roman" w:hAnsi="Times New Roman" w:cs="Times New Roman"/>
                <w:b w:val="0"/>
                <w:sz w:val="24"/>
                <w:szCs w:val="24"/>
              </w:rPr>
              <w:t>风险受益分析</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_Toc8436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39</w:t>
            </w:r>
            <w:r>
              <w:rPr>
                <w:rFonts w:ascii="Times New Roman" w:hAnsi="Times New Roman" w:cs="Times New Roman"/>
                <w:b w:val="0"/>
                <w:sz w:val="24"/>
                <w:szCs w:val="24"/>
              </w:rPr>
              <w:fldChar w:fldCharType="end"/>
            </w:r>
          </w:hyperlink>
        </w:p>
        <w:p w14:paraId="0283C557" w14:textId="353A37D5"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7558" w:history="1">
            <w:r>
              <w:rPr>
                <w:rFonts w:ascii="Times New Roman" w:hAnsi="Times New Roman" w:cs="Times New Roman"/>
                <w:bCs/>
                <w:sz w:val="24"/>
                <w:szCs w:val="24"/>
              </w:rPr>
              <w:t xml:space="preserve">9.1. </w:t>
            </w:r>
            <w:r>
              <w:rPr>
                <w:rFonts w:ascii="Times New Roman" w:hAnsi="Times New Roman" w:cs="Times New Roman"/>
                <w:bCs/>
                <w:sz w:val="24"/>
                <w:szCs w:val="24"/>
              </w:rPr>
              <w:t>临床试验风险分析</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_Toc7558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39</w:t>
            </w:r>
            <w:r>
              <w:rPr>
                <w:rFonts w:ascii="Times New Roman" w:hAnsi="Times New Roman" w:cs="Times New Roman"/>
                <w:bCs/>
                <w:sz w:val="24"/>
                <w:szCs w:val="24"/>
              </w:rPr>
              <w:fldChar w:fldCharType="end"/>
            </w:r>
          </w:hyperlink>
        </w:p>
        <w:p w14:paraId="623C7EB5" w14:textId="157CB402"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7005" w:history="1">
            <w:r>
              <w:rPr>
                <w:rFonts w:ascii="Times New Roman" w:hAnsi="Times New Roman" w:cs="Times New Roman"/>
                <w:bCs/>
                <w:sz w:val="24"/>
                <w:szCs w:val="24"/>
              </w:rPr>
              <w:t xml:space="preserve">9.2. </w:t>
            </w:r>
            <w:r>
              <w:rPr>
                <w:rFonts w:ascii="Times New Roman" w:hAnsi="Times New Roman" w:cs="Times New Roman"/>
                <w:bCs/>
                <w:sz w:val="24"/>
                <w:szCs w:val="24"/>
              </w:rPr>
              <w:t>受试者的风险受益分析</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_Toc7005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39</w:t>
            </w:r>
            <w:r>
              <w:rPr>
                <w:rFonts w:ascii="Times New Roman" w:hAnsi="Times New Roman" w:cs="Times New Roman"/>
                <w:bCs/>
                <w:sz w:val="24"/>
                <w:szCs w:val="24"/>
              </w:rPr>
              <w:fldChar w:fldCharType="end"/>
            </w:r>
          </w:hyperlink>
        </w:p>
        <w:p w14:paraId="21471A0A" w14:textId="6C126B18"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30676" w:history="1">
            <w:r>
              <w:rPr>
                <w:rFonts w:ascii="Times New Roman" w:hAnsi="Times New Roman" w:cs="Times New Roman"/>
                <w:b w:val="0"/>
                <w:sz w:val="24"/>
                <w:szCs w:val="24"/>
              </w:rPr>
              <w:t xml:space="preserve">10. </w:t>
            </w:r>
            <w:r>
              <w:rPr>
                <w:rFonts w:ascii="Times New Roman" w:hAnsi="Times New Roman" w:cs="Times New Roman"/>
                <w:b w:val="0"/>
                <w:sz w:val="24"/>
                <w:szCs w:val="24"/>
              </w:rPr>
              <w:t>临床试验的质量控制</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_Toc30676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40</w:t>
            </w:r>
            <w:r>
              <w:rPr>
                <w:rFonts w:ascii="Times New Roman" w:hAnsi="Times New Roman" w:cs="Times New Roman"/>
                <w:b w:val="0"/>
                <w:sz w:val="24"/>
                <w:szCs w:val="24"/>
              </w:rPr>
              <w:fldChar w:fldCharType="end"/>
            </w:r>
          </w:hyperlink>
        </w:p>
        <w:p w14:paraId="3ECA1A02" w14:textId="19A364AB"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6802" w:history="1">
            <w:r>
              <w:rPr>
                <w:rFonts w:ascii="Times New Roman" w:hAnsi="Times New Roman" w:cs="Times New Roman"/>
                <w:bCs/>
                <w:sz w:val="24"/>
                <w:szCs w:val="24"/>
              </w:rPr>
              <w:t xml:space="preserve">10.1. </w:t>
            </w:r>
            <w:r>
              <w:rPr>
                <w:rFonts w:ascii="Times New Roman" w:hAnsi="Times New Roman" w:cs="Times New Roman"/>
                <w:bCs/>
                <w:sz w:val="24"/>
                <w:szCs w:val="24"/>
              </w:rPr>
              <w:t>质量控制</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_Toc6802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40</w:t>
            </w:r>
            <w:r>
              <w:rPr>
                <w:rFonts w:ascii="Times New Roman" w:hAnsi="Times New Roman" w:cs="Times New Roman"/>
                <w:bCs/>
                <w:sz w:val="24"/>
                <w:szCs w:val="24"/>
              </w:rPr>
              <w:fldChar w:fldCharType="end"/>
            </w:r>
          </w:hyperlink>
        </w:p>
        <w:p w14:paraId="09AAB1BF" w14:textId="2C59ABCB"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9574" w:history="1">
            <w:r>
              <w:rPr>
                <w:rFonts w:ascii="Times New Roman" w:hAnsi="Times New Roman" w:cs="Times New Roman"/>
                <w:bCs/>
                <w:sz w:val="24"/>
                <w:szCs w:val="24"/>
              </w:rPr>
              <w:t xml:space="preserve">10.2. </w:t>
            </w:r>
            <w:r>
              <w:rPr>
                <w:rFonts w:ascii="Times New Roman" w:hAnsi="Times New Roman" w:cs="Times New Roman"/>
                <w:bCs/>
                <w:sz w:val="24"/>
                <w:szCs w:val="24"/>
              </w:rPr>
              <w:t>质量保证</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_Toc9574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41</w:t>
            </w:r>
            <w:r>
              <w:rPr>
                <w:rFonts w:ascii="Times New Roman" w:hAnsi="Times New Roman" w:cs="Times New Roman"/>
                <w:bCs/>
                <w:sz w:val="24"/>
                <w:szCs w:val="24"/>
              </w:rPr>
              <w:fldChar w:fldCharType="end"/>
            </w:r>
          </w:hyperlink>
        </w:p>
        <w:p w14:paraId="09A2CE5F" w14:textId="07206304"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9459" w:history="1">
            <w:r>
              <w:rPr>
                <w:rFonts w:ascii="Times New Roman" w:hAnsi="Times New Roman" w:cs="Times New Roman"/>
                <w:b w:val="0"/>
                <w:sz w:val="24"/>
                <w:szCs w:val="24"/>
              </w:rPr>
              <w:t xml:space="preserve">11. </w:t>
            </w:r>
            <w:r>
              <w:rPr>
                <w:rFonts w:ascii="Times New Roman" w:hAnsi="Times New Roman" w:cs="Times New Roman"/>
                <w:b w:val="0"/>
                <w:sz w:val="24"/>
                <w:szCs w:val="24"/>
              </w:rPr>
              <w:t>临床试验的伦理问题以及知情同意</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_Toc9459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42</w:t>
            </w:r>
            <w:r>
              <w:rPr>
                <w:rFonts w:ascii="Times New Roman" w:hAnsi="Times New Roman" w:cs="Times New Roman"/>
                <w:b w:val="0"/>
                <w:sz w:val="24"/>
                <w:szCs w:val="24"/>
              </w:rPr>
              <w:fldChar w:fldCharType="end"/>
            </w:r>
          </w:hyperlink>
        </w:p>
        <w:p w14:paraId="1D40AA84" w14:textId="008342E2"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6813" w:history="1">
            <w:r>
              <w:rPr>
                <w:rFonts w:ascii="Times New Roman" w:hAnsi="Times New Roman" w:cs="Times New Roman"/>
                <w:bCs/>
                <w:sz w:val="24"/>
                <w:szCs w:val="24"/>
              </w:rPr>
              <w:t xml:space="preserve">11.1 </w:t>
            </w:r>
            <w:r>
              <w:rPr>
                <w:rFonts w:ascii="Times New Roman" w:hAnsi="Times New Roman" w:cs="Times New Roman"/>
                <w:bCs/>
                <w:sz w:val="24"/>
                <w:szCs w:val="24"/>
              </w:rPr>
              <w:t>伦理方面的考虑</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_Toc6813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42</w:t>
            </w:r>
            <w:r>
              <w:rPr>
                <w:rFonts w:ascii="Times New Roman" w:hAnsi="Times New Roman" w:cs="Times New Roman"/>
                <w:bCs/>
                <w:sz w:val="24"/>
                <w:szCs w:val="24"/>
              </w:rPr>
              <w:fldChar w:fldCharType="end"/>
            </w:r>
          </w:hyperlink>
        </w:p>
        <w:p w14:paraId="4F0D852F" w14:textId="46A994F1"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8030" w:history="1">
            <w:r>
              <w:rPr>
                <w:rFonts w:ascii="Times New Roman" w:hAnsi="Times New Roman" w:cs="Times New Roman"/>
                <w:bCs/>
                <w:sz w:val="24"/>
                <w:szCs w:val="24"/>
              </w:rPr>
              <w:t xml:space="preserve">11.2 </w:t>
            </w:r>
            <w:r>
              <w:rPr>
                <w:rFonts w:ascii="Times New Roman" w:hAnsi="Times New Roman" w:cs="Times New Roman"/>
                <w:bCs/>
                <w:sz w:val="24"/>
                <w:szCs w:val="24"/>
              </w:rPr>
              <w:t>知情同意过程</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_Toc8030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42</w:t>
            </w:r>
            <w:r>
              <w:rPr>
                <w:rFonts w:ascii="Times New Roman" w:hAnsi="Times New Roman" w:cs="Times New Roman"/>
                <w:bCs/>
                <w:sz w:val="24"/>
                <w:szCs w:val="24"/>
              </w:rPr>
              <w:fldChar w:fldCharType="end"/>
            </w:r>
          </w:hyperlink>
        </w:p>
        <w:p w14:paraId="09EB6B69" w14:textId="72C3CE45"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22483" w:history="1">
            <w:r>
              <w:rPr>
                <w:rFonts w:ascii="Times New Roman" w:hAnsi="Times New Roman" w:cs="Times New Roman"/>
                <w:b w:val="0"/>
                <w:sz w:val="24"/>
                <w:szCs w:val="24"/>
              </w:rPr>
              <w:t xml:space="preserve">12. </w:t>
            </w:r>
            <w:r>
              <w:rPr>
                <w:rFonts w:ascii="Times New Roman" w:hAnsi="Times New Roman" w:cs="Times New Roman"/>
                <w:b w:val="0"/>
                <w:sz w:val="24"/>
                <w:szCs w:val="24"/>
              </w:rPr>
              <w:t>对不良事件和器械缺陷报告的规定</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_Toc22483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42</w:t>
            </w:r>
            <w:r>
              <w:rPr>
                <w:rFonts w:ascii="Times New Roman" w:hAnsi="Times New Roman" w:cs="Times New Roman"/>
                <w:b w:val="0"/>
                <w:sz w:val="24"/>
                <w:szCs w:val="24"/>
              </w:rPr>
              <w:fldChar w:fldCharType="end"/>
            </w:r>
          </w:hyperlink>
        </w:p>
        <w:p w14:paraId="58648CFE" w14:textId="5CCD27DF"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12921" w:history="1">
            <w:r>
              <w:rPr>
                <w:rFonts w:ascii="Times New Roman" w:hAnsi="Times New Roman" w:cs="Times New Roman"/>
                <w:bCs/>
                <w:sz w:val="24"/>
                <w:szCs w:val="24"/>
              </w:rPr>
              <w:t xml:space="preserve">12.1. </w:t>
            </w:r>
            <w:r>
              <w:rPr>
                <w:rFonts w:ascii="Times New Roman" w:hAnsi="Times New Roman" w:cs="Times New Roman"/>
                <w:bCs/>
                <w:sz w:val="24"/>
                <w:szCs w:val="24"/>
              </w:rPr>
              <w:t>不良事件的定义和报告规定</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_Toc12921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42</w:t>
            </w:r>
            <w:r>
              <w:rPr>
                <w:rFonts w:ascii="Times New Roman" w:hAnsi="Times New Roman" w:cs="Times New Roman"/>
                <w:bCs/>
                <w:sz w:val="24"/>
                <w:szCs w:val="24"/>
              </w:rPr>
              <w:fldChar w:fldCharType="end"/>
            </w:r>
          </w:hyperlink>
        </w:p>
        <w:p w14:paraId="242B44FD" w14:textId="457F8B20"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19938" w:history="1">
            <w:r>
              <w:rPr>
                <w:rFonts w:ascii="Times New Roman" w:hAnsi="Times New Roman" w:cs="Times New Roman"/>
                <w:bCs/>
                <w:sz w:val="24"/>
                <w:szCs w:val="24"/>
              </w:rPr>
              <w:t xml:space="preserve">12.2. </w:t>
            </w:r>
            <w:r>
              <w:rPr>
                <w:rFonts w:ascii="Times New Roman" w:hAnsi="Times New Roman" w:cs="Times New Roman"/>
                <w:bCs/>
                <w:sz w:val="24"/>
                <w:szCs w:val="24"/>
              </w:rPr>
              <w:t>器械缺陷</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_Toc19938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43</w:t>
            </w:r>
            <w:r>
              <w:rPr>
                <w:rFonts w:ascii="Times New Roman" w:hAnsi="Times New Roman" w:cs="Times New Roman"/>
                <w:bCs/>
                <w:sz w:val="24"/>
                <w:szCs w:val="24"/>
              </w:rPr>
              <w:fldChar w:fldCharType="end"/>
            </w:r>
          </w:hyperlink>
        </w:p>
        <w:p w14:paraId="51DE25DA" w14:textId="490920CB"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4935" w:history="1">
            <w:r>
              <w:rPr>
                <w:rFonts w:ascii="Times New Roman" w:hAnsi="Times New Roman" w:cs="Times New Roman"/>
                <w:bCs/>
                <w:sz w:val="24"/>
                <w:szCs w:val="24"/>
              </w:rPr>
              <w:t xml:space="preserve">12.3. </w:t>
            </w:r>
            <w:r>
              <w:rPr>
                <w:rFonts w:ascii="Times New Roman" w:hAnsi="Times New Roman" w:cs="Times New Roman"/>
                <w:bCs/>
                <w:sz w:val="24"/>
                <w:szCs w:val="24"/>
              </w:rPr>
              <w:t>严重不良事件的定义</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_Toc4935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43</w:t>
            </w:r>
            <w:r>
              <w:rPr>
                <w:rFonts w:ascii="Times New Roman" w:hAnsi="Times New Roman" w:cs="Times New Roman"/>
                <w:bCs/>
                <w:sz w:val="24"/>
                <w:szCs w:val="24"/>
              </w:rPr>
              <w:fldChar w:fldCharType="end"/>
            </w:r>
          </w:hyperlink>
        </w:p>
        <w:p w14:paraId="76346BD7" w14:textId="7E3BE13C"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8457" w:history="1">
            <w:r>
              <w:rPr>
                <w:rFonts w:ascii="Times New Roman" w:hAnsi="Times New Roman" w:cs="Times New Roman"/>
                <w:bCs/>
                <w:sz w:val="24"/>
                <w:szCs w:val="24"/>
              </w:rPr>
              <w:t xml:space="preserve">12.4. </w:t>
            </w:r>
            <w:r>
              <w:rPr>
                <w:rFonts w:ascii="Times New Roman" w:hAnsi="Times New Roman" w:cs="Times New Roman"/>
                <w:bCs/>
                <w:sz w:val="24"/>
                <w:szCs w:val="24"/>
              </w:rPr>
              <w:t>报告程序、联络人信息</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_Toc28457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44</w:t>
            </w:r>
            <w:r>
              <w:rPr>
                <w:rFonts w:ascii="Times New Roman" w:hAnsi="Times New Roman" w:cs="Times New Roman"/>
                <w:bCs/>
                <w:sz w:val="24"/>
                <w:szCs w:val="24"/>
              </w:rPr>
              <w:fldChar w:fldCharType="end"/>
            </w:r>
          </w:hyperlink>
        </w:p>
        <w:p w14:paraId="564CFC5A" w14:textId="5A3CC4AA"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16004" w:history="1">
            <w:r>
              <w:rPr>
                <w:rFonts w:ascii="Times New Roman" w:hAnsi="Times New Roman" w:cs="Times New Roman"/>
                <w:b w:val="0"/>
                <w:sz w:val="24"/>
                <w:szCs w:val="24"/>
              </w:rPr>
              <w:t xml:space="preserve">13. </w:t>
            </w:r>
            <w:r>
              <w:rPr>
                <w:rFonts w:ascii="Times New Roman" w:hAnsi="Times New Roman" w:cs="Times New Roman"/>
                <w:b w:val="0"/>
                <w:sz w:val="24"/>
                <w:szCs w:val="24"/>
              </w:rPr>
              <w:t>临床试验方案偏离与修正的规定</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_Toc16004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44</w:t>
            </w:r>
            <w:r>
              <w:rPr>
                <w:rFonts w:ascii="Times New Roman" w:hAnsi="Times New Roman" w:cs="Times New Roman"/>
                <w:b w:val="0"/>
                <w:sz w:val="24"/>
                <w:szCs w:val="24"/>
              </w:rPr>
              <w:fldChar w:fldCharType="end"/>
            </w:r>
          </w:hyperlink>
        </w:p>
        <w:p w14:paraId="07F749FA" w14:textId="68518FFD"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12771" w:history="1">
            <w:r>
              <w:rPr>
                <w:rFonts w:ascii="Times New Roman" w:hAnsi="Times New Roman" w:cs="Times New Roman"/>
                <w:bCs/>
                <w:sz w:val="24"/>
                <w:szCs w:val="24"/>
              </w:rPr>
              <w:t xml:space="preserve">13.1. </w:t>
            </w:r>
            <w:r>
              <w:rPr>
                <w:rFonts w:ascii="Times New Roman" w:hAnsi="Times New Roman" w:cs="Times New Roman"/>
                <w:bCs/>
                <w:sz w:val="24"/>
                <w:szCs w:val="24"/>
              </w:rPr>
              <w:t>临床试验方案的偏离</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_Toc12771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44</w:t>
            </w:r>
            <w:r>
              <w:rPr>
                <w:rFonts w:ascii="Times New Roman" w:hAnsi="Times New Roman" w:cs="Times New Roman"/>
                <w:bCs/>
                <w:sz w:val="24"/>
                <w:szCs w:val="24"/>
              </w:rPr>
              <w:fldChar w:fldCharType="end"/>
            </w:r>
          </w:hyperlink>
        </w:p>
        <w:p w14:paraId="4BB18105" w14:textId="1C0DBBC6"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1539" w:history="1">
            <w:r>
              <w:rPr>
                <w:rFonts w:ascii="Times New Roman" w:hAnsi="Times New Roman" w:cs="Times New Roman"/>
                <w:bCs/>
                <w:sz w:val="24"/>
                <w:szCs w:val="24"/>
              </w:rPr>
              <w:t xml:space="preserve">13.2. </w:t>
            </w:r>
            <w:r>
              <w:rPr>
                <w:rFonts w:ascii="Times New Roman" w:hAnsi="Times New Roman" w:cs="Times New Roman"/>
                <w:bCs/>
                <w:sz w:val="24"/>
                <w:szCs w:val="24"/>
              </w:rPr>
              <w:t>临床试验方案的修正</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_Toc21539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45</w:t>
            </w:r>
            <w:r>
              <w:rPr>
                <w:rFonts w:ascii="Times New Roman" w:hAnsi="Times New Roman" w:cs="Times New Roman"/>
                <w:bCs/>
                <w:sz w:val="24"/>
                <w:szCs w:val="24"/>
              </w:rPr>
              <w:fldChar w:fldCharType="end"/>
            </w:r>
          </w:hyperlink>
        </w:p>
        <w:p w14:paraId="5672D189" w14:textId="55E94CC2"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22072" w:history="1">
            <w:r>
              <w:rPr>
                <w:rFonts w:ascii="Times New Roman" w:hAnsi="Times New Roman" w:cs="Times New Roman"/>
                <w:b w:val="0"/>
                <w:sz w:val="24"/>
                <w:szCs w:val="24"/>
              </w:rPr>
              <w:t xml:space="preserve">14. </w:t>
            </w:r>
            <w:r>
              <w:rPr>
                <w:rFonts w:ascii="Times New Roman" w:hAnsi="Times New Roman" w:cs="Times New Roman"/>
                <w:b w:val="0"/>
                <w:sz w:val="24"/>
                <w:szCs w:val="24"/>
              </w:rPr>
              <w:t>直接访问源数据、文件</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_Toc22072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45</w:t>
            </w:r>
            <w:r>
              <w:rPr>
                <w:rFonts w:ascii="Times New Roman" w:hAnsi="Times New Roman" w:cs="Times New Roman"/>
                <w:b w:val="0"/>
                <w:sz w:val="24"/>
                <w:szCs w:val="24"/>
              </w:rPr>
              <w:fldChar w:fldCharType="end"/>
            </w:r>
          </w:hyperlink>
        </w:p>
        <w:p w14:paraId="755BA466" w14:textId="7232804C"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15278" w:history="1">
            <w:r>
              <w:rPr>
                <w:rFonts w:ascii="Times New Roman" w:hAnsi="Times New Roman" w:cs="Times New Roman"/>
                <w:b w:val="0"/>
                <w:sz w:val="24"/>
                <w:szCs w:val="24"/>
              </w:rPr>
              <w:t xml:space="preserve">15. </w:t>
            </w:r>
            <w:r>
              <w:rPr>
                <w:rFonts w:ascii="Times New Roman" w:hAnsi="Times New Roman" w:cs="Times New Roman"/>
                <w:b w:val="0"/>
                <w:sz w:val="24"/>
                <w:szCs w:val="24"/>
              </w:rPr>
              <w:t>临床试验报告应当涵盖的内容</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_Toc15278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45</w:t>
            </w:r>
            <w:r>
              <w:rPr>
                <w:rFonts w:ascii="Times New Roman" w:hAnsi="Times New Roman" w:cs="Times New Roman"/>
                <w:b w:val="0"/>
                <w:sz w:val="24"/>
                <w:szCs w:val="24"/>
              </w:rPr>
              <w:fldChar w:fldCharType="end"/>
            </w:r>
          </w:hyperlink>
        </w:p>
        <w:p w14:paraId="3E2782F5" w14:textId="1670CAF0"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5534" w:history="1">
            <w:r>
              <w:rPr>
                <w:rFonts w:ascii="Times New Roman" w:hAnsi="Times New Roman" w:cs="Times New Roman"/>
                <w:b w:val="0"/>
                <w:sz w:val="24"/>
                <w:szCs w:val="24"/>
              </w:rPr>
              <w:t xml:space="preserve">16. </w:t>
            </w:r>
            <w:r>
              <w:rPr>
                <w:rFonts w:ascii="Times New Roman" w:hAnsi="Times New Roman" w:cs="Times New Roman"/>
                <w:b w:val="0"/>
                <w:sz w:val="24"/>
                <w:szCs w:val="24"/>
              </w:rPr>
              <w:t>保密原则</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_Toc5534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45</w:t>
            </w:r>
            <w:r>
              <w:rPr>
                <w:rFonts w:ascii="Times New Roman" w:hAnsi="Times New Roman" w:cs="Times New Roman"/>
                <w:b w:val="0"/>
                <w:sz w:val="24"/>
                <w:szCs w:val="24"/>
              </w:rPr>
              <w:fldChar w:fldCharType="end"/>
            </w:r>
          </w:hyperlink>
        </w:p>
        <w:p w14:paraId="5EDEDCC0" w14:textId="00261F40"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16520" w:history="1">
            <w:r>
              <w:rPr>
                <w:rFonts w:ascii="Times New Roman" w:hAnsi="Times New Roman" w:cs="Times New Roman"/>
                <w:b w:val="0"/>
                <w:sz w:val="24"/>
                <w:szCs w:val="24"/>
              </w:rPr>
              <w:t xml:space="preserve">17. </w:t>
            </w:r>
            <w:r>
              <w:rPr>
                <w:rFonts w:ascii="Times New Roman" w:hAnsi="Times New Roman" w:cs="Times New Roman"/>
                <w:b w:val="0"/>
                <w:sz w:val="24"/>
                <w:szCs w:val="24"/>
              </w:rPr>
              <w:t>各方承担的职责</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_Toc16520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46</w:t>
            </w:r>
            <w:r>
              <w:rPr>
                <w:rFonts w:ascii="Times New Roman" w:hAnsi="Times New Roman" w:cs="Times New Roman"/>
                <w:b w:val="0"/>
                <w:sz w:val="24"/>
                <w:szCs w:val="24"/>
              </w:rPr>
              <w:fldChar w:fldCharType="end"/>
            </w:r>
          </w:hyperlink>
        </w:p>
        <w:p w14:paraId="7E46A678" w14:textId="5189875B"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0107" w:history="1">
            <w:r>
              <w:rPr>
                <w:rFonts w:ascii="Times New Roman" w:hAnsi="Times New Roman" w:cs="Times New Roman"/>
                <w:bCs/>
                <w:sz w:val="24"/>
                <w:szCs w:val="24"/>
              </w:rPr>
              <w:t xml:space="preserve">17.1. </w:t>
            </w:r>
            <w:r>
              <w:rPr>
                <w:rFonts w:ascii="Times New Roman" w:hAnsi="Times New Roman" w:cs="Times New Roman"/>
                <w:bCs/>
                <w:sz w:val="24"/>
                <w:szCs w:val="24"/>
              </w:rPr>
              <w:t>伦理委员会的职责</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_Toc20107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46</w:t>
            </w:r>
            <w:r>
              <w:rPr>
                <w:rFonts w:ascii="Times New Roman" w:hAnsi="Times New Roman" w:cs="Times New Roman"/>
                <w:bCs/>
                <w:sz w:val="24"/>
                <w:szCs w:val="24"/>
              </w:rPr>
              <w:fldChar w:fldCharType="end"/>
            </w:r>
          </w:hyperlink>
        </w:p>
        <w:p w14:paraId="092535FF" w14:textId="241A953D"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3432" w:history="1">
            <w:r>
              <w:rPr>
                <w:rFonts w:ascii="Times New Roman" w:hAnsi="Times New Roman" w:cs="Times New Roman"/>
                <w:bCs/>
                <w:sz w:val="24"/>
                <w:szCs w:val="24"/>
              </w:rPr>
              <w:t xml:space="preserve">17.2. </w:t>
            </w:r>
            <w:r>
              <w:rPr>
                <w:rFonts w:ascii="Times New Roman" w:hAnsi="Times New Roman" w:cs="Times New Roman"/>
                <w:bCs/>
                <w:sz w:val="24"/>
                <w:szCs w:val="24"/>
              </w:rPr>
              <w:t>医疗器械临床试验机构的职责</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_Toc3432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46</w:t>
            </w:r>
            <w:r>
              <w:rPr>
                <w:rFonts w:ascii="Times New Roman" w:hAnsi="Times New Roman" w:cs="Times New Roman"/>
                <w:bCs/>
                <w:sz w:val="24"/>
                <w:szCs w:val="24"/>
              </w:rPr>
              <w:fldChar w:fldCharType="end"/>
            </w:r>
          </w:hyperlink>
        </w:p>
        <w:p w14:paraId="444FB7A1" w14:textId="2ADC0B98"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5778" w:history="1">
            <w:r>
              <w:rPr>
                <w:rFonts w:ascii="Times New Roman" w:hAnsi="Times New Roman" w:cs="Times New Roman"/>
                <w:bCs/>
                <w:sz w:val="24"/>
                <w:szCs w:val="24"/>
              </w:rPr>
              <w:t xml:space="preserve">17.3. </w:t>
            </w:r>
            <w:r>
              <w:rPr>
                <w:rFonts w:ascii="Times New Roman" w:hAnsi="Times New Roman" w:cs="Times New Roman"/>
                <w:bCs/>
                <w:sz w:val="24"/>
                <w:szCs w:val="24"/>
              </w:rPr>
              <w:t>研究者的职责</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_Toc5778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47</w:t>
            </w:r>
            <w:r>
              <w:rPr>
                <w:rFonts w:ascii="Times New Roman" w:hAnsi="Times New Roman" w:cs="Times New Roman"/>
                <w:bCs/>
                <w:sz w:val="24"/>
                <w:szCs w:val="24"/>
              </w:rPr>
              <w:fldChar w:fldCharType="end"/>
            </w:r>
          </w:hyperlink>
        </w:p>
        <w:p w14:paraId="0E2610E5" w14:textId="56B5962B"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6757" w:history="1">
            <w:r>
              <w:rPr>
                <w:rFonts w:ascii="Times New Roman" w:hAnsi="Times New Roman" w:cs="Times New Roman"/>
                <w:bCs/>
                <w:sz w:val="24"/>
                <w:szCs w:val="24"/>
              </w:rPr>
              <w:t xml:space="preserve">17.4. </w:t>
            </w:r>
            <w:r>
              <w:rPr>
                <w:rFonts w:ascii="Times New Roman" w:hAnsi="Times New Roman" w:cs="Times New Roman"/>
                <w:bCs/>
                <w:sz w:val="24"/>
                <w:szCs w:val="24"/>
              </w:rPr>
              <w:t>申办者的职责</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_Toc26757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48</w:t>
            </w:r>
            <w:r>
              <w:rPr>
                <w:rFonts w:ascii="Times New Roman" w:hAnsi="Times New Roman" w:cs="Times New Roman"/>
                <w:bCs/>
                <w:sz w:val="24"/>
                <w:szCs w:val="24"/>
              </w:rPr>
              <w:fldChar w:fldCharType="end"/>
            </w:r>
          </w:hyperlink>
        </w:p>
        <w:p w14:paraId="33DB44CD" w14:textId="0F4EC232"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11851" w:history="1">
            <w:r>
              <w:rPr>
                <w:rFonts w:ascii="Times New Roman" w:hAnsi="Times New Roman" w:cs="Times New Roman"/>
                <w:b w:val="0"/>
                <w:sz w:val="24"/>
                <w:szCs w:val="24"/>
              </w:rPr>
              <w:t xml:space="preserve">18. </w:t>
            </w:r>
            <w:r>
              <w:rPr>
                <w:rFonts w:ascii="Times New Roman" w:hAnsi="Times New Roman" w:cs="Times New Roman"/>
                <w:b w:val="0"/>
                <w:sz w:val="24"/>
                <w:szCs w:val="24"/>
              </w:rPr>
              <w:t>其他需要说明的内容</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_Toc11851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50</w:t>
            </w:r>
            <w:r>
              <w:rPr>
                <w:rFonts w:ascii="Times New Roman" w:hAnsi="Times New Roman" w:cs="Times New Roman"/>
                <w:b w:val="0"/>
                <w:sz w:val="24"/>
                <w:szCs w:val="24"/>
              </w:rPr>
              <w:fldChar w:fldCharType="end"/>
            </w:r>
          </w:hyperlink>
        </w:p>
        <w:p w14:paraId="54CED655" w14:textId="5B7CB215"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4138" w:history="1">
            <w:r>
              <w:rPr>
                <w:rFonts w:ascii="Times New Roman" w:hAnsi="Times New Roman" w:cs="Times New Roman"/>
                <w:bCs/>
                <w:sz w:val="24"/>
                <w:szCs w:val="24"/>
              </w:rPr>
              <w:t xml:space="preserve">18.1. </w:t>
            </w:r>
            <w:r>
              <w:rPr>
                <w:rFonts w:ascii="Times New Roman" w:hAnsi="Times New Roman" w:cs="Times New Roman"/>
                <w:bCs/>
                <w:sz w:val="24"/>
                <w:szCs w:val="24"/>
              </w:rPr>
              <w:t>财务和保险</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_Toc24138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50</w:t>
            </w:r>
            <w:r>
              <w:rPr>
                <w:rFonts w:ascii="Times New Roman" w:hAnsi="Times New Roman" w:cs="Times New Roman"/>
                <w:bCs/>
                <w:sz w:val="24"/>
                <w:szCs w:val="24"/>
              </w:rPr>
              <w:fldChar w:fldCharType="end"/>
            </w:r>
          </w:hyperlink>
        </w:p>
        <w:p w14:paraId="5FA1498D" w14:textId="59C8B920" w:rsidR="001C73AA" w:rsidRDefault="001C73AA">
          <w:pPr>
            <w:pStyle w:val="TOC2"/>
            <w:tabs>
              <w:tab w:val="clear" w:pos="9062"/>
              <w:tab w:val="right" w:leader="dot" w:pos="9072"/>
            </w:tabs>
            <w:snapToGrid w:val="0"/>
            <w:spacing w:line="312" w:lineRule="auto"/>
            <w:rPr>
              <w:rFonts w:ascii="Times New Roman" w:hAnsi="Times New Roman" w:cs="Times New Roman"/>
              <w:bCs/>
              <w:sz w:val="24"/>
              <w:szCs w:val="24"/>
            </w:rPr>
          </w:pPr>
          <w:hyperlink w:anchor="_Toc28104" w:history="1">
            <w:r>
              <w:rPr>
                <w:rFonts w:ascii="Times New Roman" w:hAnsi="Times New Roman" w:cs="Times New Roman"/>
                <w:bCs/>
                <w:sz w:val="24"/>
                <w:szCs w:val="24"/>
              </w:rPr>
              <w:t xml:space="preserve">18.2. </w:t>
            </w:r>
            <w:r>
              <w:rPr>
                <w:rFonts w:ascii="Times New Roman" w:hAnsi="Times New Roman" w:cs="Times New Roman"/>
                <w:bCs/>
                <w:sz w:val="24"/>
                <w:szCs w:val="24"/>
              </w:rPr>
              <w:t>试验结果发表约定</w:t>
            </w:r>
            <w:r>
              <w:rPr>
                <w:rFonts w:ascii="Times New Roman" w:hAnsi="Times New Roman" w:cs="Times New Roman"/>
                <w:bCs/>
                <w:sz w:val="24"/>
                <w:szCs w:val="24"/>
              </w:rPr>
              <w:tab/>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PAGEREF _Toc28104 \h </w:instrText>
            </w:r>
            <w:r>
              <w:rPr>
                <w:rFonts w:ascii="Times New Roman" w:hAnsi="Times New Roman" w:cs="Times New Roman"/>
                <w:bCs/>
                <w:sz w:val="24"/>
                <w:szCs w:val="24"/>
              </w:rPr>
            </w:r>
            <w:r>
              <w:rPr>
                <w:rFonts w:ascii="Times New Roman" w:hAnsi="Times New Roman" w:cs="Times New Roman"/>
                <w:bCs/>
                <w:sz w:val="24"/>
                <w:szCs w:val="24"/>
              </w:rPr>
              <w:fldChar w:fldCharType="separate"/>
            </w:r>
            <w:r>
              <w:rPr>
                <w:rFonts w:ascii="Times New Roman" w:hAnsi="Times New Roman" w:cs="Times New Roman"/>
                <w:bCs/>
                <w:noProof/>
                <w:sz w:val="24"/>
                <w:szCs w:val="24"/>
              </w:rPr>
              <w:t>50</w:t>
            </w:r>
            <w:r>
              <w:rPr>
                <w:rFonts w:ascii="Times New Roman" w:hAnsi="Times New Roman" w:cs="Times New Roman"/>
                <w:bCs/>
                <w:sz w:val="24"/>
                <w:szCs w:val="24"/>
              </w:rPr>
              <w:fldChar w:fldCharType="end"/>
            </w:r>
          </w:hyperlink>
        </w:p>
        <w:p w14:paraId="72EFAD8A" w14:textId="0472F73E" w:rsidR="001C73AA" w:rsidRDefault="001C73AA">
          <w:pPr>
            <w:pStyle w:val="TOC1"/>
            <w:tabs>
              <w:tab w:val="right" w:leader="dot" w:pos="9072"/>
            </w:tabs>
            <w:snapToGrid w:val="0"/>
            <w:spacing w:before="0" w:after="0" w:line="312" w:lineRule="auto"/>
            <w:rPr>
              <w:rFonts w:ascii="Times New Roman" w:hAnsi="Times New Roman" w:cs="Times New Roman"/>
              <w:b w:val="0"/>
              <w:sz w:val="24"/>
              <w:szCs w:val="24"/>
            </w:rPr>
          </w:pPr>
          <w:hyperlink w:anchor="_Toc13967" w:history="1">
            <w:r>
              <w:rPr>
                <w:rFonts w:ascii="Times New Roman" w:hAnsi="Times New Roman" w:cs="Times New Roman"/>
                <w:b w:val="0"/>
                <w:sz w:val="24"/>
                <w:szCs w:val="24"/>
              </w:rPr>
              <w:t xml:space="preserve">19. </w:t>
            </w:r>
            <w:r>
              <w:rPr>
                <w:rFonts w:ascii="Times New Roman" w:hAnsi="Times New Roman" w:cs="Times New Roman"/>
                <w:b w:val="0"/>
                <w:sz w:val="24"/>
                <w:szCs w:val="24"/>
              </w:rPr>
              <w:t>参考文献</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_Toc13967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50</w:t>
            </w:r>
            <w:r>
              <w:rPr>
                <w:rFonts w:ascii="Times New Roman" w:hAnsi="Times New Roman" w:cs="Times New Roman"/>
                <w:b w:val="0"/>
                <w:sz w:val="24"/>
                <w:szCs w:val="24"/>
              </w:rPr>
              <w:fldChar w:fldCharType="end"/>
            </w:r>
          </w:hyperlink>
        </w:p>
        <w:p w14:paraId="44CF6529" w14:textId="4983A73E" w:rsidR="001C73AA" w:rsidRDefault="001C73AA">
          <w:pPr>
            <w:pStyle w:val="TOC1"/>
            <w:tabs>
              <w:tab w:val="right" w:leader="dot" w:pos="9072"/>
            </w:tabs>
            <w:snapToGrid w:val="0"/>
            <w:spacing w:before="0" w:after="0" w:line="312" w:lineRule="auto"/>
          </w:pPr>
          <w:hyperlink w:anchor="_Toc13665" w:history="1">
            <w:r>
              <w:rPr>
                <w:rFonts w:ascii="Times New Roman" w:hAnsi="Times New Roman" w:cs="Times New Roman"/>
                <w:b w:val="0"/>
                <w:sz w:val="24"/>
                <w:szCs w:val="48"/>
              </w:rPr>
              <w:t>研究者声明</w:t>
            </w:r>
            <w:r>
              <w:rPr>
                <w:rFonts w:ascii="Times New Roman" w:hAnsi="Times New Roman" w:cs="Times New Roman"/>
                <w:b w:val="0"/>
                <w:sz w:val="24"/>
                <w:szCs w:val="24"/>
              </w:rPr>
              <w:tab/>
            </w: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PAGEREF _Toc13665 \h </w:instrText>
            </w:r>
            <w:r>
              <w:rPr>
                <w:rFonts w:ascii="Times New Roman" w:hAnsi="Times New Roman" w:cs="Times New Roman"/>
                <w:b w:val="0"/>
                <w:sz w:val="24"/>
                <w:szCs w:val="24"/>
              </w:rPr>
            </w:r>
            <w:r>
              <w:rPr>
                <w:rFonts w:ascii="Times New Roman" w:hAnsi="Times New Roman" w:cs="Times New Roman"/>
                <w:b w:val="0"/>
                <w:sz w:val="24"/>
                <w:szCs w:val="24"/>
              </w:rPr>
              <w:fldChar w:fldCharType="separate"/>
            </w:r>
            <w:r>
              <w:rPr>
                <w:rFonts w:ascii="Times New Roman" w:hAnsi="Times New Roman" w:cs="Times New Roman"/>
                <w:b w:val="0"/>
                <w:noProof/>
                <w:sz w:val="24"/>
                <w:szCs w:val="24"/>
              </w:rPr>
              <w:t>53</w:t>
            </w:r>
            <w:r>
              <w:rPr>
                <w:rFonts w:ascii="Times New Roman" w:hAnsi="Times New Roman" w:cs="Times New Roman"/>
                <w:b w:val="0"/>
                <w:sz w:val="24"/>
                <w:szCs w:val="24"/>
              </w:rPr>
              <w:fldChar w:fldCharType="end"/>
            </w:r>
          </w:hyperlink>
        </w:p>
        <w:p w14:paraId="6781C5F0" w14:textId="77777777" w:rsidR="001C73AA" w:rsidRDefault="00000000">
          <w:pPr>
            <w:spacing w:line="312" w:lineRule="auto"/>
            <w:rPr>
              <w:color w:val="000000" w:themeColor="text1"/>
              <w:sz w:val="24"/>
            </w:rPr>
          </w:pPr>
          <w:r>
            <w:rPr>
              <w:color w:val="000000" w:themeColor="text1"/>
            </w:rPr>
            <w:fldChar w:fldCharType="end"/>
          </w:r>
        </w:p>
      </w:sdtContent>
    </w:sdt>
    <w:p w14:paraId="3B985A33" w14:textId="77777777" w:rsidR="001C73AA" w:rsidRDefault="001C73AA">
      <w:pPr>
        <w:spacing w:line="360" w:lineRule="auto"/>
        <w:rPr>
          <w:color w:val="000000" w:themeColor="text1"/>
          <w:sz w:val="24"/>
        </w:rPr>
      </w:pPr>
    </w:p>
    <w:p w14:paraId="29F38A44" w14:textId="77777777" w:rsidR="001C73AA" w:rsidRDefault="001C73AA">
      <w:pPr>
        <w:spacing w:line="360" w:lineRule="auto"/>
        <w:rPr>
          <w:color w:val="000000" w:themeColor="text1"/>
          <w:sz w:val="24"/>
        </w:rPr>
        <w:sectPr w:rsidR="001C73AA">
          <w:footerReference w:type="default" r:id="rId13"/>
          <w:pgSz w:w="11906" w:h="16838"/>
          <w:pgMar w:top="1587" w:right="1417" w:bottom="1587" w:left="1417" w:header="851" w:footer="964" w:gutter="0"/>
          <w:pgNumType w:start="1"/>
          <w:cols w:space="720"/>
          <w:docGrid w:type="lines" w:linePitch="312"/>
        </w:sectPr>
      </w:pPr>
    </w:p>
    <w:p w14:paraId="60EF6F93" w14:textId="77777777" w:rsidR="001C73AA" w:rsidRDefault="00000000">
      <w:pPr>
        <w:pStyle w:val="11"/>
        <w:spacing w:beforeLines="0" w:before="0" w:afterLines="0" w:after="0"/>
        <w:jc w:val="center"/>
        <w:rPr>
          <w:bCs/>
          <w:color w:val="auto"/>
        </w:rPr>
      </w:pPr>
      <w:bookmarkStart w:id="2" w:name="_Toc118380695"/>
      <w:bookmarkStart w:id="3" w:name="_Toc104144604"/>
      <w:bookmarkStart w:id="4" w:name="_Toc104144956"/>
      <w:bookmarkStart w:id="5" w:name="_Toc21954"/>
      <w:bookmarkStart w:id="6" w:name="_Toc104144442"/>
      <w:bookmarkStart w:id="7" w:name="_Toc30428"/>
      <w:bookmarkStart w:id="8" w:name="_Toc24524"/>
      <w:r>
        <w:rPr>
          <w:rFonts w:hint="eastAsia"/>
          <w:bCs/>
          <w:color w:val="auto"/>
        </w:rPr>
        <w:lastRenderedPageBreak/>
        <w:t>缩略语</w:t>
      </w:r>
      <w:bookmarkEnd w:id="2"/>
      <w:bookmarkEnd w:id="3"/>
      <w:bookmarkEnd w:id="4"/>
      <w:bookmarkEnd w:id="5"/>
      <w:bookmarkEnd w:id="6"/>
      <w:bookmarkEnd w:id="7"/>
      <w:bookmarkEnd w:id="8"/>
    </w:p>
    <w:tbl>
      <w:tblPr>
        <w:tblW w:w="4996" w:type="pct"/>
        <w:tblLook w:val="04A0" w:firstRow="1" w:lastRow="0" w:firstColumn="1" w:lastColumn="0" w:noHBand="0" w:noVBand="1"/>
      </w:tblPr>
      <w:tblGrid>
        <w:gridCol w:w="1443"/>
        <w:gridCol w:w="4153"/>
        <w:gridCol w:w="3459"/>
      </w:tblGrid>
      <w:tr w:rsidR="001C73AA" w14:paraId="2B9EB57D" w14:textId="77777777">
        <w:trPr>
          <w:trHeight w:val="23"/>
          <w:tblHeader/>
        </w:trPr>
        <w:tc>
          <w:tcPr>
            <w:tcW w:w="797" w:type="pct"/>
            <w:tcBorders>
              <w:top w:val="single" w:sz="4" w:space="0" w:color="auto"/>
              <w:left w:val="single" w:sz="4" w:space="0" w:color="auto"/>
              <w:bottom w:val="single" w:sz="4" w:space="0" w:color="auto"/>
              <w:right w:val="single" w:sz="4" w:space="0" w:color="auto"/>
            </w:tcBorders>
            <w:shd w:val="clear" w:color="auto" w:fill="D7D7D7"/>
            <w:vAlign w:val="center"/>
          </w:tcPr>
          <w:p w14:paraId="6B96AE64" w14:textId="77777777" w:rsidR="001C73AA" w:rsidRDefault="00000000">
            <w:pPr>
              <w:widowControl/>
              <w:jc w:val="center"/>
              <w:rPr>
                <w:sz w:val="24"/>
                <w:szCs w:val="18"/>
              </w:rPr>
            </w:pPr>
            <w:r>
              <w:rPr>
                <w:bCs/>
                <w:sz w:val="24"/>
                <w:szCs w:val="18"/>
              </w:rPr>
              <w:t>简写</w:t>
            </w:r>
          </w:p>
        </w:tc>
        <w:tc>
          <w:tcPr>
            <w:tcW w:w="2293" w:type="pct"/>
            <w:tcBorders>
              <w:top w:val="single" w:sz="4" w:space="0" w:color="auto"/>
              <w:left w:val="single" w:sz="4" w:space="0" w:color="auto"/>
              <w:bottom w:val="single" w:sz="4" w:space="0" w:color="auto"/>
              <w:right w:val="single" w:sz="4" w:space="0" w:color="auto"/>
            </w:tcBorders>
            <w:shd w:val="clear" w:color="auto" w:fill="D7D7D7"/>
            <w:vAlign w:val="center"/>
          </w:tcPr>
          <w:p w14:paraId="7CCC2A96" w14:textId="77777777" w:rsidR="001C73AA" w:rsidRDefault="00000000">
            <w:pPr>
              <w:widowControl/>
              <w:jc w:val="center"/>
              <w:rPr>
                <w:sz w:val="24"/>
                <w:szCs w:val="18"/>
              </w:rPr>
            </w:pPr>
            <w:r>
              <w:rPr>
                <w:bCs/>
                <w:sz w:val="24"/>
                <w:szCs w:val="18"/>
              </w:rPr>
              <w:t>英文全称</w:t>
            </w:r>
          </w:p>
        </w:tc>
        <w:tc>
          <w:tcPr>
            <w:tcW w:w="1910" w:type="pct"/>
            <w:tcBorders>
              <w:top w:val="single" w:sz="4" w:space="0" w:color="auto"/>
              <w:left w:val="single" w:sz="4" w:space="0" w:color="auto"/>
              <w:bottom w:val="single" w:sz="4" w:space="0" w:color="auto"/>
              <w:right w:val="single" w:sz="4" w:space="0" w:color="auto"/>
            </w:tcBorders>
            <w:shd w:val="clear" w:color="auto" w:fill="D7D7D7"/>
            <w:vAlign w:val="center"/>
          </w:tcPr>
          <w:p w14:paraId="37B561D0" w14:textId="77777777" w:rsidR="001C73AA" w:rsidRDefault="00000000">
            <w:pPr>
              <w:widowControl/>
              <w:jc w:val="center"/>
              <w:rPr>
                <w:sz w:val="24"/>
                <w:szCs w:val="18"/>
              </w:rPr>
            </w:pPr>
            <w:r>
              <w:rPr>
                <w:bCs/>
                <w:sz w:val="24"/>
                <w:szCs w:val="18"/>
              </w:rPr>
              <w:t>中文全称</w:t>
            </w:r>
          </w:p>
        </w:tc>
      </w:tr>
      <w:tr w:rsidR="001C73AA" w14:paraId="7E3F7BAD"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7DCF5D49" w14:textId="77777777" w:rsidR="001C73AA" w:rsidRDefault="00000000">
            <w:pPr>
              <w:widowControl/>
              <w:jc w:val="center"/>
              <w:rPr>
                <w:sz w:val="24"/>
                <w:szCs w:val="18"/>
              </w:rPr>
            </w:pPr>
            <w:r>
              <w:rPr>
                <w:sz w:val="24"/>
                <w:szCs w:val="18"/>
              </w:rPr>
              <w:t>AE</w:t>
            </w:r>
          </w:p>
        </w:tc>
        <w:tc>
          <w:tcPr>
            <w:tcW w:w="2293" w:type="pct"/>
            <w:tcBorders>
              <w:top w:val="single" w:sz="4" w:space="0" w:color="auto"/>
              <w:left w:val="single" w:sz="4" w:space="0" w:color="auto"/>
              <w:bottom w:val="single" w:sz="4" w:space="0" w:color="auto"/>
              <w:right w:val="single" w:sz="4" w:space="0" w:color="auto"/>
            </w:tcBorders>
            <w:vAlign w:val="center"/>
          </w:tcPr>
          <w:p w14:paraId="52A94B40" w14:textId="77777777" w:rsidR="001C73AA" w:rsidRDefault="00000000">
            <w:pPr>
              <w:widowControl/>
              <w:jc w:val="center"/>
              <w:rPr>
                <w:sz w:val="24"/>
                <w:szCs w:val="18"/>
              </w:rPr>
            </w:pPr>
            <w:r>
              <w:rPr>
                <w:sz w:val="24"/>
                <w:szCs w:val="18"/>
              </w:rPr>
              <w:t>Adverse Event</w:t>
            </w:r>
          </w:p>
        </w:tc>
        <w:tc>
          <w:tcPr>
            <w:tcW w:w="1910" w:type="pct"/>
            <w:tcBorders>
              <w:top w:val="single" w:sz="4" w:space="0" w:color="auto"/>
              <w:left w:val="single" w:sz="4" w:space="0" w:color="auto"/>
              <w:bottom w:val="single" w:sz="4" w:space="0" w:color="auto"/>
              <w:right w:val="single" w:sz="4" w:space="0" w:color="auto"/>
            </w:tcBorders>
            <w:vAlign w:val="center"/>
          </w:tcPr>
          <w:p w14:paraId="112ABDED" w14:textId="77777777" w:rsidR="001C73AA" w:rsidRDefault="00000000">
            <w:pPr>
              <w:widowControl/>
              <w:jc w:val="center"/>
              <w:rPr>
                <w:sz w:val="24"/>
                <w:szCs w:val="18"/>
              </w:rPr>
            </w:pPr>
            <w:r>
              <w:rPr>
                <w:sz w:val="24"/>
                <w:szCs w:val="18"/>
              </w:rPr>
              <w:t>不良事件</w:t>
            </w:r>
          </w:p>
        </w:tc>
      </w:tr>
      <w:tr w:rsidR="001C73AA" w14:paraId="014EB6BD"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01FB8630" w14:textId="77777777" w:rsidR="001C73AA" w:rsidRDefault="00000000">
            <w:pPr>
              <w:widowControl/>
              <w:jc w:val="center"/>
              <w:rPr>
                <w:sz w:val="24"/>
                <w:szCs w:val="18"/>
              </w:rPr>
            </w:pPr>
            <w:r>
              <w:rPr>
                <w:sz w:val="24"/>
                <w:szCs w:val="18"/>
              </w:rPr>
              <w:t>ALT</w:t>
            </w:r>
          </w:p>
        </w:tc>
        <w:tc>
          <w:tcPr>
            <w:tcW w:w="2293" w:type="pct"/>
            <w:tcBorders>
              <w:top w:val="single" w:sz="4" w:space="0" w:color="auto"/>
              <w:left w:val="single" w:sz="4" w:space="0" w:color="auto"/>
              <w:bottom w:val="single" w:sz="4" w:space="0" w:color="auto"/>
              <w:right w:val="single" w:sz="4" w:space="0" w:color="auto"/>
            </w:tcBorders>
            <w:vAlign w:val="center"/>
          </w:tcPr>
          <w:p w14:paraId="1D3DCE3C" w14:textId="77777777" w:rsidR="001C73AA" w:rsidRDefault="00000000">
            <w:pPr>
              <w:widowControl/>
              <w:jc w:val="center"/>
              <w:rPr>
                <w:sz w:val="24"/>
                <w:szCs w:val="18"/>
              </w:rPr>
            </w:pPr>
            <w:r>
              <w:rPr>
                <w:sz w:val="24"/>
                <w:szCs w:val="18"/>
              </w:rPr>
              <w:t>Alanine Aminotransferase</w:t>
            </w:r>
          </w:p>
        </w:tc>
        <w:tc>
          <w:tcPr>
            <w:tcW w:w="1910" w:type="pct"/>
            <w:tcBorders>
              <w:top w:val="single" w:sz="4" w:space="0" w:color="auto"/>
              <w:left w:val="single" w:sz="4" w:space="0" w:color="auto"/>
              <w:bottom w:val="single" w:sz="4" w:space="0" w:color="auto"/>
              <w:right w:val="single" w:sz="4" w:space="0" w:color="auto"/>
            </w:tcBorders>
            <w:vAlign w:val="center"/>
          </w:tcPr>
          <w:p w14:paraId="346220F2" w14:textId="77777777" w:rsidR="001C73AA" w:rsidRDefault="00000000">
            <w:pPr>
              <w:widowControl/>
              <w:jc w:val="center"/>
              <w:rPr>
                <w:sz w:val="24"/>
                <w:szCs w:val="18"/>
              </w:rPr>
            </w:pPr>
            <w:r>
              <w:rPr>
                <w:sz w:val="24"/>
                <w:szCs w:val="18"/>
              </w:rPr>
              <w:t>丙氨酸氨基转移酶</w:t>
            </w:r>
            <w:r>
              <w:rPr>
                <w:sz w:val="24"/>
                <w:szCs w:val="18"/>
              </w:rPr>
              <w:t>/</w:t>
            </w:r>
            <w:r>
              <w:rPr>
                <w:sz w:val="24"/>
                <w:szCs w:val="18"/>
              </w:rPr>
              <w:t>谷丙转氨酶</w:t>
            </w:r>
          </w:p>
        </w:tc>
      </w:tr>
      <w:tr w:rsidR="001C73AA" w14:paraId="03A417F6"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4ECF90C6" w14:textId="77777777" w:rsidR="001C73AA" w:rsidRDefault="00000000">
            <w:pPr>
              <w:widowControl/>
              <w:jc w:val="center"/>
              <w:rPr>
                <w:sz w:val="24"/>
                <w:szCs w:val="18"/>
              </w:rPr>
            </w:pPr>
            <w:r>
              <w:rPr>
                <w:sz w:val="24"/>
                <w:szCs w:val="18"/>
              </w:rPr>
              <w:t xml:space="preserve">APTT </w:t>
            </w:r>
          </w:p>
        </w:tc>
        <w:tc>
          <w:tcPr>
            <w:tcW w:w="2293" w:type="pct"/>
            <w:tcBorders>
              <w:top w:val="single" w:sz="4" w:space="0" w:color="auto"/>
              <w:left w:val="single" w:sz="4" w:space="0" w:color="auto"/>
              <w:bottom w:val="single" w:sz="4" w:space="0" w:color="auto"/>
              <w:right w:val="single" w:sz="4" w:space="0" w:color="auto"/>
            </w:tcBorders>
            <w:vAlign w:val="center"/>
          </w:tcPr>
          <w:p w14:paraId="771B2BAC" w14:textId="77777777" w:rsidR="001C73AA" w:rsidRDefault="00000000">
            <w:pPr>
              <w:widowControl/>
              <w:jc w:val="center"/>
              <w:rPr>
                <w:sz w:val="24"/>
                <w:szCs w:val="18"/>
              </w:rPr>
            </w:pPr>
            <w:r>
              <w:rPr>
                <w:sz w:val="24"/>
                <w:szCs w:val="18"/>
              </w:rPr>
              <w:t>Activated Partial Thromboplastin Time</w:t>
            </w:r>
          </w:p>
        </w:tc>
        <w:tc>
          <w:tcPr>
            <w:tcW w:w="1910" w:type="pct"/>
            <w:tcBorders>
              <w:top w:val="single" w:sz="4" w:space="0" w:color="auto"/>
              <w:left w:val="single" w:sz="4" w:space="0" w:color="auto"/>
              <w:bottom w:val="single" w:sz="4" w:space="0" w:color="auto"/>
              <w:right w:val="single" w:sz="4" w:space="0" w:color="auto"/>
            </w:tcBorders>
            <w:vAlign w:val="center"/>
          </w:tcPr>
          <w:p w14:paraId="212FE1BA" w14:textId="77777777" w:rsidR="001C73AA" w:rsidRDefault="00000000">
            <w:pPr>
              <w:widowControl/>
              <w:jc w:val="center"/>
              <w:rPr>
                <w:sz w:val="24"/>
                <w:szCs w:val="18"/>
              </w:rPr>
            </w:pPr>
            <w:r>
              <w:rPr>
                <w:sz w:val="24"/>
                <w:szCs w:val="18"/>
              </w:rPr>
              <w:t>活化部分凝血酶时间</w:t>
            </w:r>
          </w:p>
        </w:tc>
      </w:tr>
      <w:tr w:rsidR="001C73AA" w14:paraId="754E00F3"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4399FF54" w14:textId="77777777" w:rsidR="001C73AA" w:rsidRDefault="00000000">
            <w:pPr>
              <w:widowControl/>
              <w:jc w:val="center"/>
              <w:rPr>
                <w:sz w:val="24"/>
                <w:szCs w:val="18"/>
              </w:rPr>
            </w:pPr>
            <w:r>
              <w:rPr>
                <w:sz w:val="24"/>
                <w:szCs w:val="18"/>
              </w:rPr>
              <w:t>AST</w:t>
            </w:r>
          </w:p>
        </w:tc>
        <w:tc>
          <w:tcPr>
            <w:tcW w:w="2293" w:type="pct"/>
            <w:tcBorders>
              <w:top w:val="single" w:sz="4" w:space="0" w:color="auto"/>
              <w:left w:val="single" w:sz="4" w:space="0" w:color="auto"/>
              <w:bottom w:val="single" w:sz="4" w:space="0" w:color="auto"/>
              <w:right w:val="single" w:sz="4" w:space="0" w:color="auto"/>
            </w:tcBorders>
            <w:vAlign w:val="center"/>
          </w:tcPr>
          <w:p w14:paraId="331C0313" w14:textId="77777777" w:rsidR="001C73AA" w:rsidRDefault="00000000">
            <w:pPr>
              <w:widowControl/>
              <w:jc w:val="center"/>
              <w:rPr>
                <w:sz w:val="24"/>
                <w:szCs w:val="18"/>
              </w:rPr>
            </w:pPr>
            <w:r>
              <w:rPr>
                <w:sz w:val="24"/>
                <w:szCs w:val="18"/>
              </w:rPr>
              <w:t>Aspartate Aminotransferas</w:t>
            </w:r>
          </w:p>
        </w:tc>
        <w:tc>
          <w:tcPr>
            <w:tcW w:w="1910" w:type="pct"/>
            <w:tcBorders>
              <w:top w:val="single" w:sz="4" w:space="0" w:color="auto"/>
              <w:left w:val="single" w:sz="4" w:space="0" w:color="auto"/>
              <w:bottom w:val="single" w:sz="4" w:space="0" w:color="auto"/>
              <w:right w:val="single" w:sz="4" w:space="0" w:color="auto"/>
            </w:tcBorders>
            <w:vAlign w:val="center"/>
          </w:tcPr>
          <w:p w14:paraId="76D96D85" w14:textId="77777777" w:rsidR="001C73AA" w:rsidRDefault="00000000">
            <w:pPr>
              <w:widowControl/>
              <w:jc w:val="center"/>
              <w:rPr>
                <w:sz w:val="24"/>
                <w:szCs w:val="18"/>
              </w:rPr>
            </w:pPr>
            <w:r>
              <w:rPr>
                <w:sz w:val="24"/>
                <w:szCs w:val="18"/>
              </w:rPr>
              <w:t>天门冬氨酸氨基转氨酶</w:t>
            </w:r>
            <w:r>
              <w:rPr>
                <w:sz w:val="24"/>
                <w:szCs w:val="18"/>
              </w:rPr>
              <w:t>/</w:t>
            </w:r>
            <w:r>
              <w:rPr>
                <w:sz w:val="24"/>
                <w:szCs w:val="18"/>
              </w:rPr>
              <w:t>谷草转氨酶</w:t>
            </w:r>
          </w:p>
        </w:tc>
      </w:tr>
      <w:tr w:rsidR="001C73AA" w14:paraId="54A8D29E"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6835A6AC" w14:textId="77777777" w:rsidR="001C73AA" w:rsidRDefault="00000000">
            <w:pPr>
              <w:widowControl/>
              <w:jc w:val="center"/>
              <w:rPr>
                <w:sz w:val="24"/>
                <w:szCs w:val="18"/>
              </w:rPr>
            </w:pPr>
            <w:r>
              <w:rPr>
                <w:sz w:val="24"/>
                <w:szCs w:val="18"/>
              </w:rPr>
              <w:t>BUN/UREA</w:t>
            </w:r>
          </w:p>
        </w:tc>
        <w:tc>
          <w:tcPr>
            <w:tcW w:w="2293" w:type="pct"/>
            <w:tcBorders>
              <w:top w:val="single" w:sz="4" w:space="0" w:color="auto"/>
              <w:left w:val="single" w:sz="4" w:space="0" w:color="auto"/>
              <w:bottom w:val="single" w:sz="4" w:space="0" w:color="auto"/>
              <w:right w:val="single" w:sz="4" w:space="0" w:color="auto"/>
            </w:tcBorders>
            <w:vAlign w:val="center"/>
          </w:tcPr>
          <w:p w14:paraId="0A0418AF" w14:textId="77777777" w:rsidR="001C73AA" w:rsidRDefault="00000000">
            <w:pPr>
              <w:widowControl/>
              <w:jc w:val="center"/>
              <w:rPr>
                <w:sz w:val="24"/>
                <w:szCs w:val="18"/>
              </w:rPr>
            </w:pPr>
            <w:r>
              <w:rPr>
                <w:sz w:val="24"/>
                <w:szCs w:val="18"/>
              </w:rPr>
              <w:t>B</w:t>
            </w:r>
            <w:r>
              <w:rPr>
                <w:sz w:val="24"/>
                <w:szCs w:val="18"/>
                <w:shd w:val="clear" w:color="auto" w:fill="FFFFFF"/>
              </w:rPr>
              <w:t xml:space="preserve">lood </w:t>
            </w:r>
            <w:r>
              <w:rPr>
                <w:sz w:val="24"/>
                <w:szCs w:val="18"/>
              </w:rPr>
              <w:t>U</w:t>
            </w:r>
            <w:r>
              <w:rPr>
                <w:sz w:val="24"/>
                <w:szCs w:val="18"/>
                <w:shd w:val="clear" w:color="auto" w:fill="FFFFFF"/>
              </w:rPr>
              <w:t xml:space="preserve">rea </w:t>
            </w:r>
            <w:r>
              <w:rPr>
                <w:sz w:val="24"/>
                <w:szCs w:val="18"/>
              </w:rPr>
              <w:t>N</w:t>
            </w:r>
            <w:r>
              <w:rPr>
                <w:sz w:val="24"/>
                <w:szCs w:val="18"/>
                <w:shd w:val="clear" w:color="auto" w:fill="FFFFFF"/>
              </w:rPr>
              <w:t>itrogen/</w:t>
            </w:r>
            <w:r>
              <w:rPr>
                <w:sz w:val="24"/>
                <w:szCs w:val="18"/>
              </w:rPr>
              <w:t>UREA</w:t>
            </w:r>
          </w:p>
        </w:tc>
        <w:tc>
          <w:tcPr>
            <w:tcW w:w="1910" w:type="pct"/>
            <w:tcBorders>
              <w:top w:val="single" w:sz="4" w:space="0" w:color="auto"/>
              <w:left w:val="single" w:sz="4" w:space="0" w:color="auto"/>
              <w:bottom w:val="single" w:sz="4" w:space="0" w:color="auto"/>
              <w:right w:val="single" w:sz="4" w:space="0" w:color="auto"/>
            </w:tcBorders>
            <w:vAlign w:val="center"/>
          </w:tcPr>
          <w:p w14:paraId="1901B346" w14:textId="77777777" w:rsidR="001C73AA" w:rsidRDefault="00000000">
            <w:pPr>
              <w:widowControl/>
              <w:jc w:val="center"/>
              <w:rPr>
                <w:sz w:val="24"/>
                <w:szCs w:val="18"/>
              </w:rPr>
            </w:pPr>
            <w:r>
              <w:rPr>
                <w:sz w:val="24"/>
                <w:szCs w:val="18"/>
              </w:rPr>
              <w:t>尿素氮</w:t>
            </w:r>
            <w:r>
              <w:rPr>
                <w:sz w:val="24"/>
                <w:szCs w:val="18"/>
              </w:rPr>
              <w:t>/</w:t>
            </w:r>
            <w:r>
              <w:rPr>
                <w:sz w:val="24"/>
                <w:szCs w:val="18"/>
              </w:rPr>
              <w:t>尿素</w:t>
            </w:r>
          </w:p>
        </w:tc>
      </w:tr>
      <w:tr w:rsidR="001C73AA" w14:paraId="65D56F53"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3F5364C5" w14:textId="77777777" w:rsidR="001C73AA" w:rsidRDefault="00000000">
            <w:pPr>
              <w:widowControl/>
              <w:jc w:val="center"/>
              <w:rPr>
                <w:sz w:val="24"/>
                <w:szCs w:val="18"/>
              </w:rPr>
            </w:pPr>
            <w:r>
              <w:rPr>
                <w:rFonts w:hint="eastAsia"/>
                <w:sz w:val="24"/>
                <w:szCs w:val="18"/>
              </w:rPr>
              <w:t>C</w:t>
            </w:r>
            <w:r>
              <w:rPr>
                <w:sz w:val="24"/>
                <w:szCs w:val="18"/>
              </w:rPr>
              <w:t>DT</w:t>
            </w:r>
          </w:p>
        </w:tc>
        <w:tc>
          <w:tcPr>
            <w:tcW w:w="2293" w:type="pct"/>
            <w:tcBorders>
              <w:top w:val="single" w:sz="4" w:space="0" w:color="auto"/>
              <w:left w:val="single" w:sz="4" w:space="0" w:color="auto"/>
              <w:bottom w:val="single" w:sz="4" w:space="0" w:color="auto"/>
              <w:right w:val="single" w:sz="4" w:space="0" w:color="auto"/>
            </w:tcBorders>
            <w:vAlign w:val="center"/>
          </w:tcPr>
          <w:p w14:paraId="5D3C5D58" w14:textId="77777777" w:rsidR="001C73AA" w:rsidRDefault="00000000">
            <w:pPr>
              <w:widowControl/>
              <w:jc w:val="center"/>
              <w:rPr>
                <w:sz w:val="24"/>
                <w:szCs w:val="18"/>
              </w:rPr>
            </w:pPr>
            <w:r>
              <w:rPr>
                <w:sz w:val="24"/>
              </w:rPr>
              <w:t>Catheter Directed Thrombolysis</w:t>
            </w:r>
          </w:p>
        </w:tc>
        <w:tc>
          <w:tcPr>
            <w:tcW w:w="1910" w:type="pct"/>
            <w:tcBorders>
              <w:top w:val="single" w:sz="4" w:space="0" w:color="auto"/>
              <w:left w:val="single" w:sz="4" w:space="0" w:color="auto"/>
              <w:bottom w:val="single" w:sz="4" w:space="0" w:color="auto"/>
              <w:right w:val="single" w:sz="4" w:space="0" w:color="auto"/>
            </w:tcBorders>
            <w:vAlign w:val="center"/>
          </w:tcPr>
          <w:p w14:paraId="1B58EAC5" w14:textId="77777777" w:rsidR="001C73AA" w:rsidRDefault="00000000">
            <w:pPr>
              <w:widowControl/>
              <w:jc w:val="center"/>
              <w:rPr>
                <w:sz w:val="24"/>
                <w:szCs w:val="18"/>
              </w:rPr>
            </w:pPr>
            <w:r>
              <w:rPr>
                <w:rFonts w:hint="eastAsia"/>
                <w:sz w:val="24"/>
              </w:rPr>
              <w:t>经导管直接溶栓</w:t>
            </w:r>
          </w:p>
        </w:tc>
      </w:tr>
      <w:tr w:rsidR="001C73AA" w14:paraId="002539B6"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31D990BC" w14:textId="77777777" w:rsidR="001C73AA" w:rsidRDefault="00000000">
            <w:pPr>
              <w:widowControl/>
              <w:jc w:val="center"/>
              <w:rPr>
                <w:sz w:val="24"/>
                <w:szCs w:val="18"/>
              </w:rPr>
            </w:pPr>
            <w:r>
              <w:rPr>
                <w:sz w:val="24"/>
                <w:szCs w:val="18"/>
              </w:rPr>
              <w:t>Cr</w:t>
            </w:r>
          </w:p>
        </w:tc>
        <w:tc>
          <w:tcPr>
            <w:tcW w:w="2293" w:type="pct"/>
            <w:tcBorders>
              <w:top w:val="single" w:sz="4" w:space="0" w:color="auto"/>
              <w:left w:val="single" w:sz="4" w:space="0" w:color="auto"/>
              <w:bottom w:val="single" w:sz="4" w:space="0" w:color="auto"/>
              <w:right w:val="single" w:sz="4" w:space="0" w:color="auto"/>
            </w:tcBorders>
            <w:vAlign w:val="center"/>
          </w:tcPr>
          <w:p w14:paraId="728E094F" w14:textId="77777777" w:rsidR="001C73AA" w:rsidRDefault="00000000">
            <w:pPr>
              <w:widowControl/>
              <w:jc w:val="center"/>
              <w:rPr>
                <w:sz w:val="24"/>
                <w:szCs w:val="18"/>
              </w:rPr>
            </w:pPr>
            <w:r>
              <w:rPr>
                <w:sz w:val="24"/>
                <w:szCs w:val="18"/>
              </w:rPr>
              <w:t>Creatinine</w:t>
            </w:r>
          </w:p>
        </w:tc>
        <w:tc>
          <w:tcPr>
            <w:tcW w:w="1910" w:type="pct"/>
            <w:tcBorders>
              <w:top w:val="single" w:sz="4" w:space="0" w:color="auto"/>
              <w:left w:val="single" w:sz="4" w:space="0" w:color="auto"/>
              <w:bottom w:val="single" w:sz="4" w:space="0" w:color="auto"/>
              <w:right w:val="single" w:sz="4" w:space="0" w:color="auto"/>
            </w:tcBorders>
            <w:vAlign w:val="center"/>
          </w:tcPr>
          <w:p w14:paraId="253FCE8F" w14:textId="77777777" w:rsidR="001C73AA" w:rsidRDefault="00000000">
            <w:pPr>
              <w:widowControl/>
              <w:jc w:val="center"/>
              <w:rPr>
                <w:sz w:val="24"/>
                <w:szCs w:val="18"/>
              </w:rPr>
            </w:pPr>
            <w:r>
              <w:rPr>
                <w:sz w:val="24"/>
                <w:szCs w:val="18"/>
              </w:rPr>
              <w:t>血清肌酐</w:t>
            </w:r>
          </w:p>
        </w:tc>
      </w:tr>
      <w:tr w:rsidR="001C73AA" w14:paraId="3F688DAF"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4E24AA28" w14:textId="77777777" w:rsidR="001C73AA" w:rsidRDefault="00000000">
            <w:pPr>
              <w:widowControl/>
              <w:jc w:val="center"/>
              <w:rPr>
                <w:sz w:val="24"/>
                <w:szCs w:val="18"/>
              </w:rPr>
            </w:pPr>
            <w:r>
              <w:rPr>
                <w:sz w:val="24"/>
                <w:szCs w:val="18"/>
              </w:rPr>
              <w:t>CRA</w:t>
            </w:r>
          </w:p>
        </w:tc>
        <w:tc>
          <w:tcPr>
            <w:tcW w:w="2293" w:type="pct"/>
            <w:tcBorders>
              <w:top w:val="single" w:sz="4" w:space="0" w:color="auto"/>
              <w:left w:val="single" w:sz="4" w:space="0" w:color="auto"/>
              <w:bottom w:val="single" w:sz="4" w:space="0" w:color="auto"/>
              <w:right w:val="single" w:sz="4" w:space="0" w:color="auto"/>
            </w:tcBorders>
            <w:vAlign w:val="center"/>
          </w:tcPr>
          <w:p w14:paraId="0712390E" w14:textId="77777777" w:rsidR="001C73AA" w:rsidRDefault="00000000">
            <w:pPr>
              <w:widowControl/>
              <w:jc w:val="center"/>
              <w:rPr>
                <w:sz w:val="24"/>
                <w:szCs w:val="18"/>
              </w:rPr>
            </w:pPr>
            <w:r>
              <w:rPr>
                <w:sz w:val="24"/>
                <w:szCs w:val="18"/>
              </w:rPr>
              <w:t> Clinical Research Associate</w:t>
            </w:r>
          </w:p>
        </w:tc>
        <w:tc>
          <w:tcPr>
            <w:tcW w:w="1910" w:type="pct"/>
            <w:tcBorders>
              <w:top w:val="single" w:sz="4" w:space="0" w:color="auto"/>
              <w:left w:val="single" w:sz="4" w:space="0" w:color="auto"/>
              <w:bottom w:val="single" w:sz="4" w:space="0" w:color="auto"/>
              <w:right w:val="single" w:sz="4" w:space="0" w:color="auto"/>
            </w:tcBorders>
            <w:vAlign w:val="center"/>
          </w:tcPr>
          <w:p w14:paraId="53DF281A" w14:textId="77777777" w:rsidR="001C73AA" w:rsidRDefault="00000000">
            <w:pPr>
              <w:widowControl/>
              <w:jc w:val="center"/>
              <w:rPr>
                <w:sz w:val="24"/>
                <w:szCs w:val="18"/>
              </w:rPr>
            </w:pPr>
            <w:r>
              <w:rPr>
                <w:sz w:val="24"/>
                <w:szCs w:val="18"/>
              </w:rPr>
              <w:t>临床监查员</w:t>
            </w:r>
          </w:p>
        </w:tc>
      </w:tr>
      <w:tr w:rsidR="001C73AA" w14:paraId="0D51DCA5"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18A359C1" w14:textId="77777777" w:rsidR="001C73AA" w:rsidRDefault="00000000">
            <w:pPr>
              <w:widowControl/>
              <w:jc w:val="center"/>
              <w:rPr>
                <w:sz w:val="24"/>
                <w:szCs w:val="18"/>
              </w:rPr>
            </w:pPr>
            <w:r>
              <w:rPr>
                <w:sz w:val="24"/>
                <w:szCs w:val="18"/>
              </w:rPr>
              <w:t>CRF</w:t>
            </w:r>
          </w:p>
        </w:tc>
        <w:tc>
          <w:tcPr>
            <w:tcW w:w="2293" w:type="pct"/>
            <w:tcBorders>
              <w:top w:val="single" w:sz="4" w:space="0" w:color="auto"/>
              <w:left w:val="nil"/>
              <w:bottom w:val="single" w:sz="4" w:space="0" w:color="auto"/>
              <w:right w:val="single" w:sz="4" w:space="0" w:color="auto"/>
            </w:tcBorders>
            <w:vAlign w:val="center"/>
          </w:tcPr>
          <w:p w14:paraId="4D38B31A" w14:textId="77777777" w:rsidR="001C73AA" w:rsidRDefault="00000000">
            <w:pPr>
              <w:widowControl/>
              <w:jc w:val="center"/>
              <w:rPr>
                <w:sz w:val="24"/>
                <w:szCs w:val="18"/>
              </w:rPr>
            </w:pPr>
            <w:r>
              <w:rPr>
                <w:sz w:val="24"/>
                <w:szCs w:val="18"/>
              </w:rPr>
              <w:t>Case Report Form</w:t>
            </w:r>
          </w:p>
        </w:tc>
        <w:tc>
          <w:tcPr>
            <w:tcW w:w="1910" w:type="pct"/>
            <w:tcBorders>
              <w:top w:val="single" w:sz="4" w:space="0" w:color="auto"/>
              <w:left w:val="nil"/>
              <w:bottom w:val="single" w:sz="4" w:space="0" w:color="auto"/>
              <w:right w:val="single" w:sz="4" w:space="0" w:color="auto"/>
            </w:tcBorders>
            <w:vAlign w:val="center"/>
          </w:tcPr>
          <w:p w14:paraId="6C7F218A" w14:textId="77777777" w:rsidR="001C73AA" w:rsidRDefault="00000000">
            <w:pPr>
              <w:widowControl/>
              <w:jc w:val="center"/>
              <w:rPr>
                <w:sz w:val="24"/>
                <w:szCs w:val="18"/>
              </w:rPr>
            </w:pPr>
            <w:r>
              <w:rPr>
                <w:sz w:val="24"/>
                <w:szCs w:val="18"/>
              </w:rPr>
              <w:t>病例报告表</w:t>
            </w:r>
          </w:p>
        </w:tc>
      </w:tr>
      <w:tr w:rsidR="001C73AA" w14:paraId="403A9C10"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4B4E27B8" w14:textId="77777777" w:rsidR="001C73AA" w:rsidRDefault="00000000">
            <w:pPr>
              <w:widowControl/>
              <w:jc w:val="center"/>
              <w:rPr>
                <w:sz w:val="24"/>
                <w:szCs w:val="18"/>
              </w:rPr>
            </w:pPr>
            <w:r>
              <w:rPr>
                <w:sz w:val="24"/>
                <w:szCs w:val="18"/>
              </w:rPr>
              <w:t xml:space="preserve">CRO </w:t>
            </w:r>
          </w:p>
        </w:tc>
        <w:tc>
          <w:tcPr>
            <w:tcW w:w="2293" w:type="pct"/>
            <w:tcBorders>
              <w:top w:val="single" w:sz="4" w:space="0" w:color="auto"/>
              <w:left w:val="nil"/>
              <w:bottom w:val="single" w:sz="4" w:space="0" w:color="auto"/>
              <w:right w:val="single" w:sz="4" w:space="0" w:color="auto"/>
            </w:tcBorders>
            <w:vAlign w:val="center"/>
          </w:tcPr>
          <w:p w14:paraId="0C2034DE" w14:textId="77777777" w:rsidR="001C73AA" w:rsidRDefault="00000000">
            <w:pPr>
              <w:widowControl/>
              <w:jc w:val="center"/>
              <w:rPr>
                <w:sz w:val="24"/>
                <w:szCs w:val="18"/>
              </w:rPr>
            </w:pPr>
            <w:r>
              <w:rPr>
                <w:sz w:val="24"/>
                <w:szCs w:val="18"/>
              </w:rPr>
              <w:t>Contract Research Organization</w:t>
            </w:r>
          </w:p>
        </w:tc>
        <w:tc>
          <w:tcPr>
            <w:tcW w:w="1910" w:type="pct"/>
            <w:tcBorders>
              <w:top w:val="single" w:sz="4" w:space="0" w:color="auto"/>
              <w:left w:val="nil"/>
              <w:bottom w:val="single" w:sz="4" w:space="0" w:color="auto"/>
              <w:right w:val="single" w:sz="4" w:space="0" w:color="auto"/>
            </w:tcBorders>
            <w:vAlign w:val="center"/>
          </w:tcPr>
          <w:p w14:paraId="73EEA9CA" w14:textId="77777777" w:rsidR="001C73AA" w:rsidRDefault="00000000">
            <w:pPr>
              <w:widowControl/>
              <w:jc w:val="center"/>
              <w:rPr>
                <w:sz w:val="24"/>
                <w:szCs w:val="18"/>
              </w:rPr>
            </w:pPr>
            <w:r>
              <w:rPr>
                <w:sz w:val="24"/>
                <w:szCs w:val="18"/>
              </w:rPr>
              <w:t>合同研究组织</w:t>
            </w:r>
          </w:p>
        </w:tc>
      </w:tr>
      <w:tr w:rsidR="001C73AA" w14:paraId="52669244"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3CE318A1" w14:textId="77777777" w:rsidR="001C73AA" w:rsidRDefault="00000000">
            <w:pPr>
              <w:widowControl/>
              <w:jc w:val="center"/>
              <w:rPr>
                <w:sz w:val="24"/>
                <w:szCs w:val="18"/>
              </w:rPr>
            </w:pPr>
            <w:r>
              <w:rPr>
                <w:rFonts w:hint="eastAsia"/>
                <w:sz w:val="24"/>
                <w:szCs w:val="18"/>
              </w:rPr>
              <w:t>C</w:t>
            </w:r>
            <w:r>
              <w:rPr>
                <w:sz w:val="24"/>
                <w:szCs w:val="18"/>
              </w:rPr>
              <w:t>T</w:t>
            </w:r>
          </w:p>
        </w:tc>
        <w:tc>
          <w:tcPr>
            <w:tcW w:w="2293" w:type="pct"/>
            <w:tcBorders>
              <w:top w:val="single" w:sz="4" w:space="0" w:color="auto"/>
              <w:left w:val="nil"/>
              <w:bottom w:val="single" w:sz="4" w:space="0" w:color="auto"/>
              <w:right w:val="single" w:sz="4" w:space="0" w:color="auto"/>
            </w:tcBorders>
            <w:vAlign w:val="center"/>
          </w:tcPr>
          <w:p w14:paraId="6D3DB484" w14:textId="77777777" w:rsidR="001C73AA" w:rsidRDefault="00000000">
            <w:pPr>
              <w:widowControl/>
              <w:jc w:val="center"/>
              <w:rPr>
                <w:sz w:val="24"/>
                <w:szCs w:val="18"/>
              </w:rPr>
            </w:pPr>
            <w:bookmarkStart w:id="9" w:name="OLE_LINK8"/>
            <w:r>
              <w:rPr>
                <w:sz w:val="24"/>
                <w:szCs w:val="18"/>
              </w:rPr>
              <w:t>Computed Tomography</w:t>
            </w:r>
            <w:bookmarkEnd w:id="9"/>
          </w:p>
        </w:tc>
        <w:tc>
          <w:tcPr>
            <w:tcW w:w="1910" w:type="pct"/>
            <w:tcBorders>
              <w:top w:val="single" w:sz="4" w:space="0" w:color="auto"/>
              <w:left w:val="nil"/>
              <w:bottom w:val="single" w:sz="4" w:space="0" w:color="auto"/>
              <w:right w:val="single" w:sz="4" w:space="0" w:color="auto"/>
            </w:tcBorders>
            <w:vAlign w:val="center"/>
          </w:tcPr>
          <w:p w14:paraId="2B032F30" w14:textId="77777777" w:rsidR="001C73AA" w:rsidRDefault="00000000">
            <w:pPr>
              <w:widowControl/>
              <w:jc w:val="center"/>
              <w:rPr>
                <w:sz w:val="24"/>
                <w:szCs w:val="18"/>
              </w:rPr>
            </w:pPr>
            <w:r>
              <w:rPr>
                <w:rFonts w:hint="eastAsia"/>
                <w:sz w:val="24"/>
                <w:szCs w:val="18"/>
              </w:rPr>
              <w:t>电子计算机断层扫描</w:t>
            </w:r>
          </w:p>
        </w:tc>
      </w:tr>
      <w:tr w:rsidR="001C73AA" w14:paraId="4ABCE8C8"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745D0E3E" w14:textId="77777777" w:rsidR="001C73AA" w:rsidRDefault="00000000">
            <w:pPr>
              <w:widowControl/>
              <w:jc w:val="center"/>
              <w:rPr>
                <w:sz w:val="24"/>
                <w:szCs w:val="18"/>
              </w:rPr>
            </w:pPr>
            <w:r>
              <w:rPr>
                <w:rFonts w:hint="eastAsia"/>
                <w:sz w:val="24"/>
                <w:szCs w:val="18"/>
              </w:rPr>
              <w:t>CTPA</w:t>
            </w:r>
          </w:p>
        </w:tc>
        <w:tc>
          <w:tcPr>
            <w:tcW w:w="2293" w:type="pct"/>
            <w:tcBorders>
              <w:top w:val="single" w:sz="4" w:space="0" w:color="auto"/>
              <w:left w:val="nil"/>
              <w:bottom w:val="single" w:sz="4" w:space="0" w:color="auto"/>
              <w:right w:val="single" w:sz="4" w:space="0" w:color="auto"/>
            </w:tcBorders>
            <w:vAlign w:val="center"/>
          </w:tcPr>
          <w:p w14:paraId="5D967DC7" w14:textId="77777777" w:rsidR="001C73AA" w:rsidRDefault="00000000">
            <w:pPr>
              <w:widowControl/>
              <w:jc w:val="center"/>
              <w:rPr>
                <w:sz w:val="24"/>
                <w:szCs w:val="18"/>
              </w:rPr>
            </w:pPr>
            <w:r>
              <w:rPr>
                <w:sz w:val="24"/>
                <w:szCs w:val="18"/>
              </w:rPr>
              <w:t>Computed Tomography</w:t>
            </w:r>
            <w:r>
              <w:rPr>
                <w:rFonts w:hint="eastAsia"/>
                <w:sz w:val="24"/>
                <w:szCs w:val="18"/>
              </w:rPr>
              <w:t xml:space="preserve"> Pulmonary Angiography</w:t>
            </w:r>
          </w:p>
        </w:tc>
        <w:tc>
          <w:tcPr>
            <w:tcW w:w="1910" w:type="pct"/>
            <w:tcBorders>
              <w:top w:val="single" w:sz="4" w:space="0" w:color="auto"/>
              <w:left w:val="nil"/>
              <w:bottom w:val="single" w:sz="4" w:space="0" w:color="auto"/>
              <w:right w:val="single" w:sz="4" w:space="0" w:color="auto"/>
            </w:tcBorders>
            <w:vAlign w:val="center"/>
          </w:tcPr>
          <w:p w14:paraId="403855B5" w14:textId="77777777" w:rsidR="001C73AA" w:rsidRDefault="00000000">
            <w:pPr>
              <w:widowControl/>
              <w:jc w:val="center"/>
              <w:rPr>
                <w:sz w:val="24"/>
                <w:szCs w:val="18"/>
              </w:rPr>
            </w:pPr>
            <w:r>
              <w:rPr>
                <w:rFonts w:hint="eastAsia"/>
                <w:sz w:val="24"/>
                <w:szCs w:val="18"/>
              </w:rPr>
              <w:t>CT</w:t>
            </w:r>
            <w:r>
              <w:rPr>
                <w:rFonts w:hint="eastAsia"/>
                <w:sz w:val="24"/>
                <w:szCs w:val="18"/>
              </w:rPr>
              <w:t>肺血管造影</w:t>
            </w:r>
          </w:p>
        </w:tc>
      </w:tr>
      <w:tr w:rsidR="001C73AA" w14:paraId="6679BE8B"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56D9ABE2" w14:textId="77777777" w:rsidR="001C73AA" w:rsidRDefault="00000000">
            <w:pPr>
              <w:widowControl/>
              <w:jc w:val="center"/>
              <w:rPr>
                <w:sz w:val="24"/>
                <w:szCs w:val="18"/>
              </w:rPr>
            </w:pPr>
            <w:r>
              <w:rPr>
                <w:bCs/>
                <w:kern w:val="0"/>
                <w:sz w:val="24"/>
              </w:rPr>
              <w:t>CT</w:t>
            </w:r>
            <w:r>
              <w:rPr>
                <w:rFonts w:hint="eastAsia"/>
                <w:bCs/>
                <w:kern w:val="0"/>
                <w:sz w:val="24"/>
              </w:rPr>
              <w:t>V</w:t>
            </w:r>
          </w:p>
        </w:tc>
        <w:tc>
          <w:tcPr>
            <w:tcW w:w="2293" w:type="pct"/>
            <w:tcBorders>
              <w:top w:val="single" w:sz="4" w:space="0" w:color="auto"/>
              <w:left w:val="nil"/>
              <w:bottom w:val="single" w:sz="4" w:space="0" w:color="auto"/>
              <w:right w:val="single" w:sz="4" w:space="0" w:color="auto"/>
            </w:tcBorders>
            <w:vAlign w:val="center"/>
          </w:tcPr>
          <w:p w14:paraId="6E269D14" w14:textId="77777777" w:rsidR="001C73AA" w:rsidRDefault="00000000">
            <w:pPr>
              <w:widowControl/>
              <w:jc w:val="center"/>
              <w:rPr>
                <w:sz w:val="24"/>
                <w:szCs w:val="18"/>
              </w:rPr>
            </w:pPr>
            <w:r>
              <w:rPr>
                <w:sz w:val="24"/>
                <w:szCs w:val="18"/>
              </w:rPr>
              <w:t>Computed Tomography</w:t>
            </w:r>
            <w:r>
              <w:rPr>
                <w:rFonts w:hint="eastAsia"/>
                <w:sz w:val="24"/>
                <w:szCs w:val="18"/>
              </w:rPr>
              <w:t xml:space="preserve"> Venogram</w:t>
            </w:r>
          </w:p>
        </w:tc>
        <w:tc>
          <w:tcPr>
            <w:tcW w:w="1910" w:type="pct"/>
            <w:tcBorders>
              <w:top w:val="single" w:sz="4" w:space="0" w:color="auto"/>
              <w:left w:val="nil"/>
              <w:bottom w:val="single" w:sz="4" w:space="0" w:color="auto"/>
              <w:right w:val="single" w:sz="4" w:space="0" w:color="auto"/>
            </w:tcBorders>
            <w:vAlign w:val="center"/>
          </w:tcPr>
          <w:p w14:paraId="0213C035" w14:textId="77777777" w:rsidR="001C73AA" w:rsidRDefault="00000000">
            <w:pPr>
              <w:widowControl/>
              <w:jc w:val="center"/>
              <w:rPr>
                <w:sz w:val="24"/>
                <w:szCs w:val="18"/>
              </w:rPr>
            </w:pPr>
            <w:r>
              <w:rPr>
                <w:rFonts w:hint="eastAsia"/>
                <w:sz w:val="24"/>
                <w:szCs w:val="18"/>
              </w:rPr>
              <w:t>CT</w:t>
            </w:r>
            <w:r>
              <w:rPr>
                <w:rFonts w:hint="eastAsia"/>
                <w:sz w:val="24"/>
                <w:szCs w:val="18"/>
              </w:rPr>
              <w:t>静脉成像</w:t>
            </w:r>
          </w:p>
        </w:tc>
      </w:tr>
      <w:tr w:rsidR="001C73AA" w14:paraId="20CA7E48"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74D40BFA" w14:textId="77777777" w:rsidR="001C73AA" w:rsidRDefault="00000000">
            <w:pPr>
              <w:widowControl/>
              <w:jc w:val="center"/>
              <w:rPr>
                <w:sz w:val="24"/>
                <w:szCs w:val="18"/>
              </w:rPr>
            </w:pPr>
            <w:r>
              <w:rPr>
                <w:rFonts w:hint="eastAsia"/>
                <w:sz w:val="24"/>
                <w:szCs w:val="18"/>
              </w:rPr>
              <w:t>D</w:t>
            </w:r>
            <w:r>
              <w:rPr>
                <w:sz w:val="24"/>
                <w:szCs w:val="18"/>
              </w:rPr>
              <w:t>SA</w:t>
            </w:r>
          </w:p>
        </w:tc>
        <w:tc>
          <w:tcPr>
            <w:tcW w:w="2293" w:type="pct"/>
            <w:tcBorders>
              <w:top w:val="single" w:sz="4" w:space="0" w:color="auto"/>
              <w:left w:val="nil"/>
              <w:bottom w:val="single" w:sz="4" w:space="0" w:color="auto"/>
              <w:right w:val="single" w:sz="4" w:space="0" w:color="auto"/>
            </w:tcBorders>
            <w:vAlign w:val="center"/>
          </w:tcPr>
          <w:p w14:paraId="6EFE23F9" w14:textId="77777777" w:rsidR="001C73AA" w:rsidRDefault="00000000">
            <w:pPr>
              <w:widowControl/>
              <w:jc w:val="center"/>
              <w:rPr>
                <w:sz w:val="24"/>
                <w:szCs w:val="18"/>
              </w:rPr>
            </w:pPr>
            <w:r>
              <w:rPr>
                <w:sz w:val="24"/>
                <w:szCs w:val="18"/>
              </w:rPr>
              <w:t>Digital Subtraction Angiography</w:t>
            </w:r>
          </w:p>
        </w:tc>
        <w:tc>
          <w:tcPr>
            <w:tcW w:w="1910" w:type="pct"/>
            <w:tcBorders>
              <w:top w:val="single" w:sz="4" w:space="0" w:color="auto"/>
              <w:left w:val="nil"/>
              <w:bottom w:val="single" w:sz="4" w:space="0" w:color="auto"/>
              <w:right w:val="single" w:sz="4" w:space="0" w:color="auto"/>
            </w:tcBorders>
            <w:vAlign w:val="center"/>
          </w:tcPr>
          <w:p w14:paraId="1E2835FB" w14:textId="77777777" w:rsidR="001C73AA" w:rsidRDefault="00000000">
            <w:pPr>
              <w:widowControl/>
              <w:jc w:val="center"/>
              <w:rPr>
                <w:sz w:val="24"/>
                <w:szCs w:val="18"/>
              </w:rPr>
            </w:pPr>
            <w:r>
              <w:rPr>
                <w:rFonts w:hint="eastAsia"/>
                <w:sz w:val="24"/>
                <w:szCs w:val="18"/>
              </w:rPr>
              <w:t>数字减影血管造影</w:t>
            </w:r>
          </w:p>
        </w:tc>
      </w:tr>
      <w:tr w:rsidR="001C73AA" w14:paraId="046F4BF8"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7B36283B" w14:textId="77777777" w:rsidR="001C73AA" w:rsidRDefault="00000000">
            <w:pPr>
              <w:widowControl/>
              <w:jc w:val="center"/>
              <w:rPr>
                <w:sz w:val="24"/>
                <w:szCs w:val="18"/>
              </w:rPr>
            </w:pPr>
            <w:r>
              <w:rPr>
                <w:rFonts w:hint="eastAsia"/>
                <w:sz w:val="24"/>
                <w:szCs w:val="18"/>
              </w:rPr>
              <w:t>D</w:t>
            </w:r>
            <w:r>
              <w:rPr>
                <w:sz w:val="24"/>
                <w:szCs w:val="18"/>
              </w:rPr>
              <w:t>VT</w:t>
            </w:r>
          </w:p>
        </w:tc>
        <w:tc>
          <w:tcPr>
            <w:tcW w:w="2293" w:type="pct"/>
            <w:tcBorders>
              <w:top w:val="single" w:sz="4" w:space="0" w:color="auto"/>
              <w:left w:val="nil"/>
              <w:bottom w:val="single" w:sz="4" w:space="0" w:color="auto"/>
              <w:right w:val="single" w:sz="4" w:space="0" w:color="auto"/>
            </w:tcBorders>
            <w:vAlign w:val="center"/>
          </w:tcPr>
          <w:p w14:paraId="685453FF" w14:textId="77777777" w:rsidR="001C73AA" w:rsidRDefault="00000000">
            <w:pPr>
              <w:widowControl/>
              <w:jc w:val="center"/>
              <w:rPr>
                <w:sz w:val="24"/>
                <w:szCs w:val="18"/>
              </w:rPr>
            </w:pPr>
            <w:r>
              <w:rPr>
                <w:sz w:val="24"/>
                <w:szCs w:val="18"/>
              </w:rPr>
              <w:t>Deep Venous Thrombosis</w:t>
            </w:r>
          </w:p>
        </w:tc>
        <w:tc>
          <w:tcPr>
            <w:tcW w:w="1910" w:type="pct"/>
            <w:tcBorders>
              <w:top w:val="single" w:sz="4" w:space="0" w:color="auto"/>
              <w:left w:val="nil"/>
              <w:bottom w:val="single" w:sz="4" w:space="0" w:color="auto"/>
              <w:right w:val="single" w:sz="4" w:space="0" w:color="auto"/>
            </w:tcBorders>
            <w:vAlign w:val="center"/>
          </w:tcPr>
          <w:p w14:paraId="2F905B66" w14:textId="77777777" w:rsidR="001C73AA" w:rsidRDefault="00000000">
            <w:pPr>
              <w:widowControl/>
              <w:jc w:val="center"/>
              <w:rPr>
                <w:sz w:val="24"/>
                <w:szCs w:val="18"/>
              </w:rPr>
            </w:pPr>
            <w:r>
              <w:rPr>
                <w:rFonts w:hint="eastAsia"/>
                <w:sz w:val="24"/>
                <w:szCs w:val="18"/>
              </w:rPr>
              <w:t>深静脉血栓形成</w:t>
            </w:r>
          </w:p>
        </w:tc>
      </w:tr>
      <w:tr w:rsidR="001C73AA" w14:paraId="72E9BEE6"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6533D46D" w14:textId="77777777" w:rsidR="001C73AA" w:rsidRDefault="00000000">
            <w:pPr>
              <w:widowControl/>
              <w:jc w:val="center"/>
              <w:rPr>
                <w:sz w:val="24"/>
                <w:szCs w:val="18"/>
              </w:rPr>
            </w:pPr>
            <w:r>
              <w:rPr>
                <w:sz w:val="24"/>
                <w:szCs w:val="18"/>
              </w:rPr>
              <w:t>EC</w:t>
            </w:r>
          </w:p>
        </w:tc>
        <w:tc>
          <w:tcPr>
            <w:tcW w:w="2293" w:type="pct"/>
            <w:tcBorders>
              <w:top w:val="single" w:sz="4" w:space="0" w:color="auto"/>
              <w:left w:val="nil"/>
              <w:bottom w:val="single" w:sz="4" w:space="0" w:color="auto"/>
              <w:right w:val="single" w:sz="4" w:space="0" w:color="auto"/>
            </w:tcBorders>
            <w:vAlign w:val="center"/>
          </w:tcPr>
          <w:p w14:paraId="579D38F2" w14:textId="77777777" w:rsidR="001C73AA" w:rsidRDefault="00000000">
            <w:pPr>
              <w:widowControl/>
              <w:jc w:val="center"/>
              <w:rPr>
                <w:sz w:val="24"/>
                <w:szCs w:val="18"/>
              </w:rPr>
            </w:pPr>
            <w:r>
              <w:rPr>
                <w:sz w:val="24"/>
                <w:szCs w:val="18"/>
              </w:rPr>
              <w:t xml:space="preserve"> Ethics Committee</w:t>
            </w:r>
          </w:p>
        </w:tc>
        <w:tc>
          <w:tcPr>
            <w:tcW w:w="1910" w:type="pct"/>
            <w:tcBorders>
              <w:top w:val="single" w:sz="4" w:space="0" w:color="auto"/>
              <w:left w:val="nil"/>
              <w:bottom w:val="single" w:sz="4" w:space="0" w:color="auto"/>
              <w:right w:val="single" w:sz="4" w:space="0" w:color="auto"/>
            </w:tcBorders>
            <w:vAlign w:val="center"/>
          </w:tcPr>
          <w:p w14:paraId="7F7BFD49" w14:textId="77777777" w:rsidR="001C73AA" w:rsidRDefault="00000000">
            <w:pPr>
              <w:widowControl/>
              <w:jc w:val="center"/>
              <w:rPr>
                <w:sz w:val="24"/>
                <w:szCs w:val="18"/>
              </w:rPr>
            </w:pPr>
            <w:r>
              <w:rPr>
                <w:sz w:val="24"/>
                <w:szCs w:val="18"/>
              </w:rPr>
              <w:t>伦理审查委员会</w:t>
            </w:r>
            <w:r>
              <w:rPr>
                <w:sz w:val="24"/>
                <w:szCs w:val="18"/>
              </w:rPr>
              <w:t>/</w:t>
            </w:r>
            <w:r>
              <w:rPr>
                <w:sz w:val="24"/>
                <w:szCs w:val="18"/>
              </w:rPr>
              <w:t>伦理委员会</w:t>
            </w:r>
          </w:p>
        </w:tc>
      </w:tr>
      <w:tr w:rsidR="001C73AA" w14:paraId="5C2EB4EC"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19938023" w14:textId="77777777" w:rsidR="001C73AA" w:rsidRDefault="00000000">
            <w:pPr>
              <w:widowControl/>
              <w:jc w:val="center"/>
              <w:rPr>
                <w:sz w:val="24"/>
                <w:szCs w:val="18"/>
              </w:rPr>
            </w:pPr>
            <w:r>
              <w:rPr>
                <w:sz w:val="24"/>
                <w:szCs w:val="18"/>
              </w:rPr>
              <w:t>EDC</w:t>
            </w:r>
          </w:p>
        </w:tc>
        <w:tc>
          <w:tcPr>
            <w:tcW w:w="2293" w:type="pct"/>
            <w:tcBorders>
              <w:top w:val="single" w:sz="4" w:space="0" w:color="auto"/>
              <w:left w:val="nil"/>
              <w:bottom w:val="single" w:sz="4" w:space="0" w:color="auto"/>
              <w:right w:val="single" w:sz="4" w:space="0" w:color="auto"/>
            </w:tcBorders>
            <w:vAlign w:val="center"/>
          </w:tcPr>
          <w:p w14:paraId="052840C5" w14:textId="77777777" w:rsidR="001C73AA" w:rsidRDefault="00000000">
            <w:pPr>
              <w:widowControl/>
              <w:jc w:val="center"/>
              <w:rPr>
                <w:sz w:val="24"/>
                <w:szCs w:val="18"/>
              </w:rPr>
            </w:pPr>
            <w:r>
              <w:rPr>
                <w:sz w:val="24"/>
                <w:szCs w:val="18"/>
              </w:rPr>
              <w:t>Electronic Data Capture</w:t>
            </w:r>
          </w:p>
        </w:tc>
        <w:tc>
          <w:tcPr>
            <w:tcW w:w="1910" w:type="pct"/>
            <w:tcBorders>
              <w:top w:val="single" w:sz="4" w:space="0" w:color="auto"/>
              <w:left w:val="nil"/>
              <w:bottom w:val="single" w:sz="4" w:space="0" w:color="auto"/>
              <w:right w:val="single" w:sz="4" w:space="0" w:color="auto"/>
            </w:tcBorders>
            <w:vAlign w:val="center"/>
          </w:tcPr>
          <w:p w14:paraId="16CA0895" w14:textId="77777777" w:rsidR="001C73AA" w:rsidRDefault="00000000">
            <w:pPr>
              <w:widowControl/>
              <w:jc w:val="center"/>
              <w:rPr>
                <w:sz w:val="24"/>
                <w:szCs w:val="18"/>
              </w:rPr>
            </w:pPr>
            <w:r>
              <w:rPr>
                <w:sz w:val="24"/>
                <w:szCs w:val="18"/>
              </w:rPr>
              <w:t>电子数据收集系统</w:t>
            </w:r>
          </w:p>
        </w:tc>
      </w:tr>
      <w:tr w:rsidR="001C73AA" w14:paraId="68067700"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74761CF4" w14:textId="77777777" w:rsidR="001C73AA" w:rsidRDefault="00000000">
            <w:pPr>
              <w:widowControl/>
              <w:jc w:val="center"/>
              <w:rPr>
                <w:sz w:val="24"/>
                <w:szCs w:val="18"/>
              </w:rPr>
            </w:pPr>
            <w:r>
              <w:rPr>
                <w:sz w:val="24"/>
                <w:szCs w:val="18"/>
              </w:rPr>
              <w:t>FAS</w:t>
            </w:r>
          </w:p>
        </w:tc>
        <w:tc>
          <w:tcPr>
            <w:tcW w:w="2293" w:type="pct"/>
            <w:tcBorders>
              <w:top w:val="single" w:sz="4" w:space="0" w:color="auto"/>
              <w:left w:val="nil"/>
              <w:bottom w:val="single" w:sz="4" w:space="0" w:color="auto"/>
              <w:right w:val="single" w:sz="4" w:space="0" w:color="auto"/>
            </w:tcBorders>
            <w:vAlign w:val="center"/>
          </w:tcPr>
          <w:p w14:paraId="69997776" w14:textId="77777777" w:rsidR="001C73AA" w:rsidRDefault="00000000">
            <w:pPr>
              <w:widowControl/>
              <w:jc w:val="center"/>
              <w:rPr>
                <w:sz w:val="24"/>
                <w:szCs w:val="18"/>
              </w:rPr>
            </w:pPr>
            <w:r>
              <w:rPr>
                <w:sz w:val="24"/>
                <w:szCs w:val="18"/>
              </w:rPr>
              <w:t>Full Analysis Set</w:t>
            </w:r>
          </w:p>
        </w:tc>
        <w:tc>
          <w:tcPr>
            <w:tcW w:w="1910" w:type="pct"/>
            <w:tcBorders>
              <w:top w:val="single" w:sz="4" w:space="0" w:color="auto"/>
              <w:left w:val="nil"/>
              <w:bottom w:val="single" w:sz="4" w:space="0" w:color="auto"/>
              <w:right w:val="single" w:sz="4" w:space="0" w:color="auto"/>
            </w:tcBorders>
            <w:vAlign w:val="center"/>
          </w:tcPr>
          <w:p w14:paraId="731F187A" w14:textId="77777777" w:rsidR="001C73AA" w:rsidRDefault="00000000">
            <w:pPr>
              <w:widowControl/>
              <w:jc w:val="center"/>
              <w:rPr>
                <w:sz w:val="24"/>
                <w:szCs w:val="18"/>
              </w:rPr>
            </w:pPr>
            <w:r>
              <w:rPr>
                <w:sz w:val="24"/>
                <w:szCs w:val="18"/>
              </w:rPr>
              <w:t>全分析集</w:t>
            </w:r>
          </w:p>
        </w:tc>
      </w:tr>
      <w:tr w:rsidR="001C73AA" w14:paraId="502F4873"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1A7EF816" w14:textId="77777777" w:rsidR="001C73AA" w:rsidRDefault="00000000">
            <w:pPr>
              <w:widowControl/>
              <w:jc w:val="center"/>
              <w:rPr>
                <w:sz w:val="24"/>
                <w:szCs w:val="18"/>
              </w:rPr>
            </w:pPr>
            <w:r>
              <w:rPr>
                <w:sz w:val="24"/>
                <w:szCs w:val="18"/>
              </w:rPr>
              <w:t>FDA</w:t>
            </w:r>
          </w:p>
        </w:tc>
        <w:tc>
          <w:tcPr>
            <w:tcW w:w="2293" w:type="pct"/>
            <w:tcBorders>
              <w:top w:val="single" w:sz="4" w:space="0" w:color="auto"/>
              <w:left w:val="single" w:sz="4" w:space="0" w:color="auto"/>
              <w:bottom w:val="single" w:sz="4" w:space="0" w:color="auto"/>
              <w:right w:val="single" w:sz="4" w:space="0" w:color="auto"/>
            </w:tcBorders>
            <w:vAlign w:val="center"/>
          </w:tcPr>
          <w:p w14:paraId="4D4A80DA" w14:textId="77777777" w:rsidR="001C73AA" w:rsidRDefault="00000000">
            <w:pPr>
              <w:widowControl/>
              <w:jc w:val="center"/>
              <w:rPr>
                <w:sz w:val="24"/>
                <w:szCs w:val="18"/>
              </w:rPr>
            </w:pPr>
            <w:r>
              <w:rPr>
                <w:sz w:val="24"/>
                <w:szCs w:val="18"/>
              </w:rPr>
              <w:t>Food and Drug Administration</w:t>
            </w:r>
          </w:p>
        </w:tc>
        <w:tc>
          <w:tcPr>
            <w:tcW w:w="1910" w:type="pct"/>
            <w:tcBorders>
              <w:top w:val="single" w:sz="4" w:space="0" w:color="auto"/>
              <w:left w:val="single" w:sz="4" w:space="0" w:color="auto"/>
              <w:bottom w:val="single" w:sz="4" w:space="0" w:color="auto"/>
              <w:right w:val="single" w:sz="4" w:space="0" w:color="auto"/>
            </w:tcBorders>
            <w:vAlign w:val="center"/>
          </w:tcPr>
          <w:p w14:paraId="2B457502" w14:textId="77777777" w:rsidR="001C73AA" w:rsidRDefault="00000000">
            <w:pPr>
              <w:widowControl/>
              <w:jc w:val="center"/>
              <w:rPr>
                <w:sz w:val="24"/>
                <w:szCs w:val="18"/>
              </w:rPr>
            </w:pPr>
            <w:r>
              <w:rPr>
                <w:sz w:val="24"/>
                <w:szCs w:val="18"/>
              </w:rPr>
              <w:t>美国食品及药物管理局</w:t>
            </w:r>
          </w:p>
        </w:tc>
      </w:tr>
      <w:tr w:rsidR="001C73AA" w14:paraId="7B6BFFCE"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2C2270DB" w14:textId="77777777" w:rsidR="001C73AA" w:rsidRDefault="00000000">
            <w:pPr>
              <w:widowControl/>
              <w:jc w:val="center"/>
              <w:rPr>
                <w:sz w:val="24"/>
                <w:szCs w:val="18"/>
              </w:rPr>
            </w:pPr>
            <w:r>
              <w:rPr>
                <w:rFonts w:hint="eastAsia"/>
                <w:sz w:val="24"/>
                <w:szCs w:val="18"/>
              </w:rPr>
              <w:t xml:space="preserve"> Fg</w:t>
            </w:r>
            <w:r>
              <w:rPr>
                <w:sz w:val="24"/>
                <w:szCs w:val="18"/>
              </w:rPr>
              <w:t xml:space="preserve"> </w:t>
            </w:r>
          </w:p>
        </w:tc>
        <w:tc>
          <w:tcPr>
            <w:tcW w:w="2293" w:type="pct"/>
            <w:tcBorders>
              <w:top w:val="single" w:sz="4" w:space="0" w:color="auto"/>
              <w:left w:val="single" w:sz="4" w:space="0" w:color="auto"/>
              <w:bottom w:val="single" w:sz="4" w:space="0" w:color="auto"/>
              <w:right w:val="single" w:sz="4" w:space="0" w:color="auto"/>
            </w:tcBorders>
            <w:vAlign w:val="center"/>
          </w:tcPr>
          <w:p w14:paraId="426A32B3" w14:textId="77777777" w:rsidR="001C73AA" w:rsidRDefault="00000000">
            <w:pPr>
              <w:widowControl/>
              <w:jc w:val="center"/>
              <w:rPr>
                <w:sz w:val="24"/>
                <w:szCs w:val="18"/>
              </w:rPr>
            </w:pPr>
            <w:r>
              <w:rPr>
                <w:sz w:val="24"/>
                <w:szCs w:val="18"/>
              </w:rPr>
              <w:t>Fibrinogen</w:t>
            </w:r>
          </w:p>
        </w:tc>
        <w:tc>
          <w:tcPr>
            <w:tcW w:w="1910" w:type="pct"/>
            <w:tcBorders>
              <w:top w:val="single" w:sz="4" w:space="0" w:color="auto"/>
              <w:left w:val="single" w:sz="4" w:space="0" w:color="auto"/>
              <w:bottom w:val="single" w:sz="4" w:space="0" w:color="auto"/>
              <w:right w:val="single" w:sz="4" w:space="0" w:color="auto"/>
            </w:tcBorders>
            <w:vAlign w:val="center"/>
          </w:tcPr>
          <w:p w14:paraId="7F5E7D9E" w14:textId="77777777" w:rsidR="001C73AA" w:rsidRDefault="00000000">
            <w:pPr>
              <w:widowControl/>
              <w:jc w:val="center"/>
              <w:rPr>
                <w:sz w:val="24"/>
                <w:szCs w:val="18"/>
              </w:rPr>
            </w:pPr>
            <w:r>
              <w:rPr>
                <w:sz w:val="24"/>
                <w:szCs w:val="18"/>
              </w:rPr>
              <w:t>血浆纤维蛋白原</w:t>
            </w:r>
          </w:p>
        </w:tc>
      </w:tr>
      <w:tr w:rsidR="001C73AA" w14:paraId="2DC1B8CB"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6846F4C1" w14:textId="77777777" w:rsidR="001C73AA" w:rsidRDefault="00000000">
            <w:pPr>
              <w:widowControl/>
              <w:jc w:val="center"/>
              <w:rPr>
                <w:sz w:val="24"/>
                <w:szCs w:val="18"/>
              </w:rPr>
            </w:pPr>
            <w:r>
              <w:rPr>
                <w:sz w:val="24"/>
                <w:szCs w:val="18"/>
              </w:rPr>
              <w:t>GCP</w:t>
            </w:r>
          </w:p>
        </w:tc>
        <w:tc>
          <w:tcPr>
            <w:tcW w:w="2293" w:type="pct"/>
            <w:tcBorders>
              <w:top w:val="single" w:sz="4" w:space="0" w:color="auto"/>
              <w:left w:val="nil"/>
              <w:bottom w:val="single" w:sz="4" w:space="0" w:color="auto"/>
              <w:right w:val="single" w:sz="4" w:space="0" w:color="auto"/>
            </w:tcBorders>
            <w:vAlign w:val="center"/>
          </w:tcPr>
          <w:p w14:paraId="1BFA9367" w14:textId="77777777" w:rsidR="001C73AA" w:rsidRDefault="00000000">
            <w:pPr>
              <w:widowControl/>
              <w:jc w:val="center"/>
              <w:rPr>
                <w:sz w:val="24"/>
                <w:szCs w:val="18"/>
              </w:rPr>
            </w:pPr>
            <w:r>
              <w:rPr>
                <w:sz w:val="24"/>
                <w:szCs w:val="18"/>
              </w:rPr>
              <w:t>Good Clinical Practice</w:t>
            </w:r>
          </w:p>
        </w:tc>
        <w:tc>
          <w:tcPr>
            <w:tcW w:w="1910" w:type="pct"/>
            <w:tcBorders>
              <w:top w:val="single" w:sz="4" w:space="0" w:color="auto"/>
              <w:left w:val="nil"/>
              <w:bottom w:val="single" w:sz="4" w:space="0" w:color="auto"/>
              <w:right w:val="single" w:sz="4" w:space="0" w:color="auto"/>
            </w:tcBorders>
            <w:vAlign w:val="center"/>
          </w:tcPr>
          <w:p w14:paraId="72FAB7CB" w14:textId="77777777" w:rsidR="001C73AA" w:rsidRDefault="00000000">
            <w:pPr>
              <w:widowControl/>
              <w:jc w:val="center"/>
              <w:rPr>
                <w:sz w:val="24"/>
                <w:szCs w:val="18"/>
              </w:rPr>
            </w:pPr>
            <w:r>
              <w:rPr>
                <w:sz w:val="24"/>
                <w:szCs w:val="18"/>
              </w:rPr>
              <w:t>临床试验质量管理规范</w:t>
            </w:r>
          </w:p>
        </w:tc>
      </w:tr>
      <w:tr w:rsidR="001C73AA" w14:paraId="13BF3A7F"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3A370978" w14:textId="77777777" w:rsidR="001C73AA" w:rsidRDefault="00000000">
            <w:pPr>
              <w:widowControl/>
              <w:jc w:val="center"/>
              <w:rPr>
                <w:sz w:val="24"/>
                <w:szCs w:val="18"/>
              </w:rPr>
            </w:pPr>
            <w:r>
              <w:rPr>
                <w:sz w:val="24"/>
                <w:szCs w:val="18"/>
              </w:rPr>
              <w:t>Hgb</w:t>
            </w:r>
          </w:p>
        </w:tc>
        <w:tc>
          <w:tcPr>
            <w:tcW w:w="2293" w:type="pct"/>
            <w:tcBorders>
              <w:top w:val="single" w:sz="4" w:space="0" w:color="auto"/>
              <w:left w:val="single" w:sz="4" w:space="0" w:color="auto"/>
              <w:bottom w:val="single" w:sz="4" w:space="0" w:color="auto"/>
              <w:right w:val="single" w:sz="4" w:space="0" w:color="auto"/>
            </w:tcBorders>
            <w:vAlign w:val="center"/>
          </w:tcPr>
          <w:p w14:paraId="167E8FFC" w14:textId="77777777" w:rsidR="001C73AA" w:rsidRDefault="00000000">
            <w:pPr>
              <w:widowControl/>
              <w:jc w:val="center"/>
              <w:rPr>
                <w:sz w:val="24"/>
                <w:szCs w:val="18"/>
              </w:rPr>
            </w:pPr>
            <w:r>
              <w:rPr>
                <w:sz w:val="24"/>
                <w:szCs w:val="18"/>
              </w:rPr>
              <w:t>Hemoglobin</w:t>
            </w:r>
          </w:p>
        </w:tc>
        <w:tc>
          <w:tcPr>
            <w:tcW w:w="1910" w:type="pct"/>
            <w:tcBorders>
              <w:top w:val="single" w:sz="4" w:space="0" w:color="auto"/>
              <w:left w:val="single" w:sz="4" w:space="0" w:color="auto"/>
              <w:bottom w:val="single" w:sz="4" w:space="0" w:color="auto"/>
              <w:right w:val="single" w:sz="4" w:space="0" w:color="auto"/>
            </w:tcBorders>
            <w:vAlign w:val="center"/>
          </w:tcPr>
          <w:p w14:paraId="76962BF8" w14:textId="77777777" w:rsidR="001C73AA" w:rsidRDefault="00000000">
            <w:pPr>
              <w:widowControl/>
              <w:jc w:val="center"/>
              <w:rPr>
                <w:sz w:val="24"/>
                <w:szCs w:val="18"/>
              </w:rPr>
            </w:pPr>
            <w:r>
              <w:rPr>
                <w:sz w:val="24"/>
                <w:szCs w:val="18"/>
              </w:rPr>
              <w:t>血红蛋白</w:t>
            </w:r>
          </w:p>
        </w:tc>
      </w:tr>
      <w:tr w:rsidR="001C73AA" w14:paraId="20717CDD"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0336AB33" w14:textId="77777777" w:rsidR="001C73AA" w:rsidRDefault="00000000">
            <w:pPr>
              <w:widowControl/>
              <w:jc w:val="center"/>
              <w:rPr>
                <w:sz w:val="24"/>
                <w:szCs w:val="18"/>
              </w:rPr>
            </w:pPr>
            <w:bookmarkStart w:id="10" w:name="OLE_LINK52"/>
            <w:r>
              <w:rPr>
                <w:sz w:val="24"/>
                <w:szCs w:val="18"/>
              </w:rPr>
              <w:t>HIS</w:t>
            </w:r>
            <w:bookmarkEnd w:id="10"/>
          </w:p>
        </w:tc>
        <w:tc>
          <w:tcPr>
            <w:tcW w:w="2293" w:type="pct"/>
            <w:tcBorders>
              <w:top w:val="single" w:sz="4" w:space="0" w:color="auto"/>
              <w:left w:val="single" w:sz="4" w:space="0" w:color="auto"/>
              <w:bottom w:val="single" w:sz="4" w:space="0" w:color="auto"/>
              <w:right w:val="single" w:sz="4" w:space="0" w:color="auto"/>
            </w:tcBorders>
            <w:vAlign w:val="center"/>
          </w:tcPr>
          <w:p w14:paraId="6DF4E0B2" w14:textId="77777777" w:rsidR="001C73AA" w:rsidRDefault="00000000">
            <w:pPr>
              <w:widowControl/>
              <w:jc w:val="center"/>
              <w:rPr>
                <w:sz w:val="24"/>
                <w:szCs w:val="18"/>
              </w:rPr>
            </w:pPr>
            <w:r>
              <w:rPr>
                <w:sz w:val="24"/>
                <w:szCs w:val="18"/>
              </w:rPr>
              <w:t>Hospital Information System</w:t>
            </w:r>
          </w:p>
        </w:tc>
        <w:tc>
          <w:tcPr>
            <w:tcW w:w="1910" w:type="pct"/>
            <w:tcBorders>
              <w:top w:val="single" w:sz="4" w:space="0" w:color="auto"/>
              <w:left w:val="single" w:sz="4" w:space="0" w:color="auto"/>
              <w:bottom w:val="single" w:sz="4" w:space="0" w:color="auto"/>
              <w:right w:val="single" w:sz="4" w:space="0" w:color="auto"/>
            </w:tcBorders>
            <w:vAlign w:val="center"/>
          </w:tcPr>
          <w:p w14:paraId="77B392A8" w14:textId="77777777" w:rsidR="001C73AA" w:rsidRDefault="00000000">
            <w:pPr>
              <w:widowControl/>
              <w:jc w:val="center"/>
              <w:rPr>
                <w:sz w:val="24"/>
                <w:szCs w:val="18"/>
              </w:rPr>
            </w:pPr>
            <w:r>
              <w:rPr>
                <w:sz w:val="24"/>
                <w:szCs w:val="18"/>
              </w:rPr>
              <w:t>医院信息系统</w:t>
            </w:r>
          </w:p>
        </w:tc>
      </w:tr>
      <w:tr w:rsidR="001C73AA" w14:paraId="6CB65739"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2BC7C2BA" w14:textId="77777777" w:rsidR="001C73AA" w:rsidRDefault="00000000">
            <w:pPr>
              <w:widowControl/>
              <w:jc w:val="center"/>
              <w:rPr>
                <w:sz w:val="24"/>
                <w:szCs w:val="18"/>
              </w:rPr>
            </w:pPr>
            <w:r>
              <w:rPr>
                <w:rFonts w:hint="eastAsia"/>
                <w:sz w:val="24"/>
                <w:szCs w:val="18"/>
              </w:rPr>
              <w:t>H</w:t>
            </w:r>
            <w:r>
              <w:rPr>
                <w:sz w:val="24"/>
                <w:szCs w:val="18"/>
              </w:rPr>
              <w:t>IT</w:t>
            </w:r>
          </w:p>
        </w:tc>
        <w:tc>
          <w:tcPr>
            <w:tcW w:w="2293" w:type="pct"/>
            <w:tcBorders>
              <w:top w:val="single" w:sz="4" w:space="0" w:color="auto"/>
              <w:left w:val="single" w:sz="4" w:space="0" w:color="auto"/>
              <w:bottom w:val="single" w:sz="4" w:space="0" w:color="auto"/>
              <w:right w:val="single" w:sz="4" w:space="0" w:color="auto"/>
            </w:tcBorders>
            <w:vAlign w:val="center"/>
          </w:tcPr>
          <w:p w14:paraId="0A54C056" w14:textId="77777777" w:rsidR="001C73AA" w:rsidRDefault="00000000">
            <w:pPr>
              <w:widowControl/>
              <w:jc w:val="center"/>
              <w:rPr>
                <w:sz w:val="24"/>
                <w:szCs w:val="18"/>
              </w:rPr>
            </w:pPr>
            <w:r>
              <w:rPr>
                <w:bCs/>
                <w:sz w:val="24"/>
              </w:rPr>
              <w:t>Heparin Induced Thrombocytopenia</w:t>
            </w:r>
          </w:p>
        </w:tc>
        <w:tc>
          <w:tcPr>
            <w:tcW w:w="1910" w:type="pct"/>
            <w:tcBorders>
              <w:top w:val="single" w:sz="4" w:space="0" w:color="auto"/>
              <w:left w:val="single" w:sz="4" w:space="0" w:color="auto"/>
              <w:bottom w:val="single" w:sz="4" w:space="0" w:color="auto"/>
              <w:right w:val="single" w:sz="4" w:space="0" w:color="auto"/>
            </w:tcBorders>
            <w:vAlign w:val="center"/>
          </w:tcPr>
          <w:p w14:paraId="79E82FA7" w14:textId="77777777" w:rsidR="001C73AA" w:rsidRDefault="00000000">
            <w:pPr>
              <w:widowControl/>
              <w:jc w:val="center"/>
              <w:rPr>
                <w:sz w:val="24"/>
                <w:szCs w:val="18"/>
              </w:rPr>
            </w:pPr>
            <w:r>
              <w:rPr>
                <w:rFonts w:hint="eastAsia"/>
                <w:bCs/>
                <w:sz w:val="24"/>
              </w:rPr>
              <w:t>肝素诱导的血小板减少症</w:t>
            </w:r>
          </w:p>
        </w:tc>
      </w:tr>
      <w:tr w:rsidR="001C73AA" w14:paraId="7CF3877A"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6946DF6F" w14:textId="77777777" w:rsidR="001C73AA" w:rsidRDefault="00000000">
            <w:pPr>
              <w:widowControl/>
              <w:jc w:val="center"/>
              <w:rPr>
                <w:sz w:val="24"/>
                <w:szCs w:val="18"/>
              </w:rPr>
            </w:pPr>
            <w:r>
              <w:rPr>
                <w:sz w:val="24"/>
                <w:szCs w:val="18"/>
              </w:rPr>
              <w:t>ICF</w:t>
            </w:r>
          </w:p>
        </w:tc>
        <w:tc>
          <w:tcPr>
            <w:tcW w:w="2293" w:type="pct"/>
            <w:tcBorders>
              <w:top w:val="single" w:sz="4" w:space="0" w:color="auto"/>
              <w:left w:val="single" w:sz="4" w:space="0" w:color="auto"/>
              <w:bottom w:val="single" w:sz="4" w:space="0" w:color="auto"/>
              <w:right w:val="single" w:sz="4" w:space="0" w:color="auto"/>
            </w:tcBorders>
            <w:vAlign w:val="center"/>
          </w:tcPr>
          <w:p w14:paraId="54FAC332" w14:textId="77777777" w:rsidR="001C73AA" w:rsidRDefault="00000000">
            <w:pPr>
              <w:widowControl/>
              <w:jc w:val="center"/>
              <w:rPr>
                <w:sz w:val="24"/>
                <w:szCs w:val="18"/>
              </w:rPr>
            </w:pPr>
            <w:r>
              <w:rPr>
                <w:sz w:val="24"/>
                <w:szCs w:val="18"/>
              </w:rPr>
              <w:t>Informed Consent Form</w:t>
            </w:r>
          </w:p>
        </w:tc>
        <w:tc>
          <w:tcPr>
            <w:tcW w:w="1910" w:type="pct"/>
            <w:tcBorders>
              <w:top w:val="single" w:sz="4" w:space="0" w:color="auto"/>
              <w:left w:val="single" w:sz="4" w:space="0" w:color="auto"/>
              <w:bottom w:val="single" w:sz="4" w:space="0" w:color="auto"/>
              <w:right w:val="single" w:sz="4" w:space="0" w:color="auto"/>
            </w:tcBorders>
            <w:vAlign w:val="center"/>
          </w:tcPr>
          <w:p w14:paraId="7DA667D0" w14:textId="77777777" w:rsidR="001C73AA" w:rsidRDefault="00000000">
            <w:pPr>
              <w:widowControl/>
              <w:jc w:val="center"/>
              <w:rPr>
                <w:sz w:val="24"/>
                <w:szCs w:val="18"/>
              </w:rPr>
            </w:pPr>
            <w:r>
              <w:rPr>
                <w:sz w:val="24"/>
                <w:szCs w:val="18"/>
              </w:rPr>
              <w:t>知情同意书</w:t>
            </w:r>
          </w:p>
        </w:tc>
      </w:tr>
      <w:tr w:rsidR="001C73AA" w14:paraId="54F5820C"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6BB90BB6" w14:textId="77777777" w:rsidR="001C73AA" w:rsidRDefault="00000000">
            <w:pPr>
              <w:widowControl/>
              <w:jc w:val="center"/>
              <w:rPr>
                <w:sz w:val="24"/>
                <w:szCs w:val="18"/>
              </w:rPr>
            </w:pPr>
            <w:r>
              <w:rPr>
                <w:rFonts w:hint="eastAsia"/>
                <w:sz w:val="24"/>
                <w:szCs w:val="18"/>
              </w:rPr>
              <w:t>I</w:t>
            </w:r>
            <w:r>
              <w:rPr>
                <w:sz w:val="24"/>
                <w:szCs w:val="18"/>
              </w:rPr>
              <w:t>NR</w:t>
            </w:r>
          </w:p>
        </w:tc>
        <w:tc>
          <w:tcPr>
            <w:tcW w:w="2293" w:type="pct"/>
            <w:tcBorders>
              <w:top w:val="single" w:sz="4" w:space="0" w:color="auto"/>
              <w:left w:val="single" w:sz="4" w:space="0" w:color="auto"/>
              <w:bottom w:val="single" w:sz="4" w:space="0" w:color="auto"/>
              <w:right w:val="single" w:sz="4" w:space="0" w:color="auto"/>
            </w:tcBorders>
            <w:vAlign w:val="center"/>
          </w:tcPr>
          <w:p w14:paraId="3B9E438E" w14:textId="77777777" w:rsidR="001C73AA" w:rsidRDefault="00000000">
            <w:pPr>
              <w:widowControl/>
              <w:jc w:val="center"/>
              <w:rPr>
                <w:sz w:val="24"/>
                <w:szCs w:val="18"/>
              </w:rPr>
            </w:pPr>
            <w:r>
              <w:rPr>
                <w:sz w:val="24"/>
                <w:szCs w:val="18"/>
              </w:rPr>
              <w:t>International Normalized Ratio</w:t>
            </w:r>
          </w:p>
        </w:tc>
        <w:tc>
          <w:tcPr>
            <w:tcW w:w="1910" w:type="pct"/>
            <w:tcBorders>
              <w:top w:val="single" w:sz="4" w:space="0" w:color="auto"/>
              <w:left w:val="single" w:sz="4" w:space="0" w:color="auto"/>
              <w:bottom w:val="single" w:sz="4" w:space="0" w:color="auto"/>
              <w:right w:val="single" w:sz="4" w:space="0" w:color="auto"/>
            </w:tcBorders>
            <w:vAlign w:val="center"/>
          </w:tcPr>
          <w:p w14:paraId="4F4262D3" w14:textId="77777777" w:rsidR="001C73AA" w:rsidRDefault="00000000">
            <w:pPr>
              <w:widowControl/>
              <w:jc w:val="center"/>
              <w:rPr>
                <w:sz w:val="24"/>
                <w:szCs w:val="18"/>
              </w:rPr>
            </w:pPr>
            <w:r>
              <w:rPr>
                <w:rFonts w:hint="eastAsia"/>
                <w:sz w:val="24"/>
                <w:szCs w:val="18"/>
              </w:rPr>
              <w:t>国际标准化比值</w:t>
            </w:r>
          </w:p>
        </w:tc>
      </w:tr>
      <w:tr w:rsidR="001C73AA" w14:paraId="7517D2A4"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11A1DAB1" w14:textId="77777777" w:rsidR="001C73AA" w:rsidRDefault="00000000">
            <w:pPr>
              <w:widowControl/>
              <w:jc w:val="center"/>
              <w:rPr>
                <w:sz w:val="24"/>
                <w:szCs w:val="18"/>
              </w:rPr>
            </w:pPr>
            <w:bookmarkStart w:id="11" w:name="OLE_LINK38"/>
            <w:r>
              <w:rPr>
                <w:sz w:val="24"/>
                <w:szCs w:val="18"/>
              </w:rPr>
              <w:t>ITT</w:t>
            </w:r>
            <w:bookmarkEnd w:id="11"/>
          </w:p>
        </w:tc>
        <w:tc>
          <w:tcPr>
            <w:tcW w:w="2293" w:type="pct"/>
            <w:tcBorders>
              <w:top w:val="single" w:sz="4" w:space="0" w:color="auto"/>
              <w:left w:val="single" w:sz="4" w:space="0" w:color="auto"/>
              <w:bottom w:val="single" w:sz="4" w:space="0" w:color="auto"/>
              <w:right w:val="single" w:sz="4" w:space="0" w:color="auto"/>
            </w:tcBorders>
            <w:vAlign w:val="center"/>
          </w:tcPr>
          <w:p w14:paraId="0A1263E3" w14:textId="77777777" w:rsidR="001C73AA" w:rsidRDefault="00000000">
            <w:pPr>
              <w:widowControl/>
              <w:jc w:val="center"/>
              <w:rPr>
                <w:sz w:val="24"/>
                <w:szCs w:val="18"/>
              </w:rPr>
            </w:pPr>
            <w:r>
              <w:rPr>
                <w:sz w:val="24"/>
                <w:szCs w:val="18"/>
              </w:rPr>
              <w:t xml:space="preserve">Intentional </w:t>
            </w:r>
            <w:r>
              <w:rPr>
                <w:rFonts w:hint="eastAsia"/>
                <w:sz w:val="24"/>
                <w:szCs w:val="18"/>
              </w:rPr>
              <w:t>A</w:t>
            </w:r>
            <w:r>
              <w:rPr>
                <w:sz w:val="24"/>
                <w:szCs w:val="18"/>
              </w:rPr>
              <w:t>nalysis</w:t>
            </w:r>
          </w:p>
        </w:tc>
        <w:tc>
          <w:tcPr>
            <w:tcW w:w="1910" w:type="pct"/>
            <w:tcBorders>
              <w:top w:val="single" w:sz="4" w:space="0" w:color="auto"/>
              <w:left w:val="single" w:sz="4" w:space="0" w:color="auto"/>
              <w:bottom w:val="single" w:sz="4" w:space="0" w:color="auto"/>
              <w:right w:val="single" w:sz="4" w:space="0" w:color="auto"/>
            </w:tcBorders>
            <w:vAlign w:val="center"/>
          </w:tcPr>
          <w:p w14:paraId="3BAFE329" w14:textId="77777777" w:rsidR="001C73AA" w:rsidRDefault="00000000">
            <w:pPr>
              <w:widowControl/>
              <w:jc w:val="center"/>
              <w:rPr>
                <w:sz w:val="24"/>
                <w:szCs w:val="18"/>
              </w:rPr>
            </w:pPr>
            <w:r>
              <w:rPr>
                <w:sz w:val="24"/>
                <w:szCs w:val="18"/>
              </w:rPr>
              <w:t>意向性分析</w:t>
            </w:r>
          </w:p>
        </w:tc>
      </w:tr>
      <w:tr w:rsidR="001C73AA" w14:paraId="51346BDC"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4D9DAB3F" w14:textId="77777777" w:rsidR="001C73AA" w:rsidRDefault="00000000">
            <w:pPr>
              <w:widowControl/>
              <w:jc w:val="center"/>
              <w:rPr>
                <w:sz w:val="24"/>
                <w:szCs w:val="18"/>
              </w:rPr>
            </w:pPr>
            <w:r>
              <w:rPr>
                <w:rFonts w:hint="eastAsia"/>
                <w:sz w:val="24"/>
                <w:szCs w:val="18"/>
              </w:rPr>
              <w:t>I</w:t>
            </w:r>
            <w:r>
              <w:rPr>
                <w:sz w:val="24"/>
                <w:szCs w:val="18"/>
              </w:rPr>
              <w:t>VCF</w:t>
            </w:r>
          </w:p>
        </w:tc>
        <w:tc>
          <w:tcPr>
            <w:tcW w:w="2293" w:type="pct"/>
            <w:tcBorders>
              <w:top w:val="single" w:sz="4" w:space="0" w:color="auto"/>
              <w:left w:val="single" w:sz="4" w:space="0" w:color="auto"/>
              <w:bottom w:val="single" w:sz="4" w:space="0" w:color="auto"/>
              <w:right w:val="single" w:sz="4" w:space="0" w:color="auto"/>
            </w:tcBorders>
            <w:vAlign w:val="center"/>
          </w:tcPr>
          <w:p w14:paraId="0B6F5997" w14:textId="77777777" w:rsidR="001C73AA" w:rsidRDefault="00000000">
            <w:pPr>
              <w:widowControl/>
              <w:jc w:val="center"/>
              <w:rPr>
                <w:sz w:val="24"/>
                <w:szCs w:val="18"/>
              </w:rPr>
            </w:pPr>
            <w:r>
              <w:rPr>
                <w:sz w:val="24"/>
                <w:szCs w:val="18"/>
              </w:rPr>
              <w:t>Inferior Vena Cava Filter</w:t>
            </w:r>
          </w:p>
        </w:tc>
        <w:tc>
          <w:tcPr>
            <w:tcW w:w="1910" w:type="pct"/>
            <w:tcBorders>
              <w:top w:val="single" w:sz="4" w:space="0" w:color="auto"/>
              <w:left w:val="single" w:sz="4" w:space="0" w:color="auto"/>
              <w:bottom w:val="single" w:sz="4" w:space="0" w:color="auto"/>
              <w:right w:val="single" w:sz="4" w:space="0" w:color="auto"/>
            </w:tcBorders>
            <w:vAlign w:val="center"/>
          </w:tcPr>
          <w:p w14:paraId="4F46CB8F" w14:textId="77777777" w:rsidR="001C73AA" w:rsidRDefault="00000000">
            <w:pPr>
              <w:widowControl/>
              <w:jc w:val="center"/>
              <w:rPr>
                <w:sz w:val="24"/>
                <w:szCs w:val="18"/>
              </w:rPr>
            </w:pPr>
            <w:r>
              <w:rPr>
                <w:rFonts w:hint="eastAsia"/>
                <w:sz w:val="24"/>
                <w:szCs w:val="18"/>
              </w:rPr>
              <w:t>下腔静脉滤器</w:t>
            </w:r>
          </w:p>
        </w:tc>
      </w:tr>
      <w:tr w:rsidR="001C73AA" w14:paraId="7AE1F811"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694CBE9F" w14:textId="77777777" w:rsidR="001C73AA" w:rsidRDefault="00000000">
            <w:pPr>
              <w:widowControl/>
              <w:jc w:val="center"/>
              <w:rPr>
                <w:sz w:val="24"/>
                <w:szCs w:val="18"/>
              </w:rPr>
            </w:pPr>
            <w:r>
              <w:rPr>
                <w:sz w:val="24"/>
                <w:szCs w:val="18"/>
              </w:rPr>
              <w:t>LEU</w:t>
            </w:r>
          </w:p>
        </w:tc>
        <w:tc>
          <w:tcPr>
            <w:tcW w:w="2293" w:type="pct"/>
            <w:tcBorders>
              <w:top w:val="single" w:sz="4" w:space="0" w:color="auto"/>
              <w:left w:val="nil"/>
              <w:bottom w:val="single" w:sz="4" w:space="0" w:color="auto"/>
              <w:right w:val="single" w:sz="4" w:space="0" w:color="auto"/>
            </w:tcBorders>
            <w:vAlign w:val="center"/>
          </w:tcPr>
          <w:p w14:paraId="672AEEE3" w14:textId="77777777" w:rsidR="001C73AA" w:rsidRDefault="00000000">
            <w:pPr>
              <w:widowControl/>
              <w:jc w:val="center"/>
              <w:rPr>
                <w:sz w:val="24"/>
                <w:szCs w:val="18"/>
              </w:rPr>
            </w:pPr>
            <w:r>
              <w:rPr>
                <w:sz w:val="24"/>
                <w:szCs w:val="18"/>
              </w:rPr>
              <w:t>Urine Leucocyte</w:t>
            </w:r>
          </w:p>
        </w:tc>
        <w:tc>
          <w:tcPr>
            <w:tcW w:w="1910" w:type="pct"/>
            <w:tcBorders>
              <w:top w:val="single" w:sz="4" w:space="0" w:color="auto"/>
              <w:left w:val="nil"/>
              <w:bottom w:val="single" w:sz="4" w:space="0" w:color="auto"/>
              <w:right w:val="single" w:sz="4" w:space="0" w:color="auto"/>
            </w:tcBorders>
            <w:vAlign w:val="center"/>
          </w:tcPr>
          <w:p w14:paraId="2F76A6EC" w14:textId="77777777" w:rsidR="001C73AA" w:rsidRDefault="00000000">
            <w:pPr>
              <w:widowControl/>
              <w:jc w:val="center"/>
              <w:rPr>
                <w:sz w:val="24"/>
                <w:szCs w:val="18"/>
              </w:rPr>
            </w:pPr>
            <w:r>
              <w:rPr>
                <w:sz w:val="24"/>
                <w:szCs w:val="18"/>
              </w:rPr>
              <w:t>尿白细胞</w:t>
            </w:r>
          </w:p>
        </w:tc>
      </w:tr>
      <w:tr w:rsidR="001C73AA" w14:paraId="2D3FF700"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5C9DDE72" w14:textId="77777777" w:rsidR="001C73AA" w:rsidRDefault="00000000">
            <w:pPr>
              <w:widowControl/>
              <w:jc w:val="center"/>
              <w:rPr>
                <w:sz w:val="24"/>
                <w:szCs w:val="18"/>
              </w:rPr>
            </w:pPr>
            <w:bookmarkStart w:id="12" w:name="OLE_LINK46"/>
            <w:r>
              <w:rPr>
                <w:sz w:val="24"/>
                <w:szCs w:val="18"/>
              </w:rPr>
              <w:t>LOCF</w:t>
            </w:r>
            <w:bookmarkEnd w:id="12"/>
          </w:p>
        </w:tc>
        <w:tc>
          <w:tcPr>
            <w:tcW w:w="2293" w:type="pct"/>
            <w:tcBorders>
              <w:top w:val="single" w:sz="4" w:space="0" w:color="auto"/>
              <w:left w:val="single" w:sz="4" w:space="0" w:color="auto"/>
              <w:bottom w:val="single" w:sz="4" w:space="0" w:color="auto"/>
              <w:right w:val="single" w:sz="4" w:space="0" w:color="auto"/>
            </w:tcBorders>
            <w:vAlign w:val="center"/>
          </w:tcPr>
          <w:p w14:paraId="33A2DC33" w14:textId="77777777" w:rsidR="001C73AA" w:rsidRDefault="00000000">
            <w:pPr>
              <w:widowControl/>
              <w:jc w:val="center"/>
              <w:rPr>
                <w:sz w:val="24"/>
                <w:szCs w:val="18"/>
              </w:rPr>
            </w:pPr>
            <w:r>
              <w:rPr>
                <w:sz w:val="24"/>
                <w:szCs w:val="18"/>
              </w:rPr>
              <w:t>Last Observation Carry Forward</w:t>
            </w:r>
          </w:p>
        </w:tc>
        <w:tc>
          <w:tcPr>
            <w:tcW w:w="1910" w:type="pct"/>
            <w:tcBorders>
              <w:top w:val="single" w:sz="4" w:space="0" w:color="auto"/>
              <w:left w:val="single" w:sz="4" w:space="0" w:color="auto"/>
              <w:bottom w:val="single" w:sz="4" w:space="0" w:color="auto"/>
              <w:right w:val="single" w:sz="4" w:space="0" w:color="auto"/>
            </w:tcBorders>
            <w:vAlign w:val="center"/>
          </w:tcPr>
          <w:p w14:paraId="3CCF6488" w14:textId="77777777" w:rsidR="001C73AA" w:rsidRDefault="00000000">
            <w:pPr>
              <w:widowControl/>
              <w:jc w:val="center"/>
              <w:rPr>
                <w:sz w:val="24"/>
                <w:szCs w:val="18"/>
              </w:rPr>
            </w:pPr>
            <w:r>
              <w:rPr>
                <w:sz w:val="24"/>
                <w:szCs w:val="18"/>
              </w:rPr>
              <w:t>末次观察</w:t>
            </w:r>
            <w:r>
              <w:rPr>
                <w:rFonts w:hint="eastAsia"/>
                <w:sz w:val="24"/>
                <w:szCs w:val="18"/>
              </w:rPr>
              <w:t>结</w:t>
            </w:r>
            <w:r>
              <w:rPr>
                <w:sz w:val="24"/>
                <w:szCs w:val="18"/>
              </w:rPr>
              <w:t>转</w:t>
            </w:r>
          </w:p>
        </w:tc>
      </w:tr>
      <w:tr w:rsidR="001C73AA" w14:paraId="6B06B398"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18DD7289" w14:textId="77777777" w:rsidR="001C73AA" w:rsidRDefault="00000000">
            <w:pPr>
              <w:widowControl/>
              <w:jc w:val="center"/>
              <w:rPr>
                <w:sz w:val="24"/>
                <w:szCs w:val="18"/>
              </w:rPr>
            </w:pPr>
            <w:r>
              <w:rPr>
                <w:rFonts w:hint="eastAsia"/>
                <w:sz w:val="24"/>
                <w:szCs w:val="18"/>
              </w:rPr>
              <w:t>M</w:t>
            </w:r>
            <w:r>
              <w:rPr>
                <w:sz w:val="24"/>
                <w:szCs w:val="18"/>
              </w:rPr>
              <w:t>AE</w:t>
            </w:r>
          </w:p>
        </w:tc>
        <w:tc>
          <w:tcPr>
            <w:tcW w:w="2293" w:type="pct"/>
            <w:tcBorders>
              <w:top w:val="single" w:sz="4" w:space="0" w:color="auto"/>
              <w:left w:val="single" w:sz="4" w:space="0" w:color="auto"/>
              <w:bottom w:val="single" w:sz="4" w:space="0" w:color="auto"/>
              <w:right w:val="single" w:sz="4" w:space="0" w:color="auto"/>
            </w:tcBorders>
            <w:vAlign w:val="center"/>
          </w:tcPr>
          <w:p w14:paraId="1EA9C719" w14:textId="77777777" w:rsidR="001C73AA" w:rsidRDefault="00000000">
            <w:pPr>
              <w:widowControl/>
              <w:jc w:val="center"/>
              <w:rPr>
                <w:sz w:val="24"/>
                <w:szCs w:val="18"/>
              </w:rPr>
            </w:pPr>
            <w:r>
              <w:rPr>
                <w:sz w:val="24"/>
                <w:szCs w:val="18"/>
              </w:rPr>
              <w:t>M</w:t>
            </w:r>
            <w:r>
              <w:rPr>
                <w:rFonts w:hint="eastAsia"/>
                <w:sz w:val="24"/>
                <w:szCs w:val="18"/>
              </w:rPr>
              <w:t>ajor</w:t>
            </w:r>
            <w:r>
              <w:rPr>
                <w:sz w:val="24"/>
                <w:szCs w:val="18"/>
              </w:rPr>
              <w:t xml:space="preserve"> Adverse Event</w:t>
            </w:r>
          </w:p>
        </w:tc>
        <w:tc>
          <w:tcPr>
            <w:tcW w:w="1910" w:type="pct"/>
            <w:tcBorders>
              <w:top w:val="single" w:sz="4" w:space="0" w:color="auto"/>
              <w:left w:val="single" w:sz="4" w:space="0" w:color="auto"/>
              <w:bottom w:val="single" w:sz="4" w:space="0" w:color="auto"/>
              <w:right w:val="single" w:sz="4" w:space="0" w:color="auto"/>
            </w:tcBorders>
            <w:vAlign w:val="center"/>
          </w:tcPr>
          <w:p w14:paraId="51E75E63" w14:textId="77777777" w:rsidR="001C73AA" w:rsidRDefault="00000000">
            <w:pPr>
              <w:widowControl/>
              <w:jc w:val="center"/>
              <w:rPr>
                <w:sz w:val="24"/>
                <w:szCs w:val="18"/>
              </w:rPr>
            </w:pPr>
            <w:r>
              <w:rPr>
                <w:rFonts w:hint="eastAsia"/>
                <w:sz w:val="24"/>
                <w:szCs w:val="18"/>
              </w:rPr>
              <w:t>主要不良事件</w:t>
            </w:r>
          </w:p>
        </w:tc>
      </w:tr>
      <w:tr w:rsidR="001C73AA" w14:paraId="53C09723"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09C82698" w14:textId="77777777" w:rsidR="001C73AA" w:rsidRDefault="00000000">
            <w:pPr>
              <w:widowControl/>
              <w:jc w:val="center"/>
              <w:rPr>
                <w:sz w:val="24"/>
                <w:szCs w:val="18"/>
              </w:rPr>
            </w:pPr>
            <w:r>
              <w:rPr>
                <w:rFonts w:hint="eastAsia"/>
                <w:bCs/>
                <w:kern w:val="0"/>
                <w:sz w:val="24"/>
              </w:rPr>
              <w:t>MRV</w:t>
            </w:r>
          </w:p>
        </w:tc>
        <w:tc>
          <w:tcPr>
            <w:tcW w:w="2293" w:type="pct"/>
            <w:tcBorders>
              <w:top w:val="single" w:sz="4" w:space="0" w:color="auto"/>
              <w:left w:val="single" w:sz="4" w:space="0" w:color="auto"/>
              <w:bottom w:val="single" w:sz="4" w:space="0" w:color="auto"/>
              <w:right w:val="single" w:sz="4" w:space="0" w:color="auto"/>
            </w:tcBorders>
            <w:vAlign w:val="center"/>
          </w:tcPr>
          <w:p w14:paraId="1920D63A" w14:textId="77777777" w:rsidR="001C73AA" w:rsidRDefault="00000000">
            <w:pPr>
              <w:widowControl/>
              <w:jc w:val="center"/>
              <w:rPr>
                <w:sz w:val="24"/>
                <w:szCs w:val="18"/>
              </w:rPr>
            </w:pPr>
            <w:r>
              <w:rPr>
                <w:rFonts w:hint="eastAsia"/>
                <w:sz w:val="24"/>
                <w:szCs w:val="18"/>
              </w:rPr>
              <w:t>Magnetic Resonance Venogram</w:t>
            </w:r>
          </w:p>
        </w:tc>
        <w:tc>
          <w:tcPr>
            <w:tcW w:w="1910" w:type="pct"/>
            <w:tcBorders>
              <w:top w:val="single" w:sz="4" w:space="0" w:color="auto"/>
              <w:left w:val="single" w:sz="4" w:space="0" w:color="auto"/>
              <w:bottom w:val="single" w:sz="4" w:space="0" w:color="auto"/>
              <w:right w:val="single" w:sz="4" w:space="0" w:color="auto"/>
            </w:tcBorders>
            <w:vAlign w:val="center"/>
          </w:tcPr>
          <w:p w14:paraId="323F7D4A" w14:textId="77777777" w:rsidR="001C73AA" w:rsidRDefault="00000000">
            <w:pPr>
              <w:widowControl/>
              <w:jc w:val="center"/>
              <w:rPr>
                <w:sz w:val="24"/>
                <w:szCs w:val="18"/>
              </w:rPr>
            </w:pPr>
            <w:r>
              <w:rPr>
                <w:rFonts w:hint="eastAsia"/>
                <w:sz w:val="24"/>
                <w:szCs w:val="18"/>
              </w:rPr>
              <w:t>磁共振静脉成像</w:t>
            </w:r>
          </w:p>
        </w:tc>
      </w:tr>
      <w:tr w:rsidR="001C73AA" w14:paraId="6EDD2D9D"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60176E06" w14:textId="77777777" w:rsidR="001C73AA" w:rsidRDefault="00000000">
            <w:pPr>
              <w:widowControl/>
              <w:jc w:val="center"/>
              <w:rPr>
                <w:sz w:val="24"/>
                <w:szCs w:val="18"/>
              </w:rPr>
            </w:pPr>
            <w:r>
              <w:rPr>
                <w:sz w:val="24"/>
                <w:szCs w:val="18"/>
              </w:rPr>
              <w:t>NMPA</w:t>
            </w:r>
          </w:p>
        </w:tc>
        <w:tc>
          <w:tcPr>
            <w:tcW w:w="2293" w:type="pct"/>
            <w:tcBorders>
              <w:top w:val="single" w:sz="4" w:space="0" w:color="auto"/>
              <w:left w:val="single" w:sz="4" w:space="0" w:color="auto"/>
              <w:bottom w:val="single" w:sz="4" w:space="0" w:color="auto"/>
              <w:right w:val="single" w:sz="4" w:space="0" w:color="auto"/>
            </w:tcBorders>
            <w:vAlign w:val="center"/>
          </w:tcPr>
          <w:p w14:paraId="26E6F2DE" w14:textId="77777777" w:rsidR="001C73AA" w:rsidRDefault="00000000">
            <w:pPr>
              <w:widowControl/>
              <w:jc w:val="center"/>
              <w:rPr>
                <w:sz w:val="24"/>
                <w:szCs w:val="18"/>
              </w:rPr>
            </w:pPr>
            <w:r>
              <w:rPr>
                <w:sz w:val="24"/>
                <w:szCs w:val="18"/>
              </w:rPr>
              <w:t xml:space="preserve">National </w:t>
            </w:r>
            <w:r>
              <w:rPr>
                <w:rFonts w:hint="eastAsia"/>
                <w:sz w:val="24"/>
                <w:szCs w:val="18"/>
              </w:rPr>
              <w:t>M</w:t>
            </w:r>
            <w:r>
              <w:rPr>
                <w:sz w:val="24"/>
                <w:szCs w:val="18"/>
              </w:rPr>
              <w:t xml:space="preserve">edical </w:t>
            </w:r>
            <w:r>
              <w:rPr>
                <w:rFonts w:hint="eastAsia"/>
                <w:sz w:val="24"/>
                <w:szCs w:val="18"/>
              </w:rPr>
              <w:t>P</w:t>
            </w:r>
            <w:r>
              <w:rPr>
                <w:sz w:val="24"/>
                <w:szCs w:val="18"/>
              </w:rPr>
              <w:t xml:space="preserve">roducts </w:t>
            </w:r>
            <w:r>
              <w:rPr>
                <w:rFonts w:hint="eastAsia"/>
                <w:sz w:val="24"/>
                <w:szCs w:val="18"/>
              </w:rPr>
              <w:t>A</w:t>
            </w:r>
            <w:r>
              <w:rPr>
                <w:sz w:val="24"/>
                <w:szCs w:val="18"/>
              </w:rPr>
              <w:t xml:space="preserve">dministration </w:t>
            </w:r>
          </w:p>
        </w:tc>
        <w:tc>
          <w:tcPr>
            <w:tcW w:w="1910" w:type="pct"/>
            <w:tcBorders>
              <w:top w:val="single" w:sz="4" w:space="0" w:color="auto"/>
              <w:left w:val="single" w:sz="4" w:space="0" w:color="auto"/>
              <w:bottom w:val="single" w:sz="4" w:space="0" w:color="auto"/>
              <w:right w:val="single" w:sz="4" w:space="0" w:color="auto"/>
            </w:tcBorders>
            <w:vAlign w:val="center"/>
          </w:tcPr>
          <w:p w14:paraId="523273F8" w14:textId="77777777" w:rsidR="001C73AA" w:rsidRDefault="00000000">
            <w:pPr>
              <w:widowControl/>
              <w:jc w:val="center"/>
              <w:rPr>
                <w:sz w:val="24"/>
                <w:szCs w:val="18"/>
              </w:rPr>
            </w:pPr>
            <w:r>
              <w:rPr>
                <w:sz w:val="24"/>
                <w:szCs w:val="18"/>
              </w:rPr>
              <w:t>国家药品监督管理局</w:t>
            </w:r>
          </w:p>
        </w:tc>
      </w:tr>
      <w:tr w:rsidR="001C73AA" w14:paraId="58960987"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4F0F576A" w14:textId="77777777" w:rsidR="001C73AA" w:rsidRDefault="00000000">
            <w:pPr>
              <w:widowControl/>
              <w:jc w:val="center"/>
              <w:rPr>
                <w:sz w:val="24"/>
                <w:szCs w:val="18"/>
              </w:rPr>
            </w:pPr>
            <w:r>
              <w:rPr>
                <w:rFonts w:hint="eastAsia"/>
                <w:sz w:val="24"/>
                <w:szCs w:val="18"/>
              </w:rPr>
              <w:t>P</w:t>
            </w:r>
            <w:r>
              <w:rPr>
                <w:sz w:val="24"/>
                <w:szCs w:val="18"/>
              </w:rPr>
              <w:t>E</w:t>
            </w:r>
          </w:p>
        </w:tc>
        <w:tc>
          <w:tcPr>
            <w:tcW w:w="2293" w:type="pct"/>
            <w:tcBorders>
              <w:top w:val="single" w:sz="4" w:space="0" w:color="auto"/>
              <w:left w:val="single" w:sz="4" w:space="0" w:color="auto"/>
              <w:bottom w:val="single" w:sz="4" w:space="0" w:color="auto"/>
              <w:right w:val="single" w:sz="4" w:space="0" w:color="auto"/>
            </w:tcBorders>
            <w:vAlign w:val="center"/>
          </w:tcPr>
          <w:p w14:paraId="63113929" w14:textId="77777777" w:rsidR="001C73AA" w:rsidRDefault="00000000">
            <w:pPr>
              <w:widowControl/>
              <w:jc w:val="center"/>
              <w:rPr>
                <w:sz w:val="24"/>
                <w:szCs w:val="18"/>
              </w:rPr>
            </w:pPr>
            <w:r>
              <w:rPr>
                <w:rFonts w:hint="eastAsia"/>
                <w:sz w:val="24"/>
              </w:rPr>
              <w:t>P</w:t>
            </w:r>
            <w:r>
              <w:rPr>
                <w:sz w:val="24"/>
              </w:rPr>
              <w:t xml:space="preserve">ulmonary </w:t>
            </w:r>
            <w:r>
              <w:rPr>
                <w:rFonts w:hint="eastAsia"/>
                <w:sz w:val="24"/>
              </w:rPr>
              <w:t>E</w:t>
            </w:r>
            <w:r>
              <w:rPr>
                <w:sz w:val="24"/>
              </w:rPr>
              <w:t>mbolism</w:t>
            </w:r>
          </w:p>
        </w:tc>
        <w:tc>
          <w:tcPr>
            <w:tcW w:w="1910" w:type="pct"/>
            <w:tcBorders>
              <w:top w:val="single" w:sz="4" w:space="0" w:color="auto"/>
              <w:left w:val="single" w:sz="4" w:space="0" w:color="auto"/>
              <w:bottom w:val="single" w:sz="4" w:space="0" w:color="auto"/>
              <w:right w:val="single" w:sz="4" w:space="0" w:color="auto"/>
            </w:tcBorders>
            <w:vAlign w:val="center"/>
          </w:tcPr>
          <w:p w14:paraId="2935158B" w14:textId="77777777" w:rsidR="001C73AA" w:rsidRDefault="00000000">
            <w:pPr>
              <w:widowControl/>
              <w:jc w:val="center"/>
              <w:rPr>
                <w:kern w:val="0"/>
                <w:sz w:val="24"/>
                <w:szCs w:val="18"/>
              </w:rPr>
            </w:pPr>
            <w:r>
              <w:rPr>
                <w:rFonts w:hint="eastAsia"/>
                <w:kern w:val="0"/>
                <w:sz w:val="24"/>
                <w:szCs w:val="18"/>
              </w:rPr>
              <w:t>肺动脉栓塞</w:t>
            </w:r>
          </w:p>
        </w:tc>
      </w:tr>
      <w:tr w:rsidR="001C73AA" w14:paraId="79A5E40F"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41F67079" w14:textId="77777777" w:rsidR="001C73AA" w:rsidRDefault="00000000">
            <w:pPr>
              <w:widowControl/>
              <w:jc w:val="center"/>
              <w:rPr>
                <w:sz w:val="24"/>
                <w:szCs w:val="18"/>
              </w:rPr>
            </w:pPr>
            <w:r>
              <w:rPr>
                <w:sz w:val="24"/>
                <w:szCs w:val="18"/>
              </w:rPr>
              <w:t>PLT</w:t>
            </w:r>
          </w:p>
        </w:tc>
        <w:tc>
          <w:tcPr>
            <w:tcW w:w="2293" w:type="pct"/>
            <w:tcBorders>
              <w:top w:val="single" w:sz="4" w:space="0" w:color="auto"/>
              <w:left w:val="single" w:sz="4" w:space="0" w:color="auto"/>
              <w:bottom w:val="single" w:sz="4" w:space="0" w:color="auto"/>
              <w:right w:val="single" w:sz="4" w:space="0" w:color="auto"/>
            </w:tcBorders>
            <w:vAlign w:val="center"/>
          </w:tcPr>
          <w:p w14:paraId="7AF88392" w14:textId="77777777" w:rsidR="001C73AA" w:rsidRDefault="00000000">
            <w:pPr>
              <w:widowControl/>
              <w:jc w:val="center"/>
              <w:rPr>
                <w:sz w:val="24"/>
                <w:szCs w:val="18"/>
              </w:rPr>
            </w:pPr>
            <w:r>
              <w:rPr>
                <w:sz w:val="24"/>
                <w:szCs w:val="18"/>
              </w:rPr>
              <w:t>Platelet</w:t>
            </w:r>
          </w:p>
        </w:tc>
        <w:tc>
          <w:tcPr>
            <w:tcW w:w="1910" w:type="pct"/>
            <w:tcBorders>
              <w:top w:val="single" w:sz="4" w:space="0" w:color="auto"/>
              <w:left w:val="single" w:sz="4" w:space="0" w:color="auto"/>
              <w:bottom w:val="single" w:sz="4" w:space="0" w:color="auto"/>
              <w:right w:val="single" w:sz="4" w:space="0" w:color="auto"/>
            </w:tcBorders>
            <w:vAlign w:val="center"/>
          </w:tcPr>
          <w:p w14:paraId="2C0C0C29" w14:textId="77777777" w:rsidR="001C73AA" w:rsidRDefault="00000000">
            <w:pPr>
              <w:widowControl/>
              <w:jc w:val="center"/>
              <w:rPr>
                <w:sz w:val="24"/>
                <w:szCs w:val="18"/>
              </w:rPr>
            </w:pPr>
            <w:r>
              <w:rPr>
                <w:sz w:val="24"/>
                <w:szCs w:val="18"/>
              </w:rPr>
              <w:t>血小板</w:t>
            </w:r>
          </w:p>
        </w:tc>
      </w:tr>
      <w:tr w:rsidR="001C73AA" w14:paraId="076E31F5"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25B5E8D0" w14:textId="77777777" w:rsidR="001C73AA" w:rsidRDefault="00000000">
            <w:pPr>
              <w:widowControl/>
              <w:jc w:val="center"/>
              <w:rPr>
                <w:sz w:val="24"/>
                <w:szCs w:val="18"/>
              </w:rPr>
            </w:pPr>
            <w:r>
              <w:rPr>
                <w:rFonts w:hint="eastAsia"/>
                <w:sz w:val="24"/>
                <w:szCs w:val="18"/>
              </w:rPr>
              <w:t>P</w:t>
            </w:r>
            <w:r>
              <w:rPr>
                <w:sz w:val="24"/>
                <w:szCs w:val="18"/>
              </w:rPr>
              <w:t>MT</w:t>
            </w:r>
          </w:p>
        </w:tc>
        <w:tc>
          <w:tcPr>
            <w:tcW w:w="2293" w:type="pct"/>
            <w:tcBorders>
              <w:top w:val="single" w:sz="4" w:space="0" w:color="auto"/>
              <w:left w:val="single" w:sz="4" w:space="0" w:color="auto"/>
              <w:bottom w:val="single" w:sz="4" w:space="0" w:color="auto"/>
              <w:right w:val="single" w:sz="4" w:space="0" w:color="auto"/>
            </w:tcBorders>
            <w:vAlign w:val="center"/>
          </w:tcPr>
          <w:p w14:paraId="41534691" w14:textId="77777777" w:rsidR="001C73AA" w:rsidRDefault="00000000">
            <w:pPr>
              <w:widowControl/>
              <w:jc w:val="center"/>
              <w:rPr>
                <w:sz w:val="24"/>
                <w:szCs w:val="18"/>
              </w:rPr>
            </w:pPr>
            <w:r>
              <w:rPr>
                <w:sz w:val="24"/>
                <w:szCs w:val="18"/>
              </w:rPr>
              <w:t>Percutaneous Mechanical Thrombectomy</w:t>
            </w:r>
          </w:p>
        </w:tc>
        <w:tc>
          <w:tcPr>
            <w:tcW w:w="1910" w:type="pct"/>
            <w:tcBorders>
              <w:top w:val="single" w:sz="4" w:space="0" w:color="auto"/>
              <w:left w:val="single" w:sz="4" w:space="0" w:color="auto"/>
              <w:bottom w:val="single" w:sz="4" w:space="0" w:color="auto"/>
              <w:right w:val="single" w:sz="4" w:space="0" w:color="auto"/>
            </w:tcBorders>
            <w:vAlign w:val="center"/>
          </w:tcPr>
          <w:p w14:paraId="3ED765E2" w14:textId="77777777" w:rsidR="001C73AA" w:rsidRDefault="00000000">
            <w:pPr>
              <w:widowControl/>
              <w:jc w:val="center"/>
              <w:rPr>
                <w:sz w:val="24"/>
                <w:szCs w:val="18"/>
              </w:rPr>
            </w:pPr>
            <w:r>
              <w:rPr>
                <w:rFonts w:hint="eastAsia"/>
                <w:sz w:val="24"/>
                <w:szCs w:val="18"/>
              </w:rPr>
              <w:t>经皮机械性血栓清除术</w:t>
            </w:r>
          </w:p>
        </w:tc>
      </w:tr>
      <w:tr w:rsidR="001C73AA" w14:paraId="3A360FC9"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2D7C9D3F" w14:textId="77777777" w:rsidR="001C73AA" w:rsidRDefault="00000000">
            <w:pPr>
              <w:widowControl/>
              <w:jc w:val="center"/>
              <w:rPr>
                <w:sz w:val="24"/>
                <w:szCs w:val="18"/>
              </w:rPr>
            </w:pPr>
            <w:r>
              <w:rPr>
                <w:sz w:val="24"/>
                <w:szCs w:val="18"/>
              </w:rPr>
              <w:lastRenderedPageBreak/>
              <w:t>PPS</w:t>
            </w:r>
          </w:p>
        </w:tc>
        <w:tc>
          <w:tcPr>
            <w:tcW w:w="2293" w:type="pct"/>
            <w:tcBorders>
              <w:top w:val="single" w:sz="4" w:space="0" w:color="auto"/>
              <w:left w:val="nil"/>
              <w:bottom w:val="single" w:sz="4" w:space="0" w:color="auto"/>
              <w:right w:val="single" w:sz="4" w:space="0" w:color="auto"/>
            </w:tcBorders>
            <w:vAlign w:val="center"/>
          </w:tcPr>
          <w:p w14:paraId="4C27625D" w14:textId="77777777" w:rsidR="001C73AA" w:rsidRDefault="00000000">
            <w:pPr>
              <w:widowControl/>
              <w:jc w:val="center"/>
              <w:rPr>
                <w:sz w:val="24"/>
                <w:szCs w:val="18"/>
              </w:rPr>
            </w:pPr>
            <w:r>
              <w:rPr>
                <w:sz w:val="24"/>
                <w:szCs w:val="18"/>
              </w:rPr>
              <w:t>Per Protocol Set</w:t>
            </w:r>
          </w:p>
        </w:tc>
        <w:tc>
          <w:tcPr>
            <w:tcW w:w="1910" w:type="pct"/>
            <w:tcBorders>
              <w:top w:val="single" w:sz="4" w:space="0" w:color="auto"/>
              <w:left w:val="nil"/>
              <w:bottom w:val="single" w:sz="4" w:space="0" w:color="auto"/>
              <w:right w:val="single" w:sz="4" w:space="0" w:color="auto"/>
            </w:tcBorders>
            <w:vAlign w:val="center"/>
          </w:tcPr>
          <w:p w14:paraId="0231FB11" w14:textId="77777777" w:rsidR="001C73AA" w:rsidRDefault="00000000">
            <w:pPr>
              <w:widowControl/>
              <w:jc w:val="center"/>
              <w:rPr>
                <w:sz w:val="24"/>
                <w:szCs w:val="18"/>
              </w:rPr>
            </w:pPr>
            <w:r>
              <w:rPr>
                <w:sz w:val="24"/>
                <w:szCs w:val="18"/>
              </w:rPr>
              <w:t>符合方案集</w:t>
            </w:r>
          </w:p>
        </w:tc>
      </w:tr>
      <w:tr w:rsidR="001C73AA" w14:paraId="634A1C7A"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055C81DC" w14:textId="77777777" w:rsidR="001C73AA" w:rsidRDefault="00000000">
            <w:pPr>
              <w:widowControl/>
              <w:jc w:val="center"/>
              <w:rPr>
                <w:sz w:val="24"/>
                <w:szCs w:val="18"/>
              </w:rPr>
            </w:pPr>
            <w:r>
              <w:rPr>
                <w:sz w:val="24"/>
                <w:szCs w:val="18"/>
              </w:rPr>
              <w:t xml:space="preserve">PT  </w:t>
            </w:r>
          </w:p>
        </w:tc>
        <w:tc>
          <w:tcPr>
            <w:tcW w:w="2293" w:type="pct"/>
            <w:tcBorders>
              <w:top w:val="single" w:sz="4" w:space="0" w:color="auto"/>
              <w:left w:val="single" w:sz="4" w:space="0" w:color="auto"/>
              <w:bottom w:val="single" w:sz="4" w:space="0" w:color="auto"/>
              <w:right w:val="single" w:sz="4" w:space="0" w:color="auto"/>
            </w:tcBorders>
            <w:vAlign w:val="center"/>
          </w:tcPr>
          <w:p w14:paraId="5AF08E05" w14:textId="77777777" w:rsidR="001C73AA" w:rsidRDefault="00000000">
            <w:pPr>
              <w:widowControl/>
              <w:jc w:val="center"/>
              <w:rPr>
                <w:sz w:val="24"/>
                <w:szCs w:val="18"/>
              </w:rPr>
            </w:pPr>
            <w:r>
              <w:rPr>
                <w:sz w:val="24"/>
                <w:szCs w:val="18"/>
              </w:rPr>
              <w:t xml:space="preserve">Prothrombin </w:t>
            </w:r>
            <w:r>
              <w:rPr>
                <w:rFonts w:hint="eastAsia"/>
                <w:sz w:val="24"/>
                <w:szCs w:val="18"/>
              </w:rPr>
              <w:t>T</w:t>
            </w:r>
            <w:r>
              <w:rPr>
                <w:sz w:val="24"/>
                <w:szCs w:val="18"/>
              </w:rPr>
              <w:t xml:space="preserve">ime </w:t>
            </w:r>
          </w:p>
        </w:tc>
        <w:tc>
          <w:tcPr>
            <w:tcW w:w="1910" w:type="pct"/>
            <w:tcBorders>
              <w:top w:val="single" w:sz="4" w:space="0" w:color="auto"/>
              <w:left w:val="single" w:sz="4" w:space="0" w:color="auto"/>
              <w:bottom w:val="single" w:sz="4" w:space="0" w:color="auto"/>
              <w:right w:val="single" w:sz="4" w:space="0" w:color="auto"/>
            </w:tcBorders>
            <w:vAlign w:val="center"/>
          </w:tcPr>
          <w:p w14:paraId="679CF29F" w14:textId="77777777" w:rsidR="001C73AA" w:rsidRDefault="00000000">
            <w:pPr>
              <w:widowControl/>
              <w:jc w:val="center"/>
              <w:rPr>
                <w:sz w:val="24"/>
                <w:szCs w:val="18"/>
              </w:rPr>
            </w:pPr>
            <w:r>
              <w:rPr>
                <w:sz w:val="24"/>
                <w:szCs w:val="18"/>
              </w:rPr>
              <w:t>血浆凝血酶原时间</w:t>
            </w:r>
          </w:p>
        </w:tc>
      </w:tr>
      <w:tr w:rsidR="001C73AA" w14:paraId="6B180398"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3DA59D70" w14:textId="77777777" w:rsidR="001C73AA" w:rsidRDefault="00000000">
            <w:pPr>
              <w:widowControl/>
              <w:jc w:val="center"/>
              <w:rPr>
                <w:sz w:val="24"/>
                <w:szCs w:val="18"/>
              </w:rPr>
            </w:pPr>
            <w:r>
              <w:rPr>
                <w:rFonts w:hint="eastAsia"/>
                <w:sz w:val="24"/>
                <w:szCs w:val="18"/>
              </w:rPr>
              <w:t>P</w:t>
            </w:r>
            <w:r>
              <w:rPr>
                <w:sz w:val="24"/>
                <w:szCs w:val="18"/>
              </w:rPr>
              <w:t>TA</w:t>
            </w:r>
          </w:p>
        </w:tc>
        <w:tc>
          <w:tcPr>
            <w:tcW w:w="2293" w:type="pct"/>
            <w:tcBorders>
              <w:top w:val="single" w:sz="4" w:space="0" w:color="auto"/>
              <w:left w:val="single" w:sz="4" w:space="0" w:color="auto"/>
              <w:bottom w:val="single" w:sz="4" w:space="0" w:color="auto"/>
              <w:right w:val="single" w:sz="4" w:space="0" w:color="auto"/>
            </w:tcBorders>
            <w:vAlign w:val="center"/>
          </w:tcPr>
          <w:p w14:paraId="25246BAB" w14:textId="77777777" w:rsidR="001C73AA" w:rsidRDefault="00000000">
            <w:pPr>
              <w:widowControl/>
              <w:jc w:val="center"/>
              <w:rPr>
                <w:sz w:val="24"/>
                <w:szCs w:val="18"/>
              </w:rPr>
            </w:pPr>
            <w:r>
              <w:rPr>
                <w:sz w:val="24"/>
                <w:szCs w:val="18"/>
              </w:rPr>
              <w:t>Percutaneous Intraluminal Angioplasty</w:t>
            </w:r>
          </w:p>
        </w:tc>
        <w:tc>
          <w:tcPr>
            <w:tcW w:w="1910" w:type="pct"/>
            <w:tcBorders>
              <w:top w:val="single" w:sz="4" w:space="0" w:color="auto"/>
              <w:left w:val="single" w:sz="4" w:space="0" w:color="auto"/>
              <w:bottom w:val="single" w:sz="4" w:space="0" w:color="auto"/>
              <w:right w:val="single" w:sz="4" w:space="0" w:color="auto"/>
            </w:tcBorders>
            <w:vAlign w:val="center"/>
          </w:tcPr>
          <w:p w14:paraId="27FCD8E1" w14:textId="77777777" w:rsidR="001C73AA" w:rsidRDefault="00000000">
            <w:pPr>
              <w:widowControl/>
              <w:jc w:val="center"/>
              <w:rPr>
                <w:sz w:val="24"/>
                <w:szCs w:val="18"/>
              </w:rPr>
            </w:pPr>
            <w:r>
              <w:rPr>
                <w:rFonts w:hint="eastAsia"/>
                <w:sz w:val="24"/>
                <w:szCs w:val="18"/>
              </w:rPr>
              <w:t>经皮腔内血管成形术</w:t>
            </w:r>
          </w:p>
        </w:tc>
      </w:tr>
      <w:tr w:rsidR="001C73AA" w14:paraId="24009F27"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15CDBE7F" w14:textId="77777777" w:rsidR="001C73AA" w:rsidRDefault="00000000">
            <w:pPr>
              <w:widowControl/>
              <w:jc w:val="center"/>
              <w:rPr>
                <w:sz w:val="24"/>
                <w:szCs w:val="18"/>
              </w:rPr>
            </w:pPr>
            <w:r>
              <w:rPr>
                <w:rFonts w:hint="eastAsia"/>
                <w:sz w:val="24"/>
                <w:szCs w:val="18"/>
              </w:rPr>
              <w:t>P</w:t>
            </w:r>
            <w:r>
              <w:rPr>
                <w:sz w:val="24"/>
                <w:szCs w:val="18"/>
              </w:rPr>
              <w:t>TS</w:t>
            </w:r>
          </w:p>
        </w:tc>
        <w:tc>
          <w:tcPr>
            <w:tcW w:w="2293" w:type="pct"/>
            <w:tcBorders>
              <w:top w:val="single" w:sz="4" w:space="0" w:color="auto"/>
              <w:left w:val="single" w:sz="4" w:space="0" w:color="auto"/>
              <w:bottom w:val="single" w:sz="4" w:space="0" w:color="auto"/>
              <w:right w:val="single" w:sz="4" w:space="0" w:color="auto"/>
            </w:tcBorders>
            <w:vAlign w:val="center"/>
          </w:tcPr>
          <w:p w14:paraId="22EB138B" w14:textId="77777777" w:rsidR="001C73AA" w:rsidRDefault="00000000">
            <w:pPr>
              <w:widowControl/>
              <w:jc w:val="center"/>
              <w:rPr>
                <w:sz w:val="24"/>
                <w:szCs w:val="18"/>
              </w:rPr>
            </w:pPr>
            <w:r>
              <w:rPr>
                <w:sz w:val="24"/>
                <w:szCs w:val="18"/>
              </w:rPr>
              <w:t>Post</w:t>
            </w:r>
            <w:r>
              <w:rPr>
                <w:rFonts w:hint="eastAsia"/>
                <w:sz w:val="24"/>
                <w:szCs w:val="18"/>
              </w:rPr>
              <w:t>-</w:t>
            </w:r>
            <w:r>
              <w:rPr>
                <w:sz w:val="24"/>
                <w:szCs w:val="18"/>
              </w:rPr>
              <w:t>thrombotic Syndrome</w:t>
            </w:r>
          </w:p>
        </w:tc>
        <w:tc>
          <w:tcPr>
            <w:tcW w:w="1910" w:type="pct"/>
            <w:tcBorders>
              <w:top w:val="single" w:sz="4" w:space="0" w:color="auto"/>
              <w:left w:val="single" w:sz="4" w:space="0" w:color="auto"/>
              <w:bottom w:val="single" w:sz="4" w:space="0" w:color="auto"/>
              <w:right w:val="single" w:sz="4" w:space="0" w:color="auto"/>
            </w:tcBorders>
            <w:vAlign w:val="center"/>
          </w:tcPr>
          <w:p w14:paraId="1FCCEF22" w14:textId="77777777" w:rsidR="001C73AA" w:rsidRDefault="00000000">
            <w:pPr>
              <w:widowControl/>
              <w:jc w:val="center"/>
              <w:rPr>
                <w:sz w:val="24"/>
                <w:szCs w:val="18"/>
              </w:rPr>
            </w:pPr>
            <w:r>
              <w:rPr>
                <w:rFonts w:hint="eastAsia"/>
                <w:sz w:val="24"/>
                <w:szCs w:val="18"/>
              </w:rPr>
              <w:t>血栓后综合征</w:t>
            </w:r>
          </w:p>
        </w:tc>
      </w:tr>
      <w:tr w:rsidR="001C73AA" w14:paraId="214AAFE7"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1E6FB4B5" w14:textId="77777777" w:rsidR="001C73AA" w:rsidRDefault="00000000">
            <w:pPr>
              <w:widowControl/>
              <w:jc w:val="center"/>
              <w:rPr>
                <w:sz w:val="24"/>
                <w:szCs w:val="18"/>
              </w:rPr>
            </w:pPr>
            <w:r>
              <w:rPr>
                <w:sz w:val="24"/>
                <w:szCs w:val="18"/>
              </w:rPr>
              <w:t>RBC</w:t>
            </w:r>
          </w:p>
        </w:tc>
        <w:tc>
          <w:tcPr>
            <w:tcW w:w="2293" w:type="pct"/>
            <w:tcBorders>
              <w:top w:val="single" w:sz="4" w:space="0" w:color="auto"/>
              <w:left w:val="single" w:sz="4" w:space="0" w:color="auto"/>
              <w:bottom w:val="single" w:sz="4" w:space="0" w:color="auto"/>
              <w:right w:val="single" w:sz="4" w:space="0" w:color="auto"/>
            </w:tcBorders>
            <w:vAlign w:val="center"/>
          </w:tcPr>
          <w:p w14:paraId="5CB18424" w14:textId="77777777" w:rsidR="001C73AA" w:rsidRDefault="00000000">
            <w:pPr>
              <w:widowControl/>
              <w:jc w:val="center"/>
              <w:rPr>
                <w:sz w:val="24"/>
                <w:szCs w:val="18"/>
              </w:rPr>
            </w:pPr>
            <w:r>
              <w:rPr>
                <w:sz w:val="24"/>
                <w:szCs w:val="18"/>
              </w:rPr>
              <w:t>Red Blood Cell</w:t>
            </w:r>
          </w:p>
        </w:tc>
        <w:tc>
          <w:tcPr>
            <w:tcW w:w="1910" w:type="pct"/>
            <w:tcBorders>
              <w:top w:val="single" w:sz="4" w:space="0" w:color="auto"/>
              <w:left w:val="single" w:sz="4" w:space="0" w:color="auto"/>
              <w:bottom w:val="single" w:sz="4" w:space="0" w:color="auto"/>
              <w:right w:val="single" w:sz="4" w:space="0" w:color="auto"/>
            </w:tcBorders>
            <w:vAlign w:val="center"/>
          </w:tcPr>
          <w:p w14:paraId="09DBBAC9" w14:textId="77777777" w:rsidR="001C73AA" w:rsidRDefault="00000000">
            <w:pPr>
              <w:widowControl/>
              <w:jc w:val="center"/>
              <w:rPr>
                <w:sz w:val="24"/>
                <w:szCs w:val="18"/>
              </w:rPr>
            </w:pPr>
            <w:r>
              <w:rPr>
                <w:sz w:val="24"/>
                <w:szCs w:val="18"/>
              </w:rPr>
              <w:t>红细胞</w:t>
            </w:r>
          </w:p>
        </w:tc>
      </w:tr>
      <w:tr w:rsidR="001C73AA" w14:paraId="5F492800"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3AED1D17" w14:textId="77777777" w:rsidR="001C73AA" w:rsidRDefault="00000000">
            <w:pPr>
              <w:widowControl/>
              <w:jc w:val="center"/>
              <w:rPr>
                <w:sz w:val="24"/>
                <w:szCs w:val="18"/>
              </w:rPr>
            </w:pPr>
            <w:r>
              <w:rPr>
                <w:sz w:val="24"/>
                <w:szCs w:val="18"/>
              </w:rPr>
              <w:t>SAE</w:t>
            </w:r>
          </w:p>
        </w:tc>
        <w:tc>
          <w:tcPr>
            <w:tcW w:w="2293" w:type="pct"/>
            <w:tcBorders>
              <w:top w:val="single" w:sz="4" w:space="0" w:color="auto"/>
              <w:left w:val="single" w:sz="4" w:space="0" w:color="auto"/>
              <w:bottom w:val="single" w:sz="4" w:space="0" w:color="auto"/>
              <w:right w:val="single" w:sz="4" w:space="0" w:color="auto"/>
            </w:tcBorders>
            <w:vAlign w:val="center"/>
          </w:tcPr>
          <w:p w14:paraId="4CDDBD19" w14:textId="77777777" w:rsidR="001C73AA" w:rsidRDefault="00000000">
            <w:pPr>
              <w:widowControl/>
              <w:jc w:val="center"/>
              <w:rPr>
                <w:sz w:val="24"/>
                <w:szCs w:val="18"/>
              </w:rPr>
            </w:pPr>
            <w:r>
              <w:rPr>
                <w:sz w:val="24"/>
                <w:szCs w:val="18"/>
              </w:rPr>
              <w:t>Serious Adverse Event</w:t>
            </w:r>
          </w:p>
        </w:tc>
        <w:tc>
          <w:tcPr>
            <w:tcW w:w="1910" w:type="pct"/>
            <w:tcBorders>
              <w:top w:val="single" w:sz="4" w:space="0" w:color="auto"/>
              <w:left w:val="single" w:sz="4" w:space="0" w:color="auto"/>
              <w:bottom w:val="single" w:sz="4" w:space="0" w:color="auto"/>
              <w:right w:val="single" w:sz="4" w:space="0" w:color="auto"/>
            </w:tcBorders>
            <w:vAlign w:val="center"/>
          </w:tcPr>
          <w:p w14:paraId="22C06DFA" w14:textId="77777777" w:rsidR="001C73AA" w:rsidRDefault="00000000">
            <w:pPr>
              <w:widowControl/>
              <w:jc w:val="center"/>
              <w:rPr>
                <w:sz w:val="24"/>
                <w:szCs w:val="18"/>
              </w:rPr>
            </w:pPr>
            <w:r>
              <w:rPr>
                <w:sz w:val="24"/>
                <w:szCs w:val="18"/>
              </w:rPr>
              <w:t>严重不良事件</w:t>
            </w:r>
          </w:p>
        </w:tc>
      </w:tr>
      <w:tr w:rsidR="001C73AA" w14:paraId="36BA9005"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4C17B949" w14:textId="77777777" w:rsidR="001C73AA" w:rsidRDefault="00000000">
            <w:pPr>
              <w:widowControl/>
              <w:jc w:val="center"/>
              <w:rPr>
                <w:sz w:val="24"/>
                <w:szCs w:val="18"/>
              </w:rPr>
            </w:pPr>
            <w:bookmarkStart w:id="13" w:name="OLE_LINK40"/>
            <w:r>
              <w:rPr>
                <w:sz w:val="24"/>
                <w:szCs w:val="18"/>
              </w:rPr>
              <w:t>SAP</w:t>
            </w:r>
            <w:bookmarkEnd w:id="13"/>
          </w:p>
        </w:tc>
        <w:tc>
          <w:tcPr>
            <w:tcW w:w="2293" w:type="pct"/>
            <w:tcBorders>
              <w:top w:val="single" w:sz="4" w:space="0" w:color="auto"/>
              <w:left w:val="single" w:sz="4" w:space="0" w:color="auto"/>
              <w:bottom w:val="single" w:sz="4" w:space="0" w:color="auto"/>
              <w:right w:val="single" w:sz="4" w:space="0" w:color="auto"/>
            </w:tcBorders>
            <w:vAlign w:val="center"/>
          </w:tcPr>
          <w:p w14:paraId="5F1DC04C" w14:textId="77777777" w:rsidR="001C73AA" w:rsidRDefault="00000000">
            <w:pPr>
              <w:widowControl/>
              <w:jc w:val="center"/>
              <w:rPr>
                <w:sz w:val="24"/>
                <w:szCs w:val="18"/>
              </w:rPr>
            </w:pPr>
            <w:r>
              <w:rPr>
                <w:sz w:val="24"/>
                <w:szCs w:val="18"/>
              </w:rPr>
              <w:t>Statistical Analysis Plan</w:t>
            </w:r>
          </w:p>
        </w:tc>
        <w:tc>
          <w:tcPr>
            <w:tcW w:w="1910" w:type="pct"/>
            <w:tcBorders>
              <w:top w:val="single" w:sz="4" w:space="0" w:color="auto"/>
              <w:left w:val="single" w:sz="4" w:space="0" w:color="auto"/>
              <w:bottom w:val="single" w:sz="4" w:space="0" w:color="auto"/>
              <w:right w:val="single" w:sz="4" w:space="0" w:color="auto"/>
            </w:tcBorders>
            <w:vAlign w:val="center"/>
          </w:tcPr>
          <w:p w14:paraId="0DBDAFE0" w14:textId="77777777" w:rsidR="001C73AA" w:rsidRDefault="00000000">
            <w:pPr>
              <w:widowControl/>
              <w:jc w:val="center"/>
              <w:rPr>
                <w:sz w:val="24"/>
                <w:szCs w:val="18"/>
              </w:rPr>
            </w:pPr>
            <w:r>
              <w:rPr>
                <w:sz w:val="24"/>
                <w:szCs w:val="18"/>
              </w:rPr>
              <w:t>统计分析计划</w:t>
            </w:r>
          </w:p>
        </w:tc>
      </w:tr>
      <w:tr w:rsidR="001C73AA" w14:paraId="1E7DF11C"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31990750" w14:textId="77777777" w:rsidR="001C73AA" w:rsidRDefault="00000000">
            <w:pPr>
              <w:widowControl/>
              <w:jc w:val="center"/>
              <w:rPr>
                <w:sz w:val="24"/>
                <w:szCs w:val="18"/>
              </w:rPr>
            </w:pPr>
            <w:r>
              <w:rPr>
                <w:sz w:val="24"/>
                <w:szCs w:val="18"/>
              </w:rPr>
              <w:t xml:space="preserve">SOP </w:t>
            </w:r>
          </w:p>
        </w:tc>
        <w:tc>
          <w:tcPr>
            <w:tcW w:w="2293" w:type="pct"/>
            <w:tcBorders>
              <w:top w:val="single" w:sz="4" w:space="0" w:color="auto"/>
              <w:left w:val="single" w:sz="4" w:space="0" w:color="auto"/>
              <w:bottom w:val="single" w:sz="4" w:space="0" w:color="auto"/>
              <w:right w:val="single" w:sz="4" w:space="0" w:color="auto"/>
            </w:tcBorders>
            <w:vAlign w:val="center"/>
          </w:tcPr>
          <w:p w14:paraId="7707CF08" w14:textId="77777777" w:rsidR="001C73AA" w:rsidRDefault="00000000">
            <w:pPr>
              <w:widowControl/>
              <w:jc w:val="center"/>
              <w:rPr>
                <w:sz w:val="24"/>
                <w:szCs w:val="18"/>
              </w:rPr>
            </w:pPr>
            <w:r>
              <w:rPr>
                <w:sz w:val="24"/>
                <w:szCs w:val="18"/>
              </w:rPr>
              <w:t>Standard Operating Procedure</w:t>
            </w:r>
          </w:p>
        </w:tc>
        <w:tc>
          <w:tcPr>
            <w:tcW w:w="1910" w:type="pct"/>
            <w:tcBorders>
              <w:top w:val="single" w:sz="4" w:space="0" w:color="auto"/>
              <w:left w:val="single" w:sz="4" w:space="0" w:color="auto"/>
              <w:bottom w:val="single" w:sz="4" w:space="0" w:color="auto"/>
              <w:right w:val="single" w:sz="4" w:space="0" w:color="auto"/>
            </w:tcBorders>
            <w:vAlign w:val="center"/>
          </w:tcPr>
          <w:p w14:paraId="0686E525" w14:textId="77777777" w:rsidR="001C73AA" w:rsidRDefault="00000000">
            <w:pPr>
              <w:widowControl/>
              <w:jc w:val="center"/>
              <w:rPr>
                <w:sz w:val="24"/>
                <w:szCs w:val="18"/>
              </w:rPr>
            </w:pPr>
            <w:r>
              <w:rPr>
                <w:sz w:val="24"/>
                <w:szCs w:val="18"/>
              </w:rPr>
              <w:t>标准操作规程</w:t>
            </w:r>
          </w:p>
        </w:tc>
      </w:tr>
      <w:tr w:rsidR="001C73AA" w14:paraId="108CFF8D"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365380EC" w14:textId="77777777" w:rsidR="001C73AA" w:rsidRDefault="00000000">
            <w:pPr>
              <w:widowControl/>
              <w:jc w:val="center"/>
              <w:rPr>
                <w:sz w:val="24"/>
                <w:szCs w:val="18"/>
              </w:rPr>
            </w:pPr>
            <w:r>
              <w:rPr>
                <w:sz w:val="24"/>
                <w:szCs w:val="18"/>
              </w:rPr>
              <w:t>SS</w:t>
            </w:r>
          </w:p>
        </w:tc>
        <w:tc>
          <w:tcPr>
            <w:tcW w:w="2293" w:type="pct"/>
            <w:tcBorders>
              <w:top w:val="single" w:sz="4" w:space="0" w:color="auto"/>
              <w:left w:val="single" w:sz="4" w:space="0" w:color="auto"/>
              <w:bottom w:val="single" w:sz="4" w:space="0" w:color="auto"/>
              <w:right w:val="single" w:sz="4" w:space="0" w:color="auto"/>
            </w:tcBorders>
            <w:vAlign w:val="center"/>
          </w:tcPr>
          <w:p w14:paraId="401A8953" w14:textId="77777777" w:rsidR="001C73AA" w:rsidRDefault="00000000">
            <w:pPr>
              <w:widowControl/>
              <w:jc w:val="center"/>
              <w:rPr>
                <w:sz w:val="24"/>
                <w:szCs w:val="18"/>
              </w:rPr>
            </w:pPr>
            <w:r>
              <w:rPr>
                <w:sz w:val="24"/>
                <w:szCs w:val="18"/>
              </w:rPr>
              <w:t>Safety Set</w:t>
            </w:r>
          </w:p>
        </w:tc>
        <w:tc>
          <w:tcPr>
            <w:tcW w:w="1910" w:type="pct"/>
            <w:tcBorders>
              <w:top w:val="single" w:sz="4" w:space="0" w:color="auto"/>
              <w:left w:val="single" w:sz="4" w:space="0" w:color="auto"/>
              <w:bottom w:val="single" w:sz="4" w:space="0" w:color="auto"/>
              <w:right w:val="single" w:sz="4" w:space="0" w:color="auto"/>
            </w:tcBorders>
            <w:vAlign w:val="center"/>
          </w:tcPr>
          <w:p w14:paraId="465C5EC7" w14:textId="77777777" w:rsidR="001C73AA" w:rsidRDefault="00000000">
            <w:pPr>
              <w:widowControl/>
              <w:jc w:val="center"/>
              <w:rPr>
                <w:sz w:val="24"/>
                <w:szCs w:val="18"/>
              </w:rPr>
            </w:pPr>
            <w:r>
              <w:rPr>
                <w:sz w:val="24"/>
                <w:szCs w:val="18"/>
              </w:rPr>
              <w:t>安全性分析集</w:t>
            </w:r>
          </w:p>
        </w:tc>
      </w:tr>
      <w:tr w:rsidR="001C73AA" w14:paraId="2A38C977"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6B2EF461" w14:textId="77777777" w:rsidR="001C73AA" w:rsidRDefault="00000000">
            <w:pPr>
              <w:widowControl/>
              <w:jc w:val="center"/>
              <w:rPr>
                <w:sz w:val="24"/>
                <w:szCs w:val="18"/>
              </w:rPr>
            </w:pPr>
            <w:r>
              <w:rPr>
                <w:sz w:val="24"/>
                <w:szCs w:val="18"/>
              </w:rPr>
              <w:t xml:space="preserve">TT </w:t>
            </w:r>
          </w:p>
        </w:tc>
        <w:tc>
          <w:tcPr>
            <w:tcW w:w="2293" w:type="pct"/>
            <w:tcBorders>
              <w:top w:val="single" w:sz="4" w:space="0" w:color="auto"/>
              <w:left w:val="single" w:sz="4" w:space="0" w:color="auto"/>
              <w:bottom w:val="single" w:sz="4" w:space="0" w:color="auto"/>
              <w:right w:val="single" w:sz="4" w:space="0" w:color="auto"/>
            </w:tcBorders>
            <w:vAlign w:val="center"/>
          </w:tcPr>
          <w:p w14:paraId="5C78CC26" w14:textId="77777777" w:rsidR="001C73AA" w:rsidRDefault="00000000">
            <w:pPr>
              <w:widowControl/>
              <w:jc w:val="center"/>
              <w:rPr>
                <w:sz w:val="24"/>
                <w:szCs w:val="18"/>
              </w:rPr>
            </w:pPr>
            <w:r>
              <w:rPr>
                <w:sz w:val="24"/>
                <w:szCs w:val="18"/>
              </w:rPr>
              <w:t>Thrombin Time</w:t>
            </w:r>
          </w:p>
        </w:tc>
        <w:tc>
          <w:tcPr>
            <w:tcW w:w="1910" w:type="pct"/>
            <w:tcBorders>
              <w:top w:val="single" w:sz="4" w:space="0" w:color="auto"/>
              <w:left w:val="single" w:sz="4" w:space="0" w:color="auto"/>
              <w:bottom w:val="single" w:sz="4" w:space="0" w:color="auto"/>
              <w:right w:val="single" w:sz="4" w:space="0" w:color="auto"/>
            </w:tcBorders>
            <w:vAlign w:val="center"/>
          </w:tcPr>
          <w:p w14:paraId="55F1C1F9" w14:textId="77777777" w:rsidR="001C73AA" w:rsidRDefault="00000000">
            <w:pPr>
              <w:widowControl/>
              <w:jc w:val="center"/>
              <w:rPr>
                <w:sz w:val="24"/>
                <w:szCs w:val="18"/>
              </w:rPr>
            </w:pPr>
            <w:r>
              <w:rPr>
                <w:sz w:val="24"/>
                <w:szCs w:val="18"/>
              </w:rPr>
              <w:t>凝血酶时间</w:t>
            </w:r>
          </w:p>
        </w:tc>
      </w:tr>
      <w:tr w:rsidR="001C73AA" w14:paraId="43587A73"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25190003" w14:textId="77777777" w:rsidR="001C73AA" w:rsidRDefault="00000000">
            <w:pPr>
              <w:widowControl/>
              <w:jc w:val="center"/>
              <w:rPr>
                <w:color w:val="FF0000"/>
                <w:sz w:val="24"/>
                <w:szCs w:val="18"/>
              </w:rPr>
            </w:pPr>
            <w:r>
              <w:rPr>
                <w:sz w:val="24"/>
              </w:rPr>
              <w:t>USACDT</w:t>
            </w:r>
          </w:p>
        </w:tc>
        <w:tc>
          <w:tcPr>
            <w:tcW w:w="2293" w:type="pct"/>
            <w:tcBorders>
              <w:top w:val="single" w:sz="4" w:space="0" w:color="auto"/>
              <w:left w:val="single" w:sz="4" w:space="0" w:color="auto"/>
              <w:bottom w:val="single" w:sz="4" w:space="0" w:color="auto"/>
              <w:right w:val="single" w:sz="4" w:space="0" w:color="auto"/>
            </w:tcBorders>
            <w:vAlign w:val="center"/>
          </w:tcPr>
          <w:p w14:paraId="7719A368" w14:textId="77777777" w:rsidR="001C73AA" w:rsidRDefault="00000000">
            <w:pPr>
              <w:widowControl/>
              <w:jc w:val="center"/>
              <w:rPr>
                <w:color w:val="FF0000"/>
                <w:sz w:val="24"/>
                <w:szCs w:val="18"/>
              </w:rPr>
            </w:pPr>
            <w:r>
              <w:rPr>
                <w:sz w:val="24"/>
              </w:rPr>
              <w:t>Ultrasound-Accelerated Catheter-Directed Thrombolysis</w:t>
            </w:r>
          </w:p>
        </w:tc>
        <w:tc>
          <w:tcPr>
            <w:tcW w:w="1910" w:type="pct"/>
            <w:tcBorders>
              <w:top w:val="single" w:sz="4" w:space="0" w:color="auto"/>
              <w:left w:val="single" w:sz="4" w:space="0" w:color="auto"/>
              <w:bottom w:val="single" w:sz="4" w:space="0" w:color="auto"/>
              <w:right w:val="single" w:sz="4" w:space="0" w:color="auto"/>
            </w:tcBorders>
            <w:vAlign w:val="center"/>
          </w:tcPr>
          <w:p w14:paraId="4ECD36F7" w14:textId="77777777" w:rsidR="001C73AA" w:rsidRDefault="00000000">
            <w:pPr>
              <w:widowControl/>
              <w:jc w:val="center"/>
              <w:rPr>
                <w:color w:val="FF0000"/>
                <w:sz w:val="24"/>
                <w:szCs w:val="18"/>
              </w:rPr>
            </w:pPr>
            <w:r>
              <w:rPr>
                <w:rFonts w:hint="eastAsia"/>
                <w:sz w:val="24"/>
              </w:rPr>
              <w:t>超声加速导管定向溶栓</w:t>
            </w:r>
          </w:p>
        </w:tc>
      </w:tr>
      <w:tr w:rsidR="001C73AA" w14:paraId="5CD0637A"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4C662A70" w14:textId="77777777" w:rsidR="001C73AA" w:rsidRDefault="00000000">
            <w:pPr>
              <w:widowControl/>
              <w:jc w:val="center"/>
              <w:rPr>
                <w:sz w:val="24"/>
                <w:szCs w:val="18"/>
              </w:rPr>
            </w:pPr>
            <w:r>
              <w:rPr>
                <w:rFonts w:hint="eastAsia"/>
                <w:sz w:val="24"/>
                <w:szCs w:val="18"/>
              </w:rPr>
              <w:t>V</w:t>
            </w:r>
            <w:r>
              <w:rPr>
                <w:sz w:val="24"/>
                <w:szCs w:val="18"/>
              </w:rPr>
              <w:t>CSS</w:t>
            </w:r>
          </w:p>
        </w:tc>
        <w:tc>
          <w:tcPr>
            <w:tcW w:w="2293" w:type="pct"/>
            <w:tcBorders>
              <w:top w:val="single" w:sz="4" w:space="0" w:color="auto"/>
              <w:left w:val="single" w:sz="4" w:space="0" w:color="auto"/>
              <w:bottom w:val="single" w:sz="4" w:space="0" w:color="auto"/>
              <w:right w:val="single" w:sz="4" w:space="0" w:color="auto"/>
            </w:tcBorders>
            <w:vAlign w:val="center"/>
          </w:tcPr>
          <w:p w14:paraId="6E4975B3" w14:textId="77777777" w:rsidR="001C73AA" w:rsidRDefault="00000000">
            <w:pPr>
              <w:widowControl/>
              <w:jc w:val="center"/>
              <w:rPr>
                <w:sz w:val="24"/>
                <w:szCs w:val="18"/>
              </w:rPr>
            </w:pPr>
            <w:r>
              <w:rPr>
                <w:sz w:val="24"/>
                <w:szCs w:val="18"/>
              </w:rPr>
              <w:t>Venous Clinical Severity Score</w:t>
            </w:r>
          </w:p>
        </w:tc>
        <w:tc>
          <w:tcPr>
            <w:tcW w:w="1910" w:type="pct"/>
            <w:tcBorders>
              <w:top w:val="single" w:sz="4" w:space="0" w:color="auto"/>
              <w:left w:val="single" w:sz="4" w:space="0" w:color="auto"/>
              <w:bottom w:val="single" w:sz="4" w:space="0" w:color="auto"/>
              <w:right w:val="single" w:sz="4" w:space="0" w:color="auto"/>
            </w:tcBorders>
            <w:vAlign w:val="center"/>
          </w:tcPr>
          <w:p w14:paraId="58DEFA15" w14:textId="77777777" w:rsidR="001C73AA" w:rsidRDefault="00000000">
            <w:pPr>
              <w:widowControl/>
              <w:jc w:val="center"/>
              <w:rPr>
                <w:sz w:val="24"/>
                <w:szCs w:val="18"/>
              </w:rPr>
            </w:pPr>
            <w:r>
              <w:rPr>
                <w:rFonts w:hint="eastAsia"/>
                <w:sz w:val="24"/>
                <w:szCs w:val="18"/>
              </w:rPr>
              <w:t>静脉临床严重程度评分</w:t>
            </w:r>
          </w:p>
        </w:tc>
      </w:tr>
      <w:tr w:rsidR="001C73AA" w14:paraId="055324A6"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3414E263" w14:textId="77777777" w:rsidR="001C73AA" w:rsidRDefault="00000000">
            <w:pPr>
              <w:widowControl/>
              <w:jc w:val="center"/>
              <w:rPr>
                <w:sz w:val="24"/>
                <w:szCs w:val="18"/>
              </w:rPr>
            </w:pPr>
            <w:r>
              <w:rPr>
                <w:rFonts w:hint="eastAsia"/>
                <w:sz w:val="24"/>
                <w:szCs w:val="18"/>
              </w:rPr>
              <w:t>V</w:t>
            </w:r>
            <w:r>
              <w:rPr>
                <w:sz w:val="24"/>
                <w:szCs w:val="18"/>
              </w:rPr>
              <w:t>TE</w:t>
            </w:r>
          </w:p>
        </w:tc>
        <w:tc>
          <w:tcPr>
            <w:tcW w:w="2293" w:type="pct"/>
            <w:tcBorders>
              <w:top w:val="single" w:sz="4" w:space="0" w:color="auto"/>
              <w:left w:val="single" w:sz="4" w:space="0" w:color="auto"/>
              <w:bottom w:val="single" w:sz="4" w:space="0" w:color="auto"/>
              <w:right w:val="single" w:sz="4" w:space="0" w:color="auto"/>
            </w:tcBorders>
            <w:vAlign w:val="center"/>
          </w:tcPr>
          <w:p w14:paraId="517CF1F6" w14:textId="77777777" w:rsidR="001C73AA" w:rsidRDefault="00000000">
            <w:pPr>
              <w:widowControl/>
              <w:jc w:val="center"/>
              <w:rPr>
                <w:sz w:val="24"/>
                <w:szCs w:val="18"/>
              </w:rPr>
            </w:pPr>
            <w:r>
              <w:rPr>
                <w:sz w:val="24"/>
              </w:rPr>
              <w:t>Venous Thromboembolism</w:t>
            </w:r>
          </w:p>
        </w:tc>
        <w:tc>
          <w:tcPr>
            <w:tcW w:w="1910" w:type="pct"/>
            <w:tcBorders>
              <w:top w:val="single" w:sz="4" w:space="0" w:color="auto"/>
              <w:left w:val="single" w:sz="4" w:space="0" w:color="auto"/>
              <w:bottom w:val="single" w:sz="4" w:space="0" w:color="auto"/>
              <w:right w:val="single" w:sz="4" w:space="0" w:color="auto"/>
            </w:tcBorders>
            <w:vAlign w:val="center"/>
          </w:tcPr>
          <w:p w14:paraId="791B9BB3" w14:textId="77777777" w:rsidR="001C73AA" w:rsidRDefault="00000000">
            <w:pPr>
              <w:widowControl/>
              <w:jc w:val="center"/>
              <w:rPr>
                <w:sz w:val="24"/>
                <w:szCs w:val="18"/>
              </w:rPr>
            </w:pPr>
            <w:r>
              <w:rPr>
                <w:sz w:val="24"/>
              </w:rPr>
              <w:t>静脉血栓栓塞症</w:t>
            </w:r>
          </w:p>
        </w:tc>
      </w:tr>
      <w:tr w:rsidR="001C73AA" w14:paraId="4482A823"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4BC3FA95" w14:textId="77777777" w:rsidR="001C73AA" w:rsidRDefault="00000000">
            <w:pPr>
              <w:widowControl/>
              <w:jc w:val="center"/>
              <w:rPr>
                <w:sz w:val="24"/>
                <w:szCs w:val="18"/>
              </w:rPr>
            </w:pPr>
            <w:r>
              <w:rPr>
                <w:sz w:val="24"/>
                <w:szCs w:val="18"/>
              </w:rPr>
              <w:t>WBC</w:t>
            </w:r>
          </w:p>
        </w:tc>
        <w:tc>
          <w:tcPr>
            <w:tcW w:w="2293" w:type="pct"/>
            <w:tcBorders>
              <w:top w:val="single" w:sz="4" w:space="0" w:color="auto"/>
              <w:left w:val="single" w:sz="4" w:space="0" w:color="auto"/>
              <w:bottom w:val="single" w:sz="4" w:space="0" w:color="auto"/>
              <w:right w:val="single" w:sz="4" w:space="0" w:color="auto"/>
            </w:tcBorders>
            <w:vAlign w:val="center"/>
          </w:tcPr>
          <w:p w14:paraId="2B30FF8E" w14:textId="77777777" w:rsidR="001C73AA" w:rsidRDefault="00000000">
            <w:pPr>
              <w:widowControl/>
              <w:jc w:val="center"/>
              <w:rPr>
                <w:sz w:val="24"/>
                <w:szCs w:val="18"/>
              </w:rPr>
            </w:pPr>
            <w:r>
              <w:rPr>
                <w:sz w:val="24"/>
                <w:szCs w:val="18"/>
              </w:rPr>
              <w:t>White Blood Cell</w:t>
            </w:r>
          </w:p>
        </w:tc>
        <w:tc>
          <w:tcPr>
            <w:tcW w:w="1910" w:type="pct"/>
            <w:tcBorders>
              <w:top w:val="single" w:sz="4" w:space="0" w:color="auto"/>
              <w:left w:val="single" w:sz="4" w:space="0" w:color="auto"/>
              <w:bottom w:val="single" w:sz="4" w:space="0" w:color="auto"/>
              <w:right w:val="single" w:sz="4" w:space="0" w:color="auto"/>
            </w:tcBorders>
            <w:vAlign w:val="center"/>
          </w:tcPr>
          <w:p w14:paraId="628ACF34" w14:textId="77777777" w:rsidR="001C73AA" w:rsidRDefault="00000000">
            <w:pPr>
              <w:widowControl/>
              <w:jc w:val="center"/>
              <w:rPr>
                <w:sz w:val="24"/>
                <w:szCs w:val="18"/>
              </w:rPr>
            </w:pPr>
            <w:r>
              <w:rPr>
                <w:sz w:val="24"/>
                <w:szCs w:val="18"/>
              </w:rPr>
              <w:t>白细胞</w:t>
            </w:r>
          </w:p>
        </w:tc>
      </w:tr>
      <w:tr w:rsidR="001C73AA" w14:paraId="6A330B4E" w14:textId="77777777">
        <w:trPr>
          <w:trHeight w:val="23"/>
        </w:trPr>
        <w:tc>
          <w:tcPr>
            <w:tcW w:w="797" w:type="pct"/>
            <w:tcBorders>
              <w:top w:val="single" w:sz="4" w:space="0" w:color="auto"/>
              <w:left w:val="single" w:sz="4" w:space="0" w:color="auto"/>
              <w:bottom w:val="single" w:sz="4" w:space="0" w:color="auto"/>
              <w:right w:val="single" w:sz="4" w:space="0" w:color="auto"/>
            </w:tcBorders>
            <w:vAlign w:val="center"/>
          </w:tcPr>
          <w:p w14:paraId="12A8E019" w14:textId="77777777" w:rsidR="001C73AA" w:rsidRDefault="00000000">
            <w:pPr>
              <w:widowControl/>
              <w:jc w:val="center"/>
              <w:rPr>
                <w:sz w:val="24"/>
                <w:szCs w:val="18"/>
              </w:rPr>
            </w:pPr>
            <w:r>
              <w:rPr>
                <w:sz w:val="24"/>
                <w:szCs w:val="18"/>
              </w:rPr>
              <w:t>WCCF</w:t>
            </w:r>
          </w:p>
        </w:tc>
        <w:tc>
          <w:tcPr>
            <w:tcW w:w="2293" w:type="pct"/>
            <w:tcBorders>
              <w:top w:val="single" w:sz="4" w:space="0" w:color="auto"/>
              <w:left w:val="single" w:sz="4" w:space="0" w:color="auto"/>
              <w:bottom w:val="single" w:sz="4" w:space="0" w:color="auto"/>
              <w:right w:val="single" w:sz="4" w:space="0" w:color="auto"/>
            </w:tcBorders>
            <w:vAlign w:val="center"/>
          </w:tcPr>
          <w:p w14:paraId="67A430FB" w14:textId="77777777" w:rsidR="001C73AA" w:rsidRDefault="00000000">
            <w:pPr>
              <w:widowControl/>
              <w:jc w:val="center"/>
              <w:rPr>
                <w:sz w:val="24"/>
                <w:szCs w:val="18"/>
              </w:rPr>
            </w:pPr>
            <w:r>
              <w:rPr>
                <w:sz w:val="24"/>
                <w:szCs w:val="18"/>
              </w:rPr>
              <w:t>Worst Case Carry Forward</w:t>
            </w:r>
          </w:p>
        </w:tc>
        <w:tc>
          <w:tcPr>
            <w:tcW w:w="1910" w:type="pct"/>
            <w:tcBorders>
              <w:top w:val="single" w:sz="4" w:space="0" w:color="auto"/>
              <w:left w:val="single" w:sz="4" w:space="0" w:color="auto"/>
              <w:bottom w:val="single" w:sz="4" w:space="0" w:color="auto"/>
              <w:right w:val="single" w:sz="4" w:space="0" w:color="auto"/>
            </w:tcBorders>
            <w:vAlign w:val="center"/>
          </w:tcPr>
          <w:p w14:paraId="2E6CF0C8" w14:textId="77777777" w:rsidR="001C73AA" w:rsidRDefault="00000000">
            <w:pPr>
              <w:widowControl/>
              <w:jc w:val="center"/>
              <w:rPr>
                <w:sz w:val="24"/>
                <w:szCs w:val="18"/>
              </w:rPr>
            </w:pPr>
            <w:r>
              <w:rPr>
                <w:sz w:val="24"/>
                <w:szCs w:val="18"/>
              </w:rPr>
              <w:t>最坏情况结转</w:t>
            </w:r>
          </w:p>
        </w:tc>
      </w:tr>
    </w:tbl>
    <w:p w14:paraId="7B2393C6" w14:textId="77777777" w:rsidR="001C73AA" w:rsidRDefault="001C73AA">
      <w:pPr>
        <w:spacing w:line="360" w:lineRule="auto"/>
        <w:rPr>
          <w:sz w:val="24"/>
        </w:rPr>
        <w:sectPr w:rsidR="001C73AA">
          <w:pgSz w:w="11906" w:h="16838"/>
          <w:pgMar w:top="1587" w:right="1417" w:bottom="1587" w:left="1417" w:header="851" w:footer="964" w:gutter="0"/>
          <w:cols w:space="720"/>
          <w:docGrid w:type="lines" w:linePitch="312"/>
        </w:sectPr>
      </w:pPr>
    </w:p>
    <w:p w14:paraId="17E5BD3F" w14:textId="77777777" w:rsidR="001C73AA" w:rsidRDefault="00000000">
      <w:pPr>
        <w:pStyle w:val="11"/>
        <w:spacing w:beforeLines="0" w:before="0" w:afterLines="0" w:after="0"/>
        <w:jc w:val="center"/>
        <w:rPr>
          <w:bCs/>
          <w:szCs w:val="28"/>
        </w:rPr>
      </w:pPr>
      <w:bookmarkStart w:id="14" w:name="_Toc15883"/>
      <w:bookmarkStart w:id="15" w:name="_Toc118380696"/>
      <w:bookmarkStart w:id="16" w:name="_Toc104144605"/>
      <w:bookmarkStart w:id="17" w:name="_Toc104144957"/>
      <w:bookmarkStart w:id="18" w:name="_Toc15422"/>
      <w:bookmarkStart w:id="19" w:name="_Toc104144443"/>
      <w:bookmarkStart w:id="20" w:name="_Toc32494"/>
      <w:commentRangeStart w:id="21"/>
      <w:r>
        <w:rPr>
          <w:rFonts w:hint="eastAsia"/>
          <w:bCs/>
          <w:szCs w:val="28"/>
        </w:rPr>
        <w:lastRenderedPageBreak/>
        <w:t>方案摘要</w:t>
      </w:r>
      <w:bookmarkEnd w:id="14"/>
      <w:bookmarkEnd w:id="15"/>
      <w:bookmarkEnd w:id="16"/>
      <w:bookmarkEnd w:id="17"/>
      <w:bookmarkEnd w:id="18"/>
      <w:bookmarkEnd w:id="19"/>
      <w:bookmarkEnd w:id="20"/>
      <w:commentRangeEnd w:id="21"/>
      <w:r w:rsidR="00015DE7">
        <w:rPr>
          <w:rStyle w:val="af9"/>
          <w:bCs/>
          <w:sz w:val="28"/>
          <w:szCs w:val="28"/>
        </w:rPr>
        <w:commentReference w:id="21"/>
      </w:r>
    </w:p>
    <w:tbl>
      <w:tblPr>
        <w:tblW w:w="93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72"/>
        <w:gridCol w:w="7747"/>
      </w:tblGrid>
      <w:tr w:rsidR="001C73AA" w14:paraId="00E73E67" w14:textId="77777777">
        <w:trPr>
          <w:trHeight w:val="441"/>
          <w:jc w:val="center"/>
        </w:trPr>
        <w:tc>
          <w:tcPr>
            <w:tcW w:w="1572" w:type="dxa"/>
            <w:vAlign w:val="center"/>
          </w:tcPr>
          <w:p w14:paraId="3832EAB7" w14:textId="77777777" w:rsidR="001C73AA" w:rsidRDefault="00000000">
            <w:pPr>
              <w:adjustRightInd w:val="0"/>
              <w:spacing w:line="360" w:lineRule="auto"/>
              <w:jc w:val="center"/>
              <w:rPr>
                <w:rFonts w:eastAsiaTheme="minorEastAsia"/>
                <w:b/>
                <w:kern w:val="0"/>
                <w:sz w:val="24"/>
              </w:rPr>
            </w:pPr>
            <w:r>
              <w:rPr>
                <w:rFonts w:eastAsiaTheme="minorEastAsia"/>
                <w:b/>
                <w:kern w:val="0"/>
                <w:sz w:val="24"/>
              </w:rPr>
              <w:t>试验题目</w:t>
            </w:r>
          </w:p>
        </w:tc>
        <w:tc>
          <w:tcPr>
            <w:tcW w:w="7747" w:type="dxa"/>
            <w:vAlign w:val="center"/>
          </w:tcPr>
          <w:p w14:paraId="16CCA65B" w14:textId="77777777" w:rsidR="001C73AA" w:rsidRDefault="00000000">
            <w:pPr>
              <w:adjustRightInd w:val="0"/>
              <w:spacing w:line="360" w:lineRule="auto"/>
              <w:rPr>
                <w:rFonts w:eastAsiaTheme="minorEastAsia"/>
                <w:kern w:val="0"/>
                <w:sz w:val="24"/>
              </w:rPr>
            </w:pPr>
            <w:r>
              <w:rPr>
                <w:rFonts w:eastAsiaTheme="minorEastAsia"/>
                <w:kern w:val="0"/>
                <w:sz w:val="24"/>
              </w:rPr>
              <w:t>验证</w:t>
            </w:r>
            <w:r>
              <w:rPr>
                <w:rFonts w:eastAsiaTheme="minorEastAsia"/>
                <w:kern w:val="0"/>
                <w:sz w:val="24"/>
                <w:lang w:bidi="ar"/>
              </w:rPr>
              <w:t>超声溶栓导管</w:t>
            </w:r>
            <w:r>
              <w:rPr>
                <w:rFonts w:eastAsiaTheme="minorEastAsia"/>
                <w:kern w:val="0"/>
                <w:sz w:val="24"/>
              </w:rPr>
              <w:t>配合</w:t>
            </w:r>
            <w:r>
              <w:rPr>
                <w:rFonts w:eastAsiaTheme="minorEastAsia"/>
                <w:kern w:val="0"/>
                <w:sz w:val="24"/>
                <w:lang w:bidi="ar"/>
              </w:rPr>
              <w:t>超声溶栓主机</w:t>
            </w:r>
            <w:r>
              <w:rPr>
                <w:rFonts w:eastAsiaTheme="minorEastAsia"/>
                <w:kern w:val="0"/>
                <w:sz w:val="24"/>
              </w:rPr>
              <w:t>用于清除深静脉血栓的安全性和有效性的前瞻性、多中心、随机</w:t>
            </w:r>
            <w:r>
              <w:rPr>
                <w:rFonts w:eastAsiaTheme="minorEastAsia" w:hint="eastAsia"/>
                <w:kern w:val="0"/>
                <w:sz w:val="24"/>
              </w:rPr>
              <w:t>、</w:t>
            </w:r>
            <w:r>
              <w:rPr>
                <w:rFonts w:eastAsiaTheme="minorEastAsia"/>
                <w:kern w:val="0"/>
                <w:sz w:val="24"/>
              </w:rPr>
              <w:t>对照临床试验</w:t>
            </w:r>
          </w:p>
        </w:tc>
      </w:tr>
      <w:tr w:rsidR="001C73AA" w14:paraId="0F586BA9" w14:textId="77777777">
        <w:trPr>
          <w:trHeight w:val="373"/>
          <w:jc w:val="center"/>
        </w:trPr>
        <w:tc>
          <w:tcPr>
            <w:tcW w:w="1572" w:type="dxa"/>
            <w:vAlign w:val="center"/>
          </w:tcPr>
          <w:p w14:paraId="485C1F5A" w14:textId="77777777" w:rsidR="001C73AA" w:rsidRDefault="00000000">
            <w:pPr>
              <w:adjustRightInd w:val="0"/>
              <w:spacing w:line="360" w:lineRule="auto"/>
              <w:jc w:val="center"/>
              <w:rPr>
                <w:rFonts w:eastAsiaTheme="minorEastAsia"/>
                <w:b/>
                <w:kern w:val="0"/>
                <w:sz w:val="24"/>
              </w:rPr>
            </w:pPr>
            <w:r>
              <w:rPr>
                <w:rFonts w:eastAsiaTheme="minorEastAsia"/>
                <w:b/>
                <w:kern w:val="0"/>
                <w:sz w:val="24"/>
              </w:rPr>
              <w:t>试验目的</w:t>
            </w:r>
          </w:p>
        </w:tc>
        <w:tc>
          <w:tcPr>
            <w:tcW w:w="7747" w:type="dxa"/>
            <w:vAlign w:val="center"/>
          </w:tcPr>
          <w:p w14:paraId="5BD89C53" w14:textId="77777777" w:rsidR="001C73AA" w:rsidRDefault="00000000">
            <w:pPr>
              <w:widowControl/>
              <w:spacing w:line="360" w:lineRule="auto"/>
              <w:rPr>
                <w:rFonts w:eastAsiaTheme="minorEastAsia"/>
                <w:kern w:val="0"/>
                <w:sz w:val="24"/>
              </w:rPr>
            </w:pPr>
            <w:r>
              <w:rPr>
                <w:rFonts w:eastAsiaTheme="minorEastAsia" w:hint="eastAsia"/>
                <w:kern w:val="0"/>
                <w:sz w:val="24"/>
              </w:rPr>
              <w:t>验证北京荷清和创医疗科技有限公司生产的超声溶栓导管配合超声溶栓主机用于治疗深静脉血栓的安全性和有效性</w:t>
            </w:r>
          </w:p>
        </w:tc>
      </w:tr>
      <w:tr w:rsidR="001C73AA" w14:paraId="6249722C" w14:textId="77777777">
        <w:trPr>
          <w:trHeight w:val="606"/>
          <w:jc w:val="center"/>
        </w:trPr>
        <w:tc>
          <w:tcPr>
            <w:tcW w:w="1572" w:type="dxa"/>
            <w:vAlign w:val="center"/>
          </w:tcPr>
          <w:p w14:paraId="2A909B97" w14:textId="77777777" w:rsidR="001C73AA" w:rsidRDefault="00000000">
            <w:pPr>
              <w:adjustRightInd w:val="0"/>
              <w:spacing w:line="360" w:lineRule="auto"/>
              <w:jc w:val="center"/>
              <w:rPr>
                <w:rFonts w:eastAsiaTheme="minorEastAsia"/>
                <w:b/>
                <w:kern w:val="0"/>
                <w:sz w:val="24"/>
              </w:rPr>
            </w:pPr>
            <w:r>
              <w:rPr>
                <w:rFonts w:eastAsiaTheme="minorEastAsia"/>
                <w:b/>
                <w:kern w:val="0"/>
                <w:sz w:val="24"/>
              </w:rPr>
              <w:t>试验设计</w:t>
            </w:r>
          </w:p>
        </w:tc>
        <w:tc>
          <w:tcPr>
            <w:tcW w:w="7747" w:type="dxa"/>
            <w:vAlign w:val="center"/>
          </w:tcPr>
          <w:p w14:paraId="7349A81E" w14:textId="77777777" w:rsidR="001C73AA" w:rsidRDefault="00000000">
            <w:pPr>
              <w:adjustRightInd w:val="0"/>
              <w:spacing w:line="360" w:lineRule="auto"/>
              <w:rPr>
                <w:rFonts w:eastAsiaTheme="minorEastAsia"/>
                <w:kern w:val="0"/>
                <w:sz w:val="24"/>
              </w:rPr>
            </w:pPr>
            <w:r>
              <w:rPr>
                <w:rFonts w:eastAsiaTheme="minorEastAsia"/>
                <w:kern w:val="0"/>
                <w:sz w:val="24"/>
              </w:rPr>
              <w:t>前瞻性、多中心、随机</w:t>
            </w:r>
            <w:r>
              <w:rPr>
                <w:rFonts w:eastAsiaTheme="minorEastAsia" w:hint="eastAsia"/>
                <w:kern w:val="0"/>
                <w:sz w:val="24"/>
              </w:rPr>
              <w:t>、</w:t>
            </w:r>
            <w:r>
              <w:rPr>
                <w:rFonts w:eastAsiaTheme="minorEastAsia"/>
                <w:kern w:val="0"/>
                <w:sz w:val="24"/>
              </w:rPr>
              <w:t>对照、优效性设计</w:t>
            </w:r>
          </w:p>
        </w:tc>
      </w:tr>
      <w:tr w:rsidR="001C73AA" w14:paraId="73CA96C6" w14:textId="77777777">
        <w:trPr>
          <w:trHeight w:val="1034"/>
          <w:jc w:val="center"/>
        </w:trPr>
        <w:tc>
          <w:tcPr>
            <w:tcW w:w="1572" w:type="dxa"/>
            <w:vAlign w:val="center"/>
          </w:tcPr>
          <w:p w14:paraId="5685F0B2" w14:textId="77777777" w:rsidR="001C73AA" w:rsidRDefault="00000000">
            <w:pPr>
              <w:adjustRightInd w:val="0"/>
              <w:spacing w:line="360" w:lineRule="auto"/>
              <w:jc w:val="center"/>
              <w:rPr>
                <w:rFonts w:eastAsiaTheme="minorEastAsia"/>
                <w:b/>
                <w:kern w:val="0"/>
                <w:sz w:val="24"/>
              </w:rPr>
            </w:pPr>
            <w:r>
              <w:rPr>
                <w:rFonts w:eastAsiaTheme="minorEastAsia"/>
                <w:b/>
                <w:kern w:val="0"/>
                <w:sz w:val="24"/>
              </w:rPr>
              <w:t>试验</w:t>
            </w:r>
            <w:r>
              <w:rPr>
                <w:rFonts w:eastAsiaTheme="minorEastAsia" w:hint="eastAsia"/>
                <w:b/>
                <w:kern w:val="0"/>
                <w:sz w:val="24"/>
              </w:rPr>
              <w:t>器械</w:t>
            </w:r>
          </w:p>
        </w:tc>
        <w:tc>
          <w:tcPr>
            <w:tcW w:w="7747" w:type="dxa"/>
            <w:vAlign w:val="center"/>
          </w:tcPr>
          <w:p w14:paraId="02637ABD" w14:textId="77777777" w:rsidR="001C73AA" w:rsidRDefault="00000000">
            <w:pPr>
              <w:adjustRightInd w:val="0"/>
              <w:spacing w:line="360" w:lineRule="auto"/>
              <w:rPr>
                <w:rFonts w:eastAsiaTheme="minorEastAsia"/>
                <w:sz w:val="24"/>
              </w:rPr>
            </w:pPr>
            <w:r>
              <w:rPr>
                <w:rFonts w:eastAsiaTheme="minorEastAsia"/>
                <w:sz w:val="24"/>
              </w:rPr>
              <w:t>试验组：器械名称：</w:t>
            </w:r>
            <w:r>
              <w:rPr>
                <w:rFonts w:eastAsiaTheme="minorEastAsia"/>
                <w:kern w:val="0"/>
                <w:sz w:val="24"/>
                <w:lang w:bidi="ar"/>
              </w:rPr>
              <w:t>超声溶栓导管</w:t>
            </w:r>
            <w:r>
              <w:rPr>
                <w:rFonts w:eastAsiaTheme="minorEastAsia" w:hint="eastAsia"/>
                <w:kern w:val="0"/>
                <w:sz w:val="24"/>
              </w:rPr>
              <w:t>、</w:t>
            </w:r>
            <w:r>
              <w:rPr>
                <w:rFonts w:eastAsiaTheme="minorEastAsia"/>
                <w:kern w:val="0"/>
                <w:sz w:val="24"/>
                <w:lang w:bidi="ar"/>
              </w:rPr>
              <w:t>超声溶栓主机</w:t>
            </w:r>
          </w:p>
          <w:p w14:paraId="3AEE867D" w14:textId="77777777" w:rsidR="001C73AA" w:rsidRDefault="00000000">
            <w:pPr>
              <w:adjustRightInd w:val="0"/>
              <w:spacing w:line="360" w:lineRule="auto"/>
              <w:ind w:firstLineChars="400" w:firstLine="960"/>
              <w:rPr>
                <w:rFonts w:eastAsiaTheme="minorEastAsia"/>
                <w:sz w:val="24"/>
              </w:rPr>
            </w:pPr>
            <w:r>
              <w:rPr>
                <w:rFonts w:eastAsiaTheme="minorEastAsia"/>
                <w:sz w:val="24"/>
              </w:rPr>
              <w:t>生产企业：</w:t>
            </w:r>
            <w:hyperlink r:id="rId18" w:tgtFrame="https://www.baidu.com/_blank" w:history="1">
              <w:r w:rsidR="001C73AA">
                <w:rPr>
                  <w:rFonts w:eastAsiaTheme="minorEastAsia"/>
                  <w:sz w:val="24"/>
                </w:rPr>
                <w:t>北京荷清和创医疗科技有限公司</w:t>
              </w:r>
            </w:hyperlink>
          </w:p>
          <w:p w14:paraId="62B1CA44" w14:textId="77777777" w:rsidR="001C73AA" w:rsidRDefault="00000000">
            <w:pPr>
              <w:adjustRightInd w:val="0"/>
              <w:spacing w:line="360" w:lineRule="auto"/>
              <w:rPr>
                <w:rFonts w:eastAsiaTheme="minorEastAsia"/>
                <w:sz w:val="24"/>
              </w:rPr>
            </w:pPr>
            <w:r>
              <w:rPr>
                <w:rFonts w:eastAsiaTheme="minorEastAsia"/>
                <w:sz w:val="24"/>
              </w:rPr>
              <w:t>对照组：器械名称：灌注系统</w:t>
            </w:r>
            <w:r>
              <w:rPr>
                <w:rFonts w:eastAsiaTheme="minorEastAsia"/>
                <w:sz w:val="24"/>
              </w:rPr>
              <w:t>Infusion System</w:t>
            </w:r>
          </w:p>
          <w:p w14:paraId="2EF4F30D" w14:textId="77777777" w:rsidR="001C73AA" w:rsidRDefault="00000000">
            <w:pPr>
              <w:adjustRightInd w:val="0"/>
              <w:spacing w:line="360" w:lineRule="auto"/>
              <w:ind w:firstLineChars="400" w:firstLine="960"/>
              <w:rPr>
                <w:rFonts w:eastAsiaTheme="minorEastAsia"/>
                <w:bCs/>
                <w:kern w:val="0"/>
                <w:sz w:val="24"/>
              </w:rPr>
            </w:pPr>
            <w:r>
              <w:rPr>
                <w:rFonts w:eastAsiaTheme="minorEastAsia"/>
                <w:sz w:val="24"/>
              </w:rPr>
              <w:t>生产企业：安启医疗</w:t>
            </w:r>
            <w:r>
              <w:rPr>
                <w:rFonts w:eastAsiaTheme="minorEastAsia"/>
                <w:sz w:val="24"/>
              </w:rPr>
              <w:t>AngioDynamics, Inc</w:t>
            </w:r>
          </w:p>
        </w:tc>
      </w:tr>
      <w:tr w:rsidR="001C73AA" w14:paraId="78402270" w14:textId="77777777">
        <w:trPr>
          <w:trHeight w:val="482"/>
          <w:jc w:val="center"/>
        </w:trPr>
        <w:tc>
          <w:tcPr>
            <w:tcW w:w="1572" w:type="dxa"/>
            <w:vAlign w:val="center"/>
          </w:tcPr>
          <w:p w14:paraId="37077A74" w14:textId="77777777" w:rsidR="001C73AA" w:rsidRDefault="00000000">
            <w:pPr>
              <w:adjustRightInd w:val="0"/>
              <w:spacing w:line="360" w:lineRule="auto"/>
              <w:jc w:val="center"/>
              <w:rPr>
                <w:rFonts w:eastAsiaTheme="minorEastAsia"/>
                <w:b/>
                <w:kern w:val="0"/>
                <w:sz w:val="24"/>
              </w:rPr>
            </w:pPr>
            <w:r>
              <w:rPr>
                <w:rFonts w:eastAsiaTheme="minorEastAsia"/>
                <w:b/>
                <w:kern w:val="0"/>
                <w:sz w:val="24"/>
              </w:rPr>
              <w:t>样本量计算</w:t>
            </w:r>
          </w:p>
        </w:tc>
        <w:tc>
          <w:tcPr>
            <w:tcW w:w="7747" w:type="dxa"/>
            <w:vAlign w:val="center"/>
          </w:tcPr>
          <w:p w14:paraId="09F37201" w14:textId="716D5592" w:rsidR="001C73AA" w:rsidRDefault="00015DE7" w:rsidP="00F822EF">
            <w:pPr>
              <w:adjustRightInd w:val="0"/>
              <w:spacing w:line="360" w:lineRule="auto"/>
              <w:rPr>
                <w:rFonts w:eastAsiaTheme="minorEastAsia"/>
                <w:bCs/>
                <w:kern w:val="0"/>
                <w:sz w:val="24"/>
              </w:rPr>
            </w:pPr>
            <w:ins w:id="22" w:author="Jing wang" w:date="2026-05-27T17:19:00Z" w16du:dateUtc="2026-05-27T09:19:00Z">
              <w:r w:rsidRPr="00015DE7">
                <w:rPr>
                  <w:bCs/>
                  <w:kern w:val="0"/>
                  <w:sz w:val="24"/>
                </w:rPr>
                <w:t>本研究以溶栓治疗</w:t>
              </w:r>
              <w:r w:rsidRPr="00015DE7">
                <w:rPr>
                  <w:bCs/>
                  <w:kern w:val="0"/>
                  <w:sz w:val="24"/>
                </w:rPr>
                <w:t>24h</w:t>
              </w:r>
              <w:r w:rsidRPr="00015DE7">
                <w:rPr>
                  <w:bCs/>
                  <w:kern w:val="0"/>
                  <w:sz w:val="24"/>
                </w:rPr>
                <w:t>血栓清除率为主要指标，根据研究文献以及小样本临床研究结果，优效设计，假设试验组溶栓治疗</w:t>
              </w:r>
              <w:r w:rsidRPr="00015DE7">
                <w:rPr>
                  <w:bCs/>
                  <w:kern w:val="0"/>
                  <w:sz w:val="24"/>
                </w:rPr>
                <w:t>24h</w:t>
              </w:r>
              <w:r w:rsidRPr="00015DE7">
                <w:rPr>
                  <w:bCs/>
                  <w:kern w:val="0"/>
                  <w:sz w:val="24"/>
                </w:rPr>
                <w:t>血栓清除率与对照组差值为</w:t>
              </w:r>
              <w:r w:rsidRPr="00015DE7">
                <w:rPr>
                  <w:bCs/>
                  <w:kern w:val="0"/>
                  <w:sz w:val="24"/>
                </w:rPr>
                <w:t>15%</w:t>
              </w:r>
              <w:r w:rsidRPr="00015DE7">
                <w:rPr>
                  <w:bCs/>
                  <w:kern w:val="0"/>
                  <w:sz w:val="24"/>
                </w:rPr>
                <w:t>，标准差为</w:t>
              </w:r>
              <w:r w:rsidRPr="00015DE7">
                <w:rPr>
                  <w:bCs/>
                  <w:kern w:val="0"/>
                  <w:sz w:val="24"/>
                </w:rPr>
                <w:t>18%</w:t>
              </w:r>
              <w:r w:rsidRPr="00015DE7">
                <w:rPr>
                  <w:bCs/>
                  <w:kern w:val="0"/>
                  <w:sz w:val="24"/>
                </w:rPr>
                <w:t>，优效性界值为</w:t>
              </w:r>
              <w:r w:rsidRPr="00015DE7">
                <w:rPr>
                  <w:bCs/>
                  <w:kern w:val="0"/>
                  <w:sz w:val="24"/>
                </w:rPr>
                <w:t>5%</w:t>
              </w:r>
              <w:r w:rsidRPr="00015DE7">
                <w:rPr>
                  <w:bCs/>
                  <w:kern w:val="0"/>
                  <w:sz w:val="24"/>
                </w:rPr>
                <w:t>，统计检验的显著性水平取单侧</w:t>
              </w:r>
              <w:r w:rsidRPr="00015DE7">
                <w:rPr>
                  <w:bCs/>
                  <w:kern w:val="0"/>
                  <w:sz w:val="24"/>
                </w:rPr>
                <w:t>0.025</w:t>
              </w:r>
              <w:r w:rsidRPr="00015DE7">
                <w:rPr>
                  <w:bCs/>
                  <w:kern w:val="0"/>
                  <w:sz w:val="24"/>
                </w:rPr>
                <w:t>，把握度取</w:t>
              </w:r>
              <w:r w:rsidRPr="00015DE7">
                <w:rPr>
                  <w:bCs/>
                  <w:kern w:val="0"/>
                  <w:sz w:val="24"/>
                </w:rPr>
                <w:t>80%</w:t>
              </w:r>
              <w:r w:rsidRPr="00015DE7">
                <w:rPr>
                  <w:bCs/>
                  <w:kern w:val="0"/>
                  <w:sz w:val="24"/>
                </w:rPr>
                <w:t>，计算所得每组样本量为</w:t>
              </w:r>
              <w:r w:rsidRPr="00015DE7">
                <w:rPr>
                  <w:bCs/>
                  <w:kern w:val="0"/>
                  <w:sz w:val="24"/>
                </w:rPr>
                <w:t>52</w:t>
              </w:r>
              <w:r w:rsidRPr="00015DE7">
                <w:rPr>
                  <w:bCs/>
                  <w:kern w:val="0"/>
                  <w:sz w:val="24"/>
                </w:rPr>
                <w:t>例，考虑</w:t>
              </w:r>
              <w:r w:rsidRPr="00015DE7">
                <w:rPr>
                  <w:bCs/>
                  <w:kern w:val="0"/>
                  <w:sz w:val="24"/>
                </w:rPr>
                <w:t>20%</w:t>
              </w:r>
              <w:r w:rsidRPr="00015DE7">
                <w:rPr>
                  <w:bCs/>
                  <w:kern w:val="0"/>
                  <w:sz w:val="24"/>
                </w:rPr>
                <w:t>的脱落率，最终样本量为每组</w:t>
              </w:r>
              <w:r w:rsidRPr="00015DE7">
                <w:rPr>
                  <w:bCs/>
                  <w:kern w:val="0"/>
                  <w:sz w:val="24"/>
                </w:rPr>
                <w:t>66</w:t>
              </w:r>
              <w:r w:rsidRPr="00015DE7">
                <w:rPr>
                  <w:bCs/>
                  <w:kern w:val="0"/>
                  <w:sz w:val="24"/>
                </w:rPr>
                <w:t>例，共</w:t>
              </w:r>
              <w:r w:rsidRPr="00015DE7">
                <w:rPr>
                  <w:bCs/>
                  <w:kern w:val="0"/>
                  <w:sz w:val="24"/>
                </w:rPr>
                <w:t>132</w:t>
              </w:r>
              <w:r w:rsidRPr="00015DE7">
                <w:rPr>
                  <w:bCs/>
                  <w:kern w:val="0"/>
                  <w:sz w:val="24"/>
                </w:rPr>
                <w:t>例。</w:t>
              </w:r>
            </w:ins>
            <w:del w:id="23" w:author="Jing wang" w:date="2026-05-27T17:19:00Z" w16du:dateUtc="2026-05-27T09:19:00Z">
              <w:r w:rsidDel="00015DE7">
                <w:rPr>
                  <w:rFonts w:hint="eastAsia"/>
                  <w:bCs/>
                  <w:kern w:val="0"/>
                  <w:sz w:val="24"/>
                </w:rPr>
                <w:delText>以溶栓治疗</w:delText>
              </w:r>
              <w:r w:rsidDel="00015DE7">
                <w:rPr>
                  <w:rFonts w:hint="eastAsia"/>
                  <w:bCs/>
                  <w:kern w:val="0"/>
                  <w:sz w:val="24"/>
                </w:rPr>
                <w:delText>24h</w:delText>
              </w:r>
              <w:r w:rsidDel="00015DE7">
                <w:rPr>
                  <w:rFonts w:hint="eastAsia"/>
                  <w:bCs/>
                  <w:kern w:val="0"/>
                  <w:sz w:val="24"/>
                </w:rPr>
                <w:delText>血栓清除</w:delText>
              </w:r>
              <w:r w:rsidDel="00015DE7">
                <w:rPr>
                  <w:bCs/>
                  <w:kern w:val="0"/>
                  <w:sz w:val="24"/>
                </w:rPr>
                <w:delText>率为主要疗效指标，</w:delText>
              </w:r>
              <w:r w:rsidDel="00015DE7">
                <w:rPr>
                  <w:rFonts w:hint="eastAsia"/>
                  <w:bCs/>
                  <w:kern w:val="0"/>
                  <w:sz w:val="24"/>
                </w:rPr>
                <w:delText>优效性设计，</w:delText>
              </w:r>
              <w:r w:rsidDel="00015DE7">
                <w:rPr>
                  <w:bCs/>
                  <w:kern w:val="0"/>
                  <w:sz w:val="24"/>
                </w:rPr>
                <w:delText>假设试验组</w:delText>
              </w:r>
              <w:r w:rsidDel="00015DE7">
                <w:rPr>
                  <w:rFonts w:hint="eastAsia"/>
                  <w:bCs/>
                  <w:kern w:val="0"/>
                  <w:sz w:val="24"/>
                </w:rPr>
                <w:delText>溶栓治疗</w:delText>
              </w:r>
              <w:r w:rsidDel="00015DE7">
                <w:rPr>
                  <w:rFonts w:hint="eastAsia"/>
                  <w:bCs/>
                  <w:kern w:val="0"/>
                  <w:sz w:val="24"/>
                </w:rPr>
                <w:delText>24h</w:delText>
              </w:r>
              <w:r w:rsidDel="00015DE7">
                <w:rPr>
                  <w:rFonts w:hint="eastAsia"/>
                  <w:bCs/>
                  <w:kern w:val="0"/>
                  <w:sz w:val="24"/>
                </w:rPr>
                <w:delText>血栓清除</w:delText>
              </w:r>
              <w:r w:rsidDel="00015DE7">
                <w:rPr>
                  <w:bCs/>
                  <w:kern w:val="0"/>
                  <w:sz w:val="24"/>
                </w:rPr>
                <w:delText>率</w:delText>
              </w:r>
              <w:r w:rsidDel="00015DE7">
                <w:rPr>
                  <w:rFonts w:hint="eastAsia"/>
                  <w:bCs/>
                  <w:kern w:val="0"/>
                  <w:sz w:val="24"/>
                </w:rPr>
                <w:delText>与</w:delText>
              </w:r>
              <w:r w:rsidDel="00015DE7">
                <w:rPr>
                  <w:bCs/>
                  <w:kern w:val="0"/>
                  <w:sz w:val="24"/>
                </w:rPr>
                <w:delText>对照组</w:delText>
              </w:r>
              <w:r w:rsidDel="00015DE7">
                <w:rPr>
                  <w:rFonts w:hint="eastAsia"/>
                  <w:bCs/>
                  <w:kern w:val="0"/>
                  <w:sz w:val="24"/>
                </w:rPr>
                <w:delText>差值</w:delText>
              </w:r>
              <w:r w:rsidDel="00015DE7">
                <w:rPr>
                  <w:bCs/>
                  <w:kern w:val="0"/>
                  <w:sz w:val="24"/>
                </w:rPr>
                <w:delText>为</w:delText>
              </w:r>
              <w:r w:rsidDel="00015DE7">
                <w:rPr>
                  <w:bCs/>
                  <w:kern w:val="0"/>
                  <w:sz w:val="24"/>
                </w:rPr>
                <w:delText>10%</w:delText>
              </w:r>
              <w:r w:rsidDel="00015DE7">
                <w:rPr>
                  <w:bCs/>
                  <w:kern w:val="0"/>
                  <w:sz w:val="24"/>
                </w:rPr>
                <w:delText>，</w:delText>
              </w:r>
              <w:r w:rsidDel="00015DE7">
                <w:rPr>
                  <w:rFonts w:hint="eastAsia"/>
                  <w:bCs/>
                  <w:kern w:val="0"/>
                  <w:sz w:val="24"/>
                </w:rPr>
                <w:delText>标准差预估为</w:delText>
              </w:r>
              <w:r w:rsidDel="00015DE7">
                <w:rPr>
                  <w:rFonts w:hint="eastAsia"/>
                  <w:bCs/>
                  <w:kern w:val="0"/>
                  <w:sz w:val="24"/>
                </w:rPr>
                <w:delText>18%</w:delText>
              </w:r>
              <w:r w:rsidDel="00015DE7">
                <w:rPr>
                  <w:rFonts w:hint="eastAsia"/>
                  <w:bCs/>
                  <w:kern w:val="0"/>
                  <w:sz w:val="24"/>
                </w:rPr>
                <w:delText>，</w:delText>
              </w:r>
              <w:r w:rsidDel="00015DE7">
                <w:rPr>
                  <w:bCs/>
                  <w:kern w:val="0"/>
                  <w:sz w:val="24"/>
                </w:rPr>
                <w:delText>统计检验的显著性水平取单侧</w:delText>
              </w:r>
              <w:r w:rsidDel="00015DE7">
                <w:rPr>
                  <w:bCs/>
                  <w:kern w:val="0"/>
                  <w:sz w:val="24"/>
                </w:rPr>
                <w:delText>0.025</w:delText>
              </w:r>
              <w:r w:rsidDel="00015DE7">
                <w:rPr>
                  <w:bCs/>
                  <w:kern w:val="0"/>
                  <w:sz w:val="24"/>
                </w:rPr>
                <w:delText>，把握度取</w:delText>
              </w:r>
              <w:r w:rsidDel="00015DE7">
                <w:rPr>
                  <w:bCs/>
                  <w:kern w:val="0"/>
                  <w:sz w:val="24"/>
                </w:rPr>
                <w:delText>80%</w:delText>
              </w:r>
              <w:r w:rsidDel="00015DE7">
                <w:rPr>
                  <w:bCs/>
                  <w:kern w:val="0"/>
                  <w:sz w:val="24"/>
                </w:rPr>
                <w:delText>，计算所得每组样本量为</w:delText>
              </w:r>
              <w:r w:rsidDel="00015DE7">
                <w:rPr>
                  <w:rFonts w:hint="eastAsia"/>
                  <w:bCs/>
                  <w:kern w:val="0"/>
                  <w:sz w:val="24"/>
                </w:rPr>
                <w:delText>52</w:delText>
              </w:r>
              <w:r w:rsidDel="00015DE7">
                <w:rPr>
                  <w:bCs/>
                  <w:kern w:val="0"/>
                  <w:sz w:val="24"/>
                </w:rPr>
                <w:delText>例，考虑</w:delText>
              </w:r>
              <w:r w:rsidDel="00015DE7">
                <w:rPr>
                  <w:bCs/>
                  <w:kern w:val="0"/>
                  <w:sz w:val="24"/>
                </w:rPr>
                <w:delText>20%</w:delText>
              </w:r>
              <w:r w:rsidDel="00015DE7">
                <w:rPr>
                  <w:bCs/>
                  <w:kern w:val="0"/>
                  <w:sz w:val="24"/>
                </w:rPr>
                <w:delText>的脱落率，最终样本量为</w:delText>
              </w:r>
              <w:r w:rsidDel="00015DE7">
                <w:rPr>
                  <w:rFonts w:hint="eastAsia"/>
                  <w:bCs/>
                  <w:kern w:val="0"/>
                  <w:sz w:val="24"/>
                </w:rPr>
                <w:delText>每组</w:delText>
              </w:r>
              <w:r w:rsidDel="00015DE7">
                <w:rPr>
                  <w:rFonts w:hint="eastAsia"/>
                  <w:bCs/>
                  <w:kern w:val="0"/>
                  <w:sz w:val="24"/>
                </w:rPr>
                <w:delText>66</w:delText>
              </w:r>
              <w:r w:rsidDel="00015DE7">
                <w:rPr>
                  <w:rFonts w:hint="eastAsia"/>
                  <w:bCs/>
                  <w:kern w:val="0"/>
                  <w:sz w:val="24"/>
                </w:rPr>
                <w:delText>例，共</w:delText>
              </w:r>
              <w:r w:rsidDel="00015DE7">
                <w:rPr>
                  <w:bCs/>
                  <w:kern w:val="0"/>
                  <w:sz w:val="24"/>
                </w:rPr>
                <w:delText>1</w:delText>
              </w:r>
              <w:r w:rsidDel="00015DE7">
                <w:rPr>
                  <w:rFonts w:hint="eastAsia"/>
                  <w:bCs/>
                  <w:kern w:val="0"/>
                  <w:sz w:val="24"/>
                </w:rPr>
                <w:delText>32</w:delText>
              </w:r>
              <w:r w:rsidDel="00015DE7">
                <w:rPr>
                  <w:bCs/>
                  <w:kern w:val="0"/>
                  <w:sz w:val="24"/>
                </w:rPr>
                <w:delText>例。</w:delText>
              </w:r>
            </w:del>
          </w:p>
        </w:tc>
      </w:tr>
      <w:tr w:rsidR="001C73AA" w14:paraId="4F8609FA" w14:textId="77777777">
        <w:trPr>
          <w:trHeight w:val="482"/>
          <w:jc w:val="center"/>
        </w:trPr>
        <w:tc>
          <w:tcPr>
            <w:tcW w:w="1572" w:type="dxa"/>
            <w:vAlign w:val="center"/>
          </w:tcPr>
          <w:p w14:paraId="625D9335" w14:textId="77777777" w:rsidR="001C73AA" w:rsidRDefault="00000000">
            <w:pPr>
              <w:adjustRightInd w:val="0"/>
              <w:spacing w:line="360" w:lineRule="auto"/>
              <w:jc w:val="center"/>
              <w:rPr>
                <w:rFonts w:eastAsiaTheme="minorEastAsia"/>
                <w:b/>
                <w:kern w:val="0"/>
                <w:sz w:val="24"/>
              </w:rPr>
            </w:pPr>
            <w:r>
              <w:rPr>
                <w:rFonts w:eastAsiaTheme="minorEastAsia"/>
                <w:b/>
                <w:kern w:val="0"/>
                <w:sz w:val="24"/>
              </w:rPr>
              <w:t>随访期限</w:t>
            </w:r>
          </w:p>
        </w:tc>
        <w:tc>
          <w:tcPr>
            <w:tcW w:w="7747" w:type="dxa"/>
            <w:vAlign w:val="center"/>
          </w:tcPr>
          <w:p w14:paraId="2B6F3069" w14:textId="77777777" w:rsidR="001C73AA" w:rsidRDefault="00000000">
            <w:pPr>
              <w:adjustRightInd w:val="0"/>
              <w:spacing w:line="360" w:lineRule="auto"/>
              <w:rPr>
                <w:rFonts w:eastAsiaTheme="minorEastAsia"/>
                <w:bCs/>
                <w:kern w:val="0"/>
                <w:sz w:val="24"/>
              </w:rPr>
            </w:pPr>
            <w:commentRangeStart w:id="24"/>
            <w:commentRangeStart w:id="25"/>
            <w:r>
              <w:rPr>
                <w:rFonts w:eastAsiaTheme="minorEastAsia"/>
                <w:bCs/>
                <w:kern w:val="0"/>
                <w:sz w:val="24"/>
              </w:rPr>
              <w:t>6</w:t>
            </w:r>
            <w:r>
              <w:rPr>
                <w:rFonts w:eastAsiaTheme="minorEastAsia"/>
                <w:bCs/>
                <w:kern w:val="0"/>
                <w:sz w:val="24"/>
              </w:rPr>
              <w:t>个月</w:t>
            </w:r>
            <w:commentRangeEnd w:id="24"/>
            <w:r>
              <w:rPr>
                <w:rStyle w:val="af9"/>
                <w:rFonts w:eastAsiaTheme="minorEastAsia"/>
                <w:bCs/>
                <w:kern w:val="0"/>
                <w:sz w:val="24"/>
                <w:szCs w:val="24"/>
              </w:rPr>
              <w:commentReference w:id="24"/>
            </w:r>
            <w:commentRangeEnd w:id="25"/>
            <w:r>
              <w:rPr>
                <w:rStyle w:val="af9"/>
                <w:rFonts w:eastAsiaTheme="minorEastAsia"/>
                <w:bCs/>
                <w:kern w:val="0"/>
                <w:sz w:val="24"/>
                <w:szCs w:val="24"/>
              </w:rPr>
              <w:commentReference w:id="25"/>
            </w:r>
          </w:p>
        </w:tc>
      </w:tr>
      <w:tr w:rsidR="001C73AA" w14:paraId="2CF36D20" w14:textId="77777777">
        <w:trPr>
          <w:trHeight w:val="90"/>
          <w:jc w:val="center"/>
        </w:trPr>
        <w:tc>
          <w:tcPr>
            <w:tcW w:w="1572" w:type="dxa"/>
            <w:vAlign w:val="center"/>
          </w:tcPr>
          <w:p w14:paraId="0254F611" w14:textId="77777777" w:rsidR="001C73AA" w:rsidRDefault="00000000">
            <w:pPr>
              <w:adjustRightInd w:val="0"/>
              <w:spacing w:line="360" w:lineRule="auto"/>
              <w:jc w:val="center"/>
              <w:rPr>
                <w:rFonts w:eastAsiaTheme="minorEastAsia"/>
                <w:kern w:val="0"/>
                <w:sz w:val="24"/>
              </w:rPr>
            </w:pPr>
            <w:r>
              <w:rPr>
                <w:rFonts w:eastAsiaTheme="minorEastAsia"/>
                <w:b/>
                <w:kern w:val="0"/>
                <w:sz w:val="24"/>
              </w:rPr>
              <w:t>入选</w:t>
            </w:r>
            <w:r>
              <w:rPr>
                <w:rFonts w:eastAsiaTheme="minorEastAsia"/>
                <w:b/>
                <w:kern w:val="0"/>
                <w:sz w:val="24"/>
              </w:rPr>
              <w:t>/</w:t>
            </w:r>
            <w:r>
              <w:rPr>
                <w:rFonts w:eastAsiaTheme="minorEastAsia"/>
                <w:b/>
                <w:kern w:val="0"/>
                <w:sz w:val="24"/>
              </w:rPr>
              <w:t>排除标准</w:t>
            </w:r>
          </w:p>
        </w:tc>
        <w:tc>
          <w:tcPr>
            <w:tcW w:w="7747" w:type="dxa"/>
          </w:tcPr>
          <w:p w14:paraId="3DDD92B9" w14:textId="77777777" w:rsidR="001C73AA" w:rsidRDefault="00000000">
            <w:pPr>
              <w:numPr>
                <w:ilvl w:val="255"/>
                <w:numId w:val="0"/>
              </w:numPr>
              <w:spacing w:line="360" w:lineRule="auto"/>
              <w:rPr>
                <w:rFonts w:eastAsiaTheme="minorEastAsia"/>
                <w:b/>
                <w:bCs/>
                <w:kern w:val="0"/>
                <w:sz w:val="24"/>
              </w:rPr>
            </w:pPr>
            <w:r>
              <w:rPr>
                <w:rFonts w:eastAsiaTheme="minorEastAsia"/>
                <w:b/>
                <w:bCs/>
                <w:kern w:val="0"/>
                <w:sz w:val="24"/>
              </w:rPr>
              <w:t>入选标准</w:t>
            </w:r>
          </w:p>
          <w:p w14:paraId="011E819F" w14:textId="77777777" w:rsidR="001C73AA" w:rsidRDefault="00000000">
            <w:pPr>
              <w:numPr>
                <w:ilvl w:val="0"/>
                <w:numId w:val="6"/>
              </w:numPr>
              <w:spacing w:line="360" w:lineRule="auto"/>
              <w:rPr>
                <w:rFonts w:eastAsiaTheme="minorEastAsia"/>
                <w:bCs/>
                <w:kern w:val="0"/>
                <w:sz w:val="24"/>
              </w:rPr>
            </w:pPr>
            <w:r>
              <w:rPr>
                <w:rFonts w:eastAsiaTheme="minorEastAsia" w:hint="eastAsia"/>
                <w:bCs/>
                <w:kern w:val="0"/>
                <w:sz w:val="24"/>
              </w:rPr>
              <w:t>18</w:t>
            </w:r>
            <w:r>
              <w:rPr>
                <w:rFonts w:eastAsiaTheme="minorEastAsia" w:hint="eastAsia"/>
                <w:bCs/>
                <w:kern w:val="0"/>
                <w:sz w:val="24"/>
              </w:rPr>
              <w:t>周岁≤年龄≤</w:t>
            </w:r>
            <w:r>
              <w:rPr>
                <w:rFonts w:eastAsiaTheme="minorEastAsia" w:hint="eastAsia"/>
                <w:bCs/>
                <w:kern w:val="0"/>
                <w:sz w:val="24"/>
              </w:rPr>
              <w:t>75</w:t>
            </w:r>
            <w:r>
              <w:rPr>
                <w:rFonts w:eastAsiaTheme="minorEastAsia" w:hint="eastAsia"/>
                <w:bCs/>
                <w:kern w:val="0"/>
                <w:sz w:val="24"/>
              </w:rPr>
              <w:t>周岁，性别不限</w:t>
            </w:r>
          </w:p>
          <w:p w14:paraId="60BD5D2D" w14:textId="10F95F58" w:rsidR="001C73AA" w:rsidRPr="00F822EF" w:rsidRDefault="00000000">
            <w:pPr>
              <w:numPr>
                <w:ilvl w:val="0"/>
                <w:numId w:val="6"/>
              </w:numPr>
              <w:spacing w:line="360" w:lineRule="auto"/>
              <w:rPr>
                <w:bCs/>
                <w:kern w:val="0"/>
                <w:sz w:val="24"/>
                <w:highlight w:val="yellow"/>
              </w:rPr>
            </w:pPr>
            <w:r w:rsidRPr="00F822EF">
              <w:rPr>
                <w:rFonts w:hint="eastAsia"/>
                <w:bCs/>
                <w:kern w:val="0"/>
                <w:sz w:val="24"/>
                <w:highlight w:val="yellow"/>
              </w:rPr>
              <w:t>有明确的</w:t>
            </w:r>
            <w:r w:rsidRPr="00F822EF">
              <w:rPr>
                <w:bCs/>
                <w:kern w:val="0"/>
                <w:sz w:val="24"/>
                <w:highlight w:val="yellow"/>
              </w:rPr>
              <w:t>DVT</w:t>
            </w:r>
            <w:r w:rsidRPr="00F822EF">
              <w:rPr>
                <w:rFonts w:hint="eastAsia"/>
                <w:bCs/>
                <w:kern w:val="0"/>
                <w:sz w:val="24"/>
                <w:highlight w:val="yellow"/>
              </w:rPr>
              <w:t>临床症状及影像学（彩色多普勒超声或</w:t>
            </w:r>
            <w:r w:rsidRPr="00F822EF">
              <w:rPr>
                <w:bCs/>
                <w:kern w:val="0"/>
                <w:sz w:val="24"/>
                <w:highlight w:val="yellow"/>
              </w:rPr>
              <w:t>CTV/MRV</w:t>
            </w:r>
            <w:r w:rsidRPr="00F822EF">
              <w:rPr>
                <w:rFonts w:hint="eastAsia"/>
                <w:bCs/>
                <w:kern w:val="0"/>
                <w:sz w:val="24"/>
                <w:highlight w:val="yellow"/>
              </w:rPr>
              <w:t>或静脉造影等检查）证实</w:t>
            </w:r>
            <w:r>
              <w:rPr>
                <w:rFonts w:hint="eastAsia"/>
                <w:bCs/>
                <w:kern w:val="0"/>
                <w:sz w:val="24"/>
                <w:highlight w:val="yellow"/>
              </w:rPr>
              <w:t>为中央型（</w:t>
            </w:r>
            <w:r w:rsidRPr="00F822EF">
              <w:rPr>
                <w:rFonts w:hint="eastAsia"/>
                <w:bCs/>
                <w:kern w:val="0"/>
                <w:sz w:val="24"/>
                <w:highlight w:val="yellow"/>
              </w:rPr>
              <w:t>髂静脉和</w:t>
            </w:r>
            <w:r w:rsidRPr="00F822EF">
              <w:rPr>
                <w:bCs/>
                <w:kern w:val="0"/>
                <w:sz w:val="24"/>
                <w:highlight w:val="yellow"/>
              </w:rPr>
              <w:t>/</w:t>
            </w:r>
            <w:r w:rsidRPr="00F822EF">
              <w:rPr>
                <w:rFonts w:hint="eastAsia"/>
                <w:bCs/>
                <w:kern w:val="0"/>
                <w:sz w:val="24"/>
                <w:highlight w:val="yellow"/>
              </w:rPr>
              <w:t>或股总静脉和</w:t>
            </w:r>
            <w:r w:rsidRPr="00F822EF">
              <w:rPr>
                <w:bCs/>
                <w:kern w:val="0"/>
                <w:sz w:val="24"/>
                <w:highlight w:val="yellow"/>
              </w:rPr>
              <w:t>/</w:t>
            </w:r>
            <w:r w:rsidRPr="00F822EF">
              <w:rPr>
                <w:rFonts w:hint="eastAsia"/>
                <w:bCs/>
                <w:kern w:val="0"/>
                <w:sz w:val="24"/>
                <w:highlight w:val="yellow"/>
              </w:rPr>
              <w:t>或股浅静脉存在血栓</w:t>
            </w:r>
            <w:r>
              <w:rPr>
                <w:rFonts w:hint="eastAsia"/>
                <w:bCs/>
                <w:kern w:val="0"/>
                <w:sz w:val="24"/>
                <w:highlight w:val="yellow"/>
              </w:rPr>
              <w:t>）或混合型（</w:t>
            </w:r>
            <w:r w:rsidRPr="00F822EF">
              <w:rPr>
                <w:rFonts w:hint="eastAsia"/>
                <w:bCs/>
                <w:kern w:val="0"/>
                <w:sz w:val="24"/>
                <w:highlight w:val="yellow"/>
              </w:rPr>
              <w:t>腘静脉血栓同时合并髂静脉或股静脉血栓</w:t>
            </w:r>
            <w:r>
              <w:rPr>
                <w:rFonts w:hint="eastAsia"/>
                <w:bCs/>
                <w:kern w:val="0"/>
                <w:sz w:val="24"/>
                <w:highlight w:val="yellow"/>
              </w:rPr>
              <w:t>）</w:t>
            </w:r>
          </w:p>
          <w:p w14:paraId="6BD15BA8" w14:textId="3B540B20" w:rsidR="001C73AA" w:rsidRDefault="00000000">
            <w:pPr>
              <w:numPr>
                <w:ilvl w:val="0"/>
                <w:numId w:val="6"/>
              </w:numPr>
              <w:spacing w:line="360" w:lineRule="auto"/>
              <w:rPr>
                <w:rFonts w:eastAsiaTheme="minorEastAsia"/>
                <w:bCs/>
                <w:kern w:val="0"/>
                <w:sz w:val="24"/>
              </w:rPr>
            </w:pPr>
            <w:r>
              <w:rPr>
                <w:rFonts w:eastAsiaTheme="minorEastAsia" w:hint="eastAsia"/>
                <w:bCs/>
                <w:kern w:val="0"/>
                <w:sz w:val="24"/>
              </w:rPr>
              <w:t>患肢深静脉血栓发病时间≤</w:t>
            </w:r>
            <w:commentRangeStart w:id="26"/>
            <w:del w:id="27" w:author="Jing wang" w:date="2026-05-27T17:19:00Z" w16du:dateUtc="2026-05-27T09:19:00Z">
              <w:r w:rsidDel="00015DE7">
                <w:rPr>
                  <w:rFonts w:eastAsiaTheme="minorEastAsia" w:hint="eastAsia"/>
                  <w:bCs/>
                  <w:kern w:val="0"/>
                  <w:sz w:val="24"/>
                </w:rPr>
                <w:delText>30</w:delText>
              </w:r>
            </w:del>
            <w:ins w:id="28" w:author="Jing wang" w:date="2026-05-27T17:19:00Z" w16du:dateUtc="2026-05-27T09:19:00Z">
              <w:r w:rsidR="00015DE7">
                <w:rPr>
                  <w:rFonts w:eastAsiaTheme="minorEastAsia" w:hint="eastAsia"/>
                  <w:bCs/>
                  <w:kern w:val="0"/>
                  <w:sz w:val="24"/>
                </w:rPr>
                <w:t>28</w:t>
              </w:r>
            </w:ins>
            <w:r>
              <w:rPr>
                <w:rFonts w:eastAsiaTheme="minorEastAsia" w:hint="eastAsia"/>
                <w:bCs/>
                <w:kern w:val="0"/>
                <w:sz w:val="24"/>
              </w:rPr>
              <w:t>天</w:t>
            </w:r>
            <w:commentRangeStart w:id="29"/>
            <w:commentRangeEnd w:id="26"/>
            <w:r>
              <w:rPr>
                <w:rStyle w:val="af9"/>
                <w:rFonts w:eastAsiaTheme="minorEastAsia"/>
                <w:bCs/>
                <w:kern w:val="0"/>
                <w:sz w:val="24"/>
                <w:szCs w:val="24"/>
              </w:rPr>
              <w:commentReference w:id="26"/>
            </w:r>
            <w:commentRangeEnd w:id="29"/>
            <w:r>
              <w:rPr>
                <w:rStyle w:val="af9"/>
                <w:rFonts w:eastAsiaTheme="minorEastAsia"/>
                <w:bCs/>
                <w:kern w:val="0"/>
                <w:sz w:val="24"/>
                <w:szCs w:val="24"/>
              </w:rPr>
              <w:commentReference w:id="29"/>
            </w:r>
          </w:p>
          <w:p w14:paraId="7E0C00E6" w14:textId="77777777" w:rsidR="001C73AA" w:rsidRDefault="00000000">
            <w:pPr>
              <w:numPr>
                <w:ilvl w:val="0"/>
                <w:numId w:val="6"/>
              </w:numPr>
              <w:spacing w:line="360" w:lineRule="auto"/>
              <w:rPr>
                <w:bCs/>
                <w:kern w:val="0"/>
                <w:sz w:val="24"/>
              </w:rPr>
            </w:pPr>
            <w:r>
              <w:rPr>
                <w:rFonts w:hint="eastAsia"/>
                <w:bCs/>
                <w:kern w:val="0"/>
                <w:sz w:val="24"/>
              </w:rPr>
              <w:t>同意参加本研究，并自愿签署知情同意书的患者</w:t>
            </w:r>
          </w:p>
          <w:p w14:paraId="19DBB2B9" w14:textId="77777777" w:rsidR="001C73AA" w:rsidRDefault="00000000">
            <w:pPr>
              <w:numPr>
                <w:ilvl w:val="255"/>
                <w:numId w:val="0"/>
              </w:numPr>
              <w:spacing w:line="360" w:lineRule="auto"/>
              <w:rPr>
                <w:rFonts w:eastAsiaTheme="minorEastAsia"/>
                <w:b/>
                <w:bCs/>
                <w:kern w:val="0"/>
                <w:sz w:val="24"/>
              </w:rPr>
            </w:pPr>
            <w:r>
              <w:rPr>
                <w:rFonts w:eastAsiaTheme="minorEastAsia"/>
                <w:b/>
                <w:bCs/>
                <w:kern w:val="0"/>
                <w:sz w:val="24"/>
              </w:rPr>
              <w:t>排除标准</w:t>
            </w:r>
          </w:p>
          <w:p w14:paraId="4E261F1B" w14:textId="77777777" w:rsidR="00015DE7" w:rsidRPr="00015DE7" w:rsidRDefault="00015DE7" w:rsidP="00015DE7">
            <w:pPr>
              <w:numPr>
                <w:ilvl w:val="0"/>
                <w:numId w:val="7"/>
              </w:numPr>
              <w:spacing w:line="360" w:lineRule="auto"/>
              <w:rPr>
                <w:ins w:id="30" w:author="Jing wang" w:date="2026-05-27T17:20:00Z" w16du:dateUtc="2026-05-27T09:20:00Z"/>
                <w:color w:val="000000"/>
                <w:kern w:val="0"/>
                <w:sz w:val="24"/>
              </w:rPr>
            </w:pPr>
            <w:bookmarkStart w:id="31" w:name="_Hlk128570239"/>
            <w:ins w:id="32" w:author="Jing wang" w:date="2026-05-27T17:20:00Z" w16du:dateUtc="2026-05-27T09:20:00Z">
              <w:r w:rsidRPr="00015DE7">
                <w:rPr>
                  <w:rFonts w:hint="eastAsia"/>
                  <w:color w:val="000000"/>
                  <w:kern w:val="0"/>
                  <w:sz w:val="24"/>
                </w:rPr>
                <w:t>靶病变既往发生过</w:t>
              </w:r>
              <w:r w:rsidRPr="00015DE7">
                <w:rPr>
                  <w:rFonts w:hint="eastAsia"/>
                  <w:color w:val="000000"/>
                  <w:kern w:val="0"/>
                  <w:sz w:val="24"/>
                </w:rPr>
                <w:t>DVT</w:t>
              </w:r>
              <w:r w:rsidRPr="00015DE7">
                <w:rPr>
                  <w:rFonts w:hint="eastAsia"/>
                  <w:color w:val="000000"/>
                  <w:kern w:val="0"/>
                  <w:sz w:val="24"/>
                </w:rPr>
                <w:t>事件（有明确证据）的患者；</w:t>
              </w:r>
            </w:ins>
          </w:p>
          <w:p w14:paraId="278425BA" w14:textId="77777777" w:rsidR="00015DE7" w:rsidRPr="00015DE7" w:rsidRDefault="00015DE7" w:rsidP="00015DE7">
            <w:pPr>
              <w:numPr>
                <w:ilvl w:val="0"/>
                <w:numId w:val="7"/>
              </w:numPr>
              <w:spacing w:line="360" w:lineRule="auto"/>
              <w:rPr>
                <w:ins w:id="33" w:author="Jing wang" w:date="2026-05-27T17:20:00Z" w16du:dateUtc="2026-05-27T09:20:00Z"/>
                <w:color w:val="000000"/>
                <w:kern w:val="0"/>
                <w:sz w:val="24"/>
              </w:rPr>
            </w:pPr>
            <w:ins w:id="34" w:author="Jing wang" w:date="2026-05-27T17:20:00Z" w16du:dateUtc="2026-05-27T09:20:00Z">
              <w:r w:rsidRPr="00015DE7">
                <w:rPr>
                  <w:rFonts w:hint="eastAsia"/>
                  <w:color w:val="000000"/>
                  <w:kern w:val="0"/>
                  <w:sz w:val="24"/>
                </w:rPr>
                <w:t>血栓累及双侧</w:t>
              </w:r>
              <w:r w:rsidRPr="00015DE7">
                <w:rPr>
                  <w:rFonts w:hint="eastAsia"/>
                  <w:color w:val="000000"/>
                  <w:kern w:val="0"/>
                  <w:sz w:val="24"/>
                </w:rPr>
                <w:t xml:space="preserve"> </w:t>
              </w:r>
              <w:r w:rsidRPr="00015DE7">
                <w:rPr>
                  <w:rFonts w:hint="eastAsia"/>
                  <w:color w:val="000000"/>
                  <w:kern w:val="0"/>
                  <w:sz w:val="24"/>
                </w:rPr>
                <w:t>下肢深静脉的患者；</w:t>
              </w:r>
            </w:ins>
          </w:p>
          <w:p w14:paraId="13A81F06" w14:textId="77777777" w:rsidR="00015DE7" w:rsidRPr="00015DE7" w:rsidRDefault="00015DE7" w:rsidP="00015DE7">
            <w:pPr>
              <w:numPr>
                <w:ilvl w:val="0"/>
                <w:numId w:val="7"/>
              </w:numPr>
              <w:spacing w:line="360" w:lineRule="auto"/>
              <w:rPr>
                <w:ins w:id="35" w:author="Jing wang" w:date="2026-05-27T17:20:00Z" w16du:dateUtc="2026-05-27T09:20:00Z"/>
                <w:color w:val="000000"/>
                <w:kern w:val="0"/>
                <w:sz w:val="24"/>
              </w:rPr>
            </w:pPr>
            <w:ins w:id="36" w:author="Jing wang" w:date="2026-05-27T17:20:00Z" w16du:dateUtc="2026-05-27T09:20:00Z">
              <w:r w:rsidRPr="00015DE7">
                <w:rPr>
                  <w:rFonts w:hint="eastAsia"/>
                  <w:color w:val="000000"/>
                  <w:kern w:val="0"/>
                  <w:sz w:val="24"/>
                </w:rPr>
                <w:t>无法建立通路或导丝无法通过靶病变的患者；</w:t>
              </w:r>
            </w:ins>
          </w:p>
          <w:p w14:paraId="33BAE37A" w14:textId="77777777" w:rsidR="00015DE7" w:rsidRPr="00015DE7" w:rsidRDefault="00015DE7" w:rsidP="00015DE7">
            <w:pPr>
              <w:numPr>
                <w:ilvl w:val="0"/>
                <w:numId w:val="7"/>
              </w:numPr>
              <w:spacing w:line="360" w:lineRule="auto"/>
              <w:rPr>
                <w:ins w:id="37" w:author="Jing wang" w:date="2026-05-27T17:20:00Z" w16du:dateUtc="2026-05-27T09:20:00Z"/>
                <w:color w:val="000000"/>
                <w:kern w:val="0"/>
                <w:sz w:val="24"/>
              </w:rPr>
            </w:pPr>
            <w:ins w:id="38" w:author="Jing wang" w:date="2026-05-27T17:20:00Z" w16du:dateUtc="2026-05-27T09:20:00Z">
              <w:r w:rsidRPr="00015DE7">
                <w:rPr>
                  <w:rFonts w:hint="eastAsia"/>
                  <w:color w:val="000000"/>
                  <w:kern w:val="0"/>
                  <w:sz w:val="24"/>
                </w:rPr>
                <w:lastRenderedPageBreak/>
                <w:t>症状性高危</w:t>
              </w:r>
              <w:r w:rsidRPr="00015DE7">
                <w:rPr>
                  <w:rFonts w:hint="eastAsia"/>
                  <w:color w:val="000000"/>
                  <w:kern w:val="0"/>
                  <w:sz w:val="24"/>
                </w:rPr>
                <w:t>(</w:t>
              </w:r>
              <w:r w:rsidRPr="00015DE7">
                <w:rPr>
                  <w:rFonts w:hint="eastAsia"/>
                  <w:color w:val="000000"/>
                  <w:kern w:val="0"/>
                  <w:sz w:val="24"/>
                </w:rPr>
                <w:t>休克或持续性低血压（收缩压＜</w:t>
              </w:r>
              <w:r w:rsidRPr="00015DE7">
                <w:rPr>
                  <w:rFonts w:hint="eastAsia"/>
                  <w:color w:val="000000"/>
                  <w:kern w:val="0"/>
                  <w:sz w:val="24"/>
                </w:rPr>
                <w:t>90 mmHg</w:t>
              </w:r>
              <w:r w:rsidRPr="00015DE7">
                <w:rPr>
                  <w:rFonts w:hint="eastAsia"/>
                  <w:color w:val="000000"/>
                  <w:kern w:val="0"/>
                  <w:sz w:val="24"/>
                </w:rPr>
                <w:t>）的血液动力学不稳定</w:t>
              </w:r>
              <w:r w:rsidRPr="00015DE7">
                <w:rPr>
                  <w:rFonts w:hint="eastAsia"/>
                  <w:color w:val="000000"/>
                  <w:kern w:val="0"/>
                  <w:sz w:val="24"/>
                </w:rPr>
                <w:t>)</w:t>
              </w:r>
              <w:r w:rsidRPr="00015DE7">
                <w:rPr>
                  <w:rFonts w:hint="eastAsia"/>
                  <w:color w:val="000000"/>
                  <w:kern w:val="0"/>
                  <w:sz w:val="24"/>
                </w:rPr>
                <w:t>肺动脉栓塞者；</w:t>
              </w:r>
              <w:r w:rsidRPr="00015DE7">
                <w:rPr>
                  <w:rFonts w:hint="eastAsia"/>
                  <w:color w:val="000000"/>
                  <w:kern w:val="0"/>
                  <w:sz w:val="24"/>
                </w:rPr>
                <w:t xml:space="preserve"> </w:t>
              </w:r>
            </w:ins>
          </w:p>
          <w:p w14:paraId="23B57EF0" w14:textId="77777777" w:rsidR="00015DE7" w:rsidRPr="00015DE7" w:rsidRDefault="00015DE7" w:rsidP="00015DE7">
            <w:pPr>
              <w:numPr>
                <w:ilvl w:val="0"/>
                <w:numId w:val="7"/>
              </w:numPr>
              <w:spacing w:line="360" w:lineRule="auto"/>
              <w:rPr>
                <w:ins w:id="39" w:author="Jing wang" w:date="2026-05-27T17:20:00Z" w16du:dateUtc="2026-05-27T09:20:00Z"/>
                <w:color w:val="000000"/>
                <w:kern w:val="0"/>
                <w:sz w:val="24"/>
              </w:rPr>
            </w:pPr>
            <w:ins w:id="40" w:author="Jing wang" w:date="2026-05-27T17:20:00Z" w16du:dateUtc="2026-05-27T09:20:00Z">
              <w:r w:rsidRPr="00015DE7">
                <w:rPr>
                  <w:rFonts w:hint="eastAsia"/>
                  <w:color w:val="000000"/>
                  <w:kern w:val="0"/>
                  <w:sz w:val="24"/>
                </w:rPr>
                <w:t>血红蛋白＜</w:t>
              </w:r>
              <w:r w:rsidRPr="00015DE7">
                <w:rPr>
                  <w:rFonts w:hint="eastAsia"/>
                  <w:color w:val="000000"/>
                  <w:kern w:val="0"/>
                  <w:sz w:val="24"/>
                </w:rPr>
                <w:t>90g/L</w:t>
              </w:r>
              <w:r w:rsidRPr="00015DE7">
                <w:rPr>
                  <w:rFonts w:hint="eastAsia"/>
                  <w:color w:val="000000"/>
                  <w:kern w:val="0"/>
                  <w:sz w:val="24"/>
                </w:rPr>
                <w:t>或血小板</w:t>
              </w:r>
              <w:r w:rsidRPr="00015DE7">
                <w:rPr>
                  <w:rFonts w:hint="eastAsia"/>
                  <w:color w:val="000000"/>
                  <w:kern w:val="0"/>
                  <w:sz w:val="24"/>
                </w:rPr>
                <w:t>&lt;50</w:t>
              </w:r>
              <w:r w:rsidRPr="00015DE7">
                <w:rPr>
                  <w:rFonts w:hint="eastAsia"/>
                  <w:color w:val="000000"/>
                  <w:kern w:val="0"/>
                  <w:sz w:val="24"/>
                </w:rPr>
                <w:t>×</w:t>
              </w:r>
              <w:r w:rsidRPr="00015DE7">
                <w:rPr>
                  <w:rFonts w:hint="eastAsia"/>
                  <w:color w:val="000000"/>
                  <w:kern w:val="0"/>
                  <w:sz w:val="24"/>
                </w:rPr>
                <w:t>109/L</w:t>
              </w:r>
              <w:r w:rsidRPr="00015DE7">
                <w:rPr>
                  <w:rFonts w:hint="eastAsia"/>
                  <w:color w:val="000000"/>
                  <w:kern w:val="0"/>
                  <w:sz w:val="24"/>
                </w:rPr>
                <w:t>的患者；</w:t>
              </w:r>
              <w:r w:rsidRPr="00015DE7">
                <w:rPr>
                  <w:rFonts w:hint="eastAsia"/>
                  <w:color w:val="000000"/>
                  <w:kern w:val="0"/>
                  <w:sz w:val="24"/>
                </w:rPr>
                <w:t xml:space="preserve"> </w:t>
              </w:r>
            </w:ins>
          </w:p>
          <w:p w14:paraId="04D378D6" w14:textId="77777777" w:rsidR="00015DE7" w:rsidRPr="00015DE7" w:rsidRDefault="00015DE7" w:rsidP="00015DE7">
            <w:pPr>
              <w:numPr>
                <w:ilvl w:val="0"/>
                <w:numId w:val="7"/>
              </w:numPr>
              <w:spacing w:line="360" w:lineRule="auto"/>
              <w:rPr>
                <w:ins w:id="41" w:author="Jing wang" w:date="2026-05-27T17:20:00Z" w16du:dateUtc="2026-05-27T09:20:00Z"/>
                <w:color w:val="000000"/>
                <w:kern w:val="0"/>
                <w:sz w:val="24"/>
              </w:rPr>
            </w:pPr>
            <w:ins w:id="42" w:author="Jing wang" w:date="2026-05-27T17:20:00Z" w16du:dateUtc="2026-05-27T09:20:00Z">
              <w:r w:rsidRPr="00015DE7">
                <w:rPr>
                  <w:rFonts w:hint="eastAsia"/>
                  <w:color w:val="000000"/>
                  <w:kern w:val="0"/>
                  <w:sz w:val="24"/>
                </w:rPr>
                <w:t>中重度肾功能障碍：糖尿病患者合并中度肾功能不全</w:t>
              </w:r>
              <w:r w:rsidRPr="00015DE7">
                <w:rPr>
                  <w:rFonts w:hint="eastAsia"/>
                  <w:color w:val="000000"/>
                  <w:kern w:val="0"/>
                  <w:sz w:val="24"/>
                </w:rPr>
                <w:t>[eGFR] &lt; 60ml/min/1.73m2</w:t>
              </w:r>
              <w:r w:rsidRPr="00015DE7">
                <w:rPr>
                  <w:rFonts w:hint="eastAsia"/>
                  <w:color w:val="000000"/>
                  <w:kern w:val="0"/>
                  <w:sz w:val="24"/>
                </w:rPr>
                <w:t>或者重度肾功能不全</w:t>
              </w:r>
              <w:r w:rsidRPr="00015DE7">
                <w:rPr>
                  <w:rFonts w:hint="eastAsia"/>
                  <w:color w:val="000000"/>
                  <w:kern w:val="0"/>
                  <w:sz w:val="24"/>
                </w:rPr>
                <w:t>[eGFR] &lt; 30ml/min/1.73m2</w:t>
              </w:r>
              <w:r w:rsidRPr="00015DE7">
                <w:rPr>
                  <w:rFonts w:hint="eastAsia"/>
                  <w:color w:val="000000"/>
                  <w:kern w:val="0"/>
                  <w:sz w:val="24"/>
                </w:rPr>
                <w:t>；</w:t>
              </w:r>
              <w:r w:rsidRPr="00015DE7">
                <w:rPr>
                  <w:rFonts w:hint="eastAsia"/>
                  <w:color w:val="000000"/>
                  <w:kern w:val="0"/>
                  <w:sz w:val="24"/>
                </w:rPr>
                <w:t xml:space="preserve"> </w:t>
              </w:r>
            </w:ins>
          </w:p>
          <w:p w14:paraId="3FCF4D55" w14:textId="77777777" w:rsidR="00015DE7" w:rsidRPr="00015DE7" w:rsidRDefault="00015DE7" w:rsidP="00015DE7">
            <w:pPr>
              <w:numPr>
                <w:ilvl w:val="0"/>
                <w:numId w:val="7"/>
              </w:numPr>
              <w:spacing w:line="360" w:lineRule="auto"/>
              <w:rPr>
                <w:ins w:id="43" w:author="Jing wang" w:date="2026-05-27T17:20:00Z" w16du:dateUtc="2026-05-27T09:20:00Z"/>
                <w:color w:val="000000"/>
                <w:kern w:val="0"/>
                <w:sz w:val="24"/>
              </w:rPr>
            </w:pPr>
            <w:ins w:id="44" w:author="Jing wang" w:date="2026-05-27T17:20:00Z" w16du:dateUtc="2026-05-27T09:20:00Z">
              <w:r w:rsidRPr="00015DE7">
                <w:rPr>
                  <w:rFonts w:hint="eastAsia"/>
                  <w:color w:val="000000"/>
                  <w:kern w:val="0"/>
                  <w:sz w:val="24"/>
                </w:rPr>
                <w:t>严重肝功能障碍患者：</w:t>
              </w:r>
              <w:r w:rsidRPr="00015DE7">
                <w:rPr>
                  <w:rFonts w:hint="eastAsia"/>
                  <w:color w:val="000000"/>
                  <w:kern w:val="0"/>
                  <w:sz w:val="24"/>
                </w:rPr>
                <w:t>ALT</w:t>
              </w:r>
              <w:r w:rsidRPr="00015DE7">
                <w:rPr>
                  <w:rFonts w:hint="eastAsia"/>
                  <w:color w:val="000000"/>
                  <w:kern w:val="0"/>
                  <w:sz w:val="24"/>
                </w:rPr>
                <w:t>或</w:t>
              </w:r>
              <w:r w:rsidRPr="00015DE7">
                <w:rPr>
                  <w:rFonts w:hint="eastAsia"/>
                  <w:color w:val="000000"/>
                  <w:kern w:val="0"/>
                  <w:sz w:val="24"/>
                </w:rPr>
                <w:t>AST&gt;</w:t>
              </w:r>
              <w:r w:rsidRPr="00015DE7">
                <w:rPr>
                  <w:rFonts w:hint="eastAsia"/>
                  <w:color w:val="000000"/>
                  <w:kern w:val="0"/>
                  <w:sz w:val="24"/>
                </w:rPr>
                <w:t>正常值上限</w:t>
              </w:r>
              <w:r w:rsidRPr="00015DE7">
                <w:rPr>
                  <w:rFonts w:hint="eastAsia"/>
                  <w:color w:val="000000"/>
                  <w:kern w:val="0"/>
                  <w:sz w:val="24"/>
                </w:rPr>
                <w:t>3</w:t>
              </w:r>
              <w:r w:rsidRPr="00015DE7">
                <w:rPr>
                  <w:rFonts w:hint="eastAsia"/>
                  <w:color w:val="000000"/>
                  <w:kern w:val="0"/>
                  <w:sz w:val="24"/>
                </w:rPr>
                <w:t>倍的患者；</w:t>
              </w:r>
              <w:r w:rsidRPr="00015DE7">
                <w:rPr>
                  <w:rFonts w:hint="eastAsia"/>
                  <w:color w:val="000000"/>
                  <w:kern w:val="0"/>
                  <w:sz w:val="24"/>
                </w:rPr>
                <w:t xml:space="preserve"> </w:t>
              </w:r>
            </w:ins>
          </w:p>
          <w:p w14:paraId="0ED69A70" w14:textId="77777777" w:rsidR="00015DE7" w:rsidRPr="00015DE7" w:rsidRDefault="00015DE7" w:rsidP="00015DE7">
            <w:pPr>
              <w:numPr>
                <w:ilvl w:val="0"/>
                <w:numId w:val="7"/>
              </w:numPr>
              <w:spacing w:line="360" w:lineRule="auto"/>
              <w:rPr>
                <w:ins w:id="45" w:author="Jing wang" w:date="2026-05-27T17:20:00Z" w16du:dateUtc="2026-05-27T09:20:00Z"/>
                <w:color w:val="000000"/>
                <w:kern w:val="0"/>
                <w:sz w:val="24"/>
              </w:rPr>
            </w:pPr>
            <w:ins w:id="46" w:author="Jing wang" w:date="2026-05-27T17:20:00Z" w16du:dateUtc="2026-05-27T09:20:00Z">
              <w:r w:rsidRPr="00015DE7">
                <w:rPr>
                  <w:rFonts w:hint="eastAsia"/>
                  <w:color w:val="000000"/>
                  <w:kern w:val="0"/>
                  <w:sz w:val="24"/>
                </w:rPr>
                <w:t>已知有活动性的消化性溃疡患者，或</w:t>
              </w:r>
              <w:r w:rsidRPr="00015DE7">
                <w:rPr>
                  <w:rFonts w:hint="eastAsia"/>
                  <w:color w:val="000000"/>
                  <w:kern w:val="0"/>
                  <w:sz w:val="24"/>
                </w:rPr>
                <w:t>1</w:t>
              </w:r>
              <w:r w:rsidRPr="00015DE7">
                <w:rPr>
                  <w:rFonts w:hint="eastAsia"/>
                  <w:color w:val="000000"/>
                  <w:kern w:val="0"/>
                  <w:sz w:val="24"/>
                </w:rPr>
                <w:t>年内有胃肠道出血史；</w:t>
              </w:r>
              <w:r w:rsidRPr="00015DE7">
                <w:rPr>
                  <w:rFonts w:hint="eastAsia"/>
                  <w:color w:val="000000"/>
                  <w:kern w:val="0"/>
                  <w:sz w:val="24"/>
                </w:rPr>
                <w:t xml:space="preserve"> </w:t>
              </w:r>
            </w:ins>
          </w:p>
          <w:p w14:paraId="59EF6505" w14:textId="77777777" w:rsidR="00015DE7" w:rsidRPr="00015DE7" w:rsidRDefault="00015DE7" w:rsidP="00015DE7">
            <w:pPr>
              <w:numPr>
                <w:ilvl w:val="0"/>
                <w:numId w:val="7"/>
              </w:numPr>
              <w:spacing w:line="360" w:lineRule="auto"/>
              <w:rPr>
                <w:ins w:id="47" w:author="Jing wang" w:date="2026-05-27T17:20:00Z" w16du:dateUtc="2026-05-27T09:20:00Z"/>
                <w:color w:val="000000"/>
                <w:kern w:val="0"/>
                <w:sz w:val="24"/>
              </w:rPr>
            </w:pPr>
            <w:ins w:id="48" w:author="Jing wang" w:date="2026-05-27T17:20:00Z" w16du:dateUtc="2026-05-27T09:20:00Z">
              <w:r w:rsidRPr="00015DE7">
                <w:rPr>
                  <w:rFonts w:hint="eastAsia"/>
                  <w:color w:val="000000"/>
                  <w:kern w:val="0"/>
                  <w:sz w:val="24"/>
                </w:rPr>
                <w:t>既往明确诊断有血管畸形或动脉瘤或有明确诊断的占位性病变侵犯血管的患者；</w:t>
              </w:r>
              <w:r w:rsidRPr="00015DE7">
                <w:rPr>
                  <w:rFonts w:hint="eastAsia"/>
                  <w:color w:val="000000"/>
                  <w:kern w:val="0"/>
                  <w:sz w:val="24"/>
                </w:rPr>
                <w:t xml:space="preserve"> </w:t>
              </w:r>
            </w:ins>
          </w:p>
          <w:p w14:paraId="500362B5" w14:textId="77777777" w:rsidR="00015DE7" w:rsidRPr="00015DE7" w:rsidRDefault="00015DE7" w:rsidP="00015DE7">
            <w:pPr>
              <w:numPr>
                <w:ilvl w:val="0"/>
                <w:numId w:val="7"/>
              </w:numPr>
              <w:spacing w:line="360" w:lineRule="auto"/>
              <w:rPr>
                <w:ins w:id="49" w:author="Jing wang" w:date="2026-05-27T17:20:00Z" w16du:dateUtc="2026-05-27T09:20:00Z"/>
                <w:color w:val="000000"/>
                <w:kern w:val="0"/>
                <w:sz w:val="24"/>
              </w:rPr>
            </w:pPr>
            <w:ins w:id="50" w:author="Jing wang" w:date="2026-05-27T17:20:00Z" w16du:dateUtc="2026-05-27T09:20:00Z">
              <w:r w:rsidRPr="00015DE7">
                <w:rPr>
                  <w:rFonts w:hint="eastAsia"/>
                  <w:color w:val="000000"/>
                  <w:kern w:val="0"/>
                  <w:sz w:val="24"/>
                </w:rPr>
                <w:t>伴有严重感染，经研究者评估不适合行介入治疗的患者；</w:t>
              </w:r>
              <w:r w:rsidRPr="00015DE7">
                <w:rPr>
                  <w:rFonts w:hint="eastAsia"/>
                  <w:color w:val="000000"/>
                  <w:kern w:val="0"/>
                  <w:sz w:val="24"/>
                </w:rPr>
                <w:t xml:space="preserve"> </w:t>
              </w:r>
            </w:ins>
          </w:p>
          <w:p w14:paraId="2CEE9731" w14:textId="77777777" w:rsidR="00015DE7" w:rsidRPr="00015DE7" w:rsidRDefault="00015DE7" w:rsidP="00015DE7">
            <w:pPr>
              <w:numPr>
                <w:ilvl w:val="0"/>
                <w:numId w:val="7"/>
              </w:numPr>
              <w:spacing w:line="360" w:lineRule="auto"/>
              <w:rPr>
                <w:ins w:id="51" w:author="Jing wang" w:date="2026-05-27T17:20:00Z" w16du:dateUtc="2026-05-27T09:20:00Z"/>
                <w:color w:val="000000"/>
                <w:kern w:val="0"/>
                <w:sz w:val="24"/>
              </w:rPr>
            </w:pPr>
            <w:ins w:id="52" w:author="Jing wang" w:date="2026-05-27T17:20:00Z" w16du:dateUtc="2026-05-27T09:20:00Z">
              <w:r w:rsidRPr="00015DE7">
                <w:rPr>
                  <w:rFonts w:hint="eastAsia"/>
                  <w:color w:val="000000"/>
                  <w:kern w:val="0"/>
                  <w:sz w:val="24"/>
                </w:rPr>
                <w:t>急性期髂股静脉或全下肢</w:t>
              </w:r>
              <w:r w:rsidRPr="00015DE7">
                <w:rPr>
                  <w:rFonts w:hint="eastAsia"/>
                  <w:color w:val="000000"/>
                  <w:kern w:val="0"/>
                  <w:sz w:val="24"/>
                </w:rPr>
                <w:t>DVT</w:t>
              </w:r>
              <w:r w:rsidRPr="00015DE7">
                <w:rPr>
                  <w:rFonts w:hint="eastAsia"/>
                  <w:color w:val="000000"/>
                  <w:kern w:val="0"/>
                  <w:sz w:val="24"/>
                </w:rPr>
                <w:t>，血管腔内有大量游离血栓且因各种原因无法置入或不计划置入下腔静脉滤器的患者；</w:t>
              </w:r>
              <w:r w:rsidRPr="00015DE7">
                <w:rPr>
                  <w:rFonts w:hint="eastAsia"/>
                  <w:color w:val="000000"/>
                  <w:kern w:val="0"/>
                  <w:sz w:val="24"/>
                </w:rPr>
                <w:t xml:space="preserve"> </w:t>
              </w:r>
            </w:ins>
          </w:p>
          <w:p w14:paraId="582AF9AF" w14:textId="77777777" w:rsidR="00015DE7" w:rsidRPr="00015DE7" w:rsidRDefault="00015DE7" w:rsidP="00015DE7">
            <w:pPr>
              <w:numPr>
                <w:ilvl w:val="0"/>
                <w:numId w:val="7"/>
              </w:numPr>
              <w:spacing w:line="360" w:lineRule="auto"/>
              <w:rPr>
                <w:ins w:id="53" w:author="Jing wang" w:date="2026-05-27T17:20:00Z" w16du:dateUtc="2026-05-27T09:20:00Z"/>
                <w:color w:val="000000"/>
                <w:kern w:val="0"/>
                <w:sz w:val="24"/>
              </w:rPr>
            </w:pPr>
            <w:ins w:id="54" w:author="Jing wang" w:date="2026-05-27T17:20:00Z" w16du:dateUtc="2026-05-27T09:20:00Z">
              <w:r w:rsidRPr="00015DE7">
                <w:rPr>
                  <w:rFonts w:hint="eastAsia"/>
                  <w:color w:val="000000"/>
                  <w:kern w:val="0"/>
                  <w:sz w:val="24"/>
                </w:rPr>
                <w:t>入组前</w:t>
              </w:r>
              <w:r w:rsidRPr="00015DE7">
                <w:rPr>
                  <w:rFonts w:hint="eastAsia"/>
                  <w:color w:val="000000"/>
                  <w:kern w:val="0"/>
                  <w:sz w:val="24"/>
                </w:rPr>
                <w:t>3</w:t>
              </w:r>
              <w:r w:rsidRPr="00015DE7">
                <w:rPr>
                  <w:rFonts w:hint="eastAsia"/>
                  <w:color w:val="000000"/>
                  <w:kern w:val="0"/>
                  <w:sz w:val="24"/>
                </w:rPr>
                <w:t>个月内有脑出血和</w:t>
              </w:r>
              <w:r w:rsidRPr="00015DE7">
                <w:rPr>
                  <w:rFonts w:hint="eastAsia"/>
                  <w:color w:val="000000"/>
                  <w:kern w:val="0"/>
                  <w:sz w:val="24"/>
                </w:rPr>
                <w:t>/</w:t>
              </w:r>
              <w:r w:rsidRPr="00015DE7">
                <w:rPr>
                  <w:rFonts w:hint="eastAsia"/>
                  <w:color w:val="000000"/>
                  <w:kern w:val="0"/>
                  <w:sz w:val="24"/>
                </w:rPr>
                <w:t>或重大手术史；</w:t>
              </w:r>
              <w:r w:rsidRPr="00015DE7">
                <w:rPr>
                  <w:rFonts w:hint="eastAsia"/>
                  <w:color w:val="000000"/>
                  <w:kern w:val="0"/>
                  <w:sz w:val="24"/>
                </w:rPr>
                <w:t xml:space="preserve"> </w:t>
              </w:r>
            </w:ins>
          </w:p>
          <w:p w14:paraId="03B981F9" w14:textId="77777777" w:rsidR="00015DE7" w:rsidRPr="00015DE7" w:rsidRDefault="00015DE7" w:rsidP="00015DE7">
            <w:pPr>
              <w:numPr>
                <w:ilvl w:val="0"/>
                <w:numId w:val="7"/>
              </w:numPr>
              <w:spacing w:line="360" w:lineRule="auto"/>
              <w:rPr>
                <w:ins w:id="55" w:author="Jing wang" w:date="2026-05-27T17:20:00Z" w16du:dateUtc="2026-05-27T09:20:00Z"/>
                <w:color w:val="000000"/>
                <w:kern w:val="0"/>
                <w:sz w:val="24"/>
              </w:rPr>
            </w:pPr>
            <w:ins w:id="56" w:author="Jing wang" w:date="2026-05-27T17:20:00Z" w16du:dateUtc="2026-05-27T09:20:00Z">
              <w:r w:rsidRPr="00015DE7">
                <w:rPr>
                  <w:rFonts w:hint="eastAsia"/>
                  <w:color w:val="000000"/>
                  <w:kern w:val="0"/>
                  <w:sz w:val="24"/>
                </w:rPr>
                <w:t>入组前</w:t>
              </w:r>
              <w:r w:rsidRPr="00015DE7">
                <w:rPr>
                  <w:rFonts w:hint="eastAsia"/>
                  <w:color w:val="000000"/>
                  <w:kern w:val="0"/>
                  <w:sz w:val="24"/>
                </w:rPr>
                <w:t>4</w:t>
              </w:r>
              <w:r w:rsidRPr="00015DE7">
                <w:rPr>
                  <w:rFonts w:hint="eastAsia"/>
                  <w:color w:val="000000"/>
                  <w:kern w:val="0"/>
                  <w:sz w:val="24"/>
                </w:rPr>
                <w:t>周内有活动性的内脏出血（包括消化道出血、泌尿系出血等）、或有严重外伤、神经系统损伤、创伤性的心肺复苏或者超过</w:t>
              </w:r>
              <w:r w:rsidRPr="00015DE7">
                <w:rPr>
                  <w:rFonts w:hint="eastAsia"/>
                  <w:color w:val="000000"/>
                  <w:kern w:val="0"/>
                  <w:sz w:val="24"/>
                </w:rPr>
                <w:t>10</w:t>
              </w:r>
              <w:r w:rsidRPr="00015DE7">
                <w:rPr>
                  <w:rFonts w:hint="eastAsia"/>
                  <w:color w:val="000000"/>
                  <w:kern w:val="0"/>
                  <w:sz w:val="24"/>
                </w:rPr>
                <w:t>分钟的心肺复苏的患者；</w:t>
              </w:r>
              <w:r w:rsidRPr="00015DE7">
                <w:rPr>
                  <w:rFonts w:hint="eastAsia"/>
                  <w:color w:val="000000"/>
                  <w:kern w:val="0"/>
                  <w:sz w:val="24"/>
                </w:rPr>
                <w:t xml:space="preserve">  </w:t>
              </w:r>
            </w:ins>
          </w:p>
          <w:p w14:paraId="7EBBE74C" w14:textId="77777777" w:rsidR="00015DE7" w:rsidRPr="00015DE7" w:rsidRDefault="00015DE7" w:rsidP="00015DE7">
            <w:pPr>
              <w:numPr>
                <w:ilvl w:val="0"/>
                <w:numId w:val="7"/>
              </w:numPr>
              <w:spacing w:line="360" w:lineRule="auto"/>
              <w:rPr>
                <w:ins w:id="57" w:author="Jing wang" w:date="2026-05-27T17:20:00Z" w16du:dateUtc="2026-05-27T09:20:00Z"/>
                <w:color w:val="000000"/>
                <w:kern w:val="0"/>
                <w:sz w:val="24"/>
              </w:rPr>
            </w:pPr>
            <w:ins w:id="58" w:author="Jing wang" w:date="2026-05-27T17:20:00Z" w16du:dateUtc="2026-05-27T09:20:00Z">
              <w:r w:rsidRPr="00015DE7">
                <w:rPr>
                  <w:rFonts w:hint="eastAsia"/>
                  <w:color w:val="000000"/>
                  <w:kern w:val="0"/>
                  <w:sz w:val="24"/>
                </w:rPr>
                <w:t>严重且难以控制的高血压（血压﹥</w:t>
              </w:r>
              <w:r w:rsidRPr="00015DE7">
                <w:rPr>
                  <w:rFonts w:hint="eastAsia"/>
                  <w:color w:val="000000"/>
                  <w:kern w:val="0"/>
                  <w:sz w:val="24"/>
                </w:rPr>
                <w:t>180/100 mmHg</w:t>
              </w:r>
              <w:r w:rsidRPr="00015DE7">
                <w:rPr>
                  <w:rFonts w:hint="eastAsia"/>
                  <w:color w:val="000000"/>
                  <w:kern w:val="0"/>
                  <w:sz w:val="24"/>
                </w:rPr>
                <w:t>）患者；</w:t>
              </w:r>
              <w:r w:rsidRPr="00015DE7">
                <w:rPr>
                  <w:rFonts w:hint="eastAsia"/>
                  <w:color w:val="000000"/>
                  <w:kern w:val="0"/>
                  <w:sz w:val="24"/>
                </w:rPr>
                <w:t xml:space="preserve"> </w:t>
              </w:r>
            </w:ins>
          </w:p>
          <w:p w14:paraId="09A55782" w14:textId="77777777" w:rsidR="00015DE7" w:rsidRPr="00015DE7" w:rsidRDefault="00015DE7" w:rsidP="00015DE7">
            <w:pPr>
              <w:numPr>
                <w:ilvl w:val="0"/>
                <w:numId w:val="7"/>
              </w:numPr>
              <w:spacing w:line="360" w:lineRule="auto"/>
              <w:rPr>
                <w:ins w:id="59" w:author="Jing wang" w:date="2026-05-27T17:20:00Z" w16du:dateUtc="2026-05-27T09:20:00Z"/>
                <w:color w:val="000000"/>
                <w:kern w:val="0"/>
                <w:sz w:val="24"/>
              </w:rPr>
            </w:pPr>
            <w:ins w:id="60" w:author="Jing wang" w:date="2026-05-27T17:20:00Z" w16du:dateUtc="2026-05-27T09:20:00Z">
              <w:r w:rsidRPr="00015DE7">
                <w:rPr>
                  <w:rFonts w:hint="eastAsia"/>
                  <w:color w:val="000000"/>
                  <w:kern w:val="0"/>
                  <w:sz w:val="24"/>
                </w:rPr>
                <w:t>存在其他抗凝或溶栓禁忌症，经评估不适合行介入治疗的患者；</w:t>
              </w:r>
            </w:ins>
          </w:p>
          <w:p w14:paraId="271AC44F" w14:textId="77777777" w:rsidR="00015DE7" w:rsidRPr="00015DE7" w:rsidRDefault="00015DE7" w:rsidP="00015DE7">
            <w:pPr>
              <w:numPr>
                <w:ilvl w:val="0"/>
                <w:numId w:val="7"/>
              </w:numPr>
              <w:spacing w:line="360" w:lineRule="auto"/>
              <w:rPr>
                <w:ins w:id="61" w:author="Jing wang" w:date="2026-05-27T17:20:00Z" w16du:dateUtc="2026-05-27T09:20:00Z"/>
                <w:color w:val="000000"/>
                <w:kern w:val="0"/>
                <w:sz w:val="24"/>
              </w:rPr>
            </w:pPr>
            <w:ins w:id="62" w:author="Jing wang" w:date="2026-05-27T17:20:00Z" w16du:dateUtc="2026-05-27T09:20:00Z">
              <w:r w:rsidRPr="00015DE7">
                <w:rPr>
                  <w:rFonts w:hint="eastAsia"/>
                  <w:color w:val="000000"/>
                  <w:kern w:val="0"/>
                  <w:sz w:val="24"/>
                </w:rPr>
                <w:t>已知对含碘造影剂过敏的患者；</w:t>
              </w:r>
            </w:ins>
          </w:p>
          <w:p w14:paraId="48E9D960" w14:textId="77777777" w:rsidR="00015DE7" w:rsidRPr="00015DE7" w:rsidRDefault="00015DE7" w:rsidP="00015DE7">
            <w:pPr>
              <w:numPr>
                <w:ilvl w:val="0"/>
                <w:numId w:val="7"/>
              </w:numPr>
              <w:spacing w:line="360" w:lineRule="auto"/>
              <w:rPr>
                <w:ins w:id="63" w:author="Jing wang" w:date="2026-05-27T17:20:00Z" w16du:dateUtc="2026-05-27T09:20:00Z"/>
                <w:color w:val="000000"/>
                <w:kern w:val="0"/>
                <w:sz w:val="24"/>
              </w:rPr>
            </w:pPr>
            <w:ins w:id="64" w:author="Jing wang" w:date="2026-05-27T17:20:00Z" w16du:dateUtc="2026-05-27T09:20:00Z">
              <w:r w:rsidRPr="00015DE7">
                <w:rPr>
                  <w:rFonts w:hint="eastAsia"/>
                  <w:color w:val="000000"/>
                  <w:kern w:val="0"/>
                  <w:sz w:val="24"/>
                </w:rPr>
                <w:t>妊娠或哺乳期女性；</w:t>
              </w:r>
            </w:ins>
          </w:p>
          <w:p w14:paraId="4E450713" w14:textId="77777777" w:rsidR="00015DE7" w:rsidRPr="00015DE7" w:rsidRDefault="00015DE7" w:rsidP="00015DE7">
            <w:pPr>
              <w:numPr>
                <w:ilvl w:val="0"/>
                <w:numId w:val="7"/>
              </w:numPr>
              <w:spacing w:line="360" w:lineRule="auto"/>
              <w:rPr>
                <w:ins w:id="65" w:author="Jing wang" w:date="2026-05-27T17:20:00Z" w16du:dateUtc="2026-05-27T09:20:00Z"/>
                <w:color w:val="000000"/>
                <w:kern w:val="0"/>
                <w:sz w:val="24"/>
              </w:rPr>
            </w:pPr>
            <w:ins w:id="66" w:author="Jing wang" w:date="2026-05-27T17:20:00Z" w16du:dateUtc="2026-05-27T09:20:00Z">
              <w:r w:rsidRPr="00015DE7">
                <w:rPr>
                  <w:rFonts w:hint="eastAsia"/>
                  <w:color w:val="000000"/>
                  <w:kern w:val="0"/>
                  <w:sz w:val="24"/>
                </w:rPr>
                <w:t>正在参加其他药物或医疗器械临床试验的患者；</w:t>
              </w:r>
            </w:ins>
          </w:p>
          <w:p w14:paraId="492D3D84" w14:textId="77777777" w:rsidR="00015DE7" w:rsidRPr="00015DE7" w:rsidRDefault="00015DE7" w:rsidP="00015DE7">
            <w:pPr>
              <w:numPr>
                <w:ilvl w:val="0"/>
                <w:numId w:val="7"/>
              </w:numPr>
              <w:spacing w:line="360" w:lineRule="auto"/>
              <w:rPr>
                <w:ins w:id="67" w:author="Jing wang" w:date="2026-05-27T17:20:00Z" w16du:dateUtc="2026-05-27T09:20:00Z"/>
                <w:color w:val="000000"/>
                <w:kern w:val="0"/>
                <w:sz w:val="24"/>
              </w:rPr>
            </w:pPr>
            <w:ins w:id="68" w:author="Jing wang" w:date="2026-05-27T17:20:00Z" w16du:dateUtc="2026-05-27T09:20:00Z">
              <w:r w:rsidRPr="00015DE7">
                <w:rPr>
                  <w:rFonts w:hint="eastAsia"/>
                  <w:color w:val="000000"/>
                  <w:kern w:val="0"/>
                  <w:sz w:val="24"/>
                </w:rPr>
                <w:t>研究者认为其他不适合参与本试验的患者。</w:t>
              </w:r>
              <w:r w:rsidRPr="00015DE7">
                <w:rPr>
                  <w:rFonts w:hint="eastAsia"/>
                  <w:color w:val="000000"/>
                  <w:kern w:val="0"/>
                  <w:sz w:val="24"/>
                </w:rPr>
                <w:t xml:space="preserve"> </w:t>
              </w:r>
            </w:ins>
          </w:p>
          <w:p w14:paraId="679DD415" w14:textId="77777777" w:rsidR="00015DE7" w:rsidRPr="00015DE7" w:rsidRDefault="00015DE7" w:rsidP="00015DE7">
            <w:pPr>
              <w:numPr>
                <w:ilvl w:val="0"/>
                <w:numId w:val="7"/>
              </w:numPr>
              <w:spacing w:line="360" w:lineRule="auto"/>
              <w:rPr>
                <w:ins w:id="69" w:author="Jing wang" w:date="2026-05-27T17:20:00Z" w16du:dateUtc="2026-05-27T09:20:00Z"/>
                <w:color w:val="000000"/>
                <w:kern w:val="0"/>
                <w:sz w:val="24"/>
              </w:rPr>
            </w:pPr>
            <w:ins w:id="70" w:author="Jing wang" w:date="2026-05-27T17:20:00Z" w16du:dateUtc="2026-05-27T09:20:00Z">
              <w:r w:rsidRPr="00015DE7">
                <w:rPr>
                  <w:rFonts w:hint="eastAsia"/>
                  <w:color w:val="000000"/>
                  <w:kern w:val="0"/>
                  <w:sz w:val="24"/>
                </w:rPr>
                <w:t>靶患肢存在静脉功能不全的临床证据（如</w:t>
              </w:r>
              <w:r w:rsidRPr="00015DE7">
                <w:rPr>
                  <w:rFonts w:hint="eastAsia"/>
                  <w:color w:val="000000"/>
                  <w:kern w:val="0"/>
                  <w:sz w:val="24"/>
                </w:rPr>
                <w:t>CEAP</w:t>
              </w:r>
              <w:r w:rsidRPr="00015DE7">
                <w:rPr>
                  <w:rFonts w:hint="eastAsia"/>
                  <w:color w:val="000000"/>
                  <w:kern w:val="0"/>
                  <w:sz w:val="24"/>
                </w:rPr>
                <w:t>分型</w:t>
              </w:r>
              <w:r w:rsidRPr="00015DE7">
                <w:rPr>
                  <w:rFonts w:hint="eastAsia"/>
                  <w:color w:val="000000"/>
                  <w:kern w:val="0"/>
                  <w:sz w:val="24"/>
                </w:rPr>
                <w:t>C3</w:t>
              </w:r>
              <w:r w:rsidRPr="00015DE7">
                <w:rPr>
                  <w:rFonts w:hint="eastAsia"/>
                  <w:color w:val="000000"/>
                  <w:kern w:val="0"/>
                  <w:sz w:val="24"/>
                </w:rPr>
                <w:t>及以上）</w:t>
              </w:r>
            </w:ins>
          </w:p>
          <w:p w14:paraId="2CDE0F62" w14:textId="77777777" w:rsidR="00015DE7" w:rsidRPr="00015DE7" w:rsidRDefault="00015DE7" w:rsidP="00015DE7">
            <w:pPr>
              <w:numPr>
                <w:ilvl w:val="0"/>
                <w:numId w:val="7"/>
              </w:numPr>
              <w:spacing w:line="360" w:lineRule="auto"/>
              <w:rPr>
                <w:ins w:id="71" w:author="Jing wang" w:date="2026-05-27T17:20:00Z" w16du:dateUtc="2026-05-27T09:20:00Z"/>
                <w:color w:val="000000"/>
                <w:kern w:val="0"/>
                <w:sz w:val="24"/>
              </w:rPr>
            </w:pPr>
            <w:ins w:id="72" w:author="Jing wang" w:date="2026-05-27T17:20:00Z" w16du:dateUtc="2026-05-27T09:20:00Z">
              <w:r w:rsidRPr="00015DE7">
                <w:rPr>
                  <w:rFonts w:hint="eastAsia"/>
                  <w:color w:val="000000"/>
                  <w:kern w:val="0"/>
                  <w:sz w:val="24"/>
                </w:rPr>
                <w:t>预计生存期少于</w:t>
              </w:r>
              <w:r w:rsidRPr="00015DE7">
                <w:rPr>
                  <w:rFonts w:hint="eastAsia"/>
                  <w:color w:val="000000"/>
                  <w:kern w:val="0"/>
                  <w:sz w:val="24"/>
                </w:rPr>
                <w:t>1</w:t>
              </w:r>
              <w:r w:rsidRPr="00015DE7">
                <w:rPr>
                  <w:rFonts w:hint="eastAsia"/>
                  <w:color w:val="000000"/>
                  <w:kern w:val="0"/>
                  <w:sz w:val="24"/>
                </w:rPr>
                <w:t>年，例如生存期少于</w:t>
              </w:r>
              <w:r w:rsidRPr="00015DE7">
                <w:rPr>
                  <w:rFonts w:hint="eastAsia"/>
                  <w:color w:val="000000"/>
                  <w:kern w:val="0"/>
                  <w:sz w:val="24"/>
                </w:rPr>
                <w:t>1</w:t>
              </w:r>
              <w:r w:rsidRPr="00015DE7">
                <w:rPr>
                  <w:rFonts w:hint="eastAsia"/>
                  <w:color w:val="000000"/>
                  <w:kern w:val="0"/>
                  <w:sz w:val="24"/>
                </w:rPr>
                <w:t>年的活动性恶性肿瘤患者。</w:t>
              </w:r>
            </w:ins>
          </w:p>
          <w:p w14:paraId="087A2F03" w14:textId="37593594" w:rsidR="001C73AA" w:rsidRPr="00015DE7" w:rsidDel="00015DE7" w:rsidRDefault="00015DE7" w:rsidP="00E4598B">
            <w:pPr>
              <w:numPr>
                <w:ilvl w:val="0"/>
                <w:numId w:val="7"/>
              </w:numPr>
              <w:spacing w:line="360" w:lineRule="auto"/>
              <w:rPr>
                <w:del w:id="73" w:author="Jing wang" w:date="2026-05-27T17:20:00Z" w16du:dateUtc="2026-05-27T09:20:00Z"/>
                <w:rFonts w:eastAsiaTheme="minorEastAsia"/>
                <w:bCs/>
                <w:kern w:val="0"/>
                <w:sz w:val="24"/>
              </w:rPr>
            </w:pPr>
            <w:ins w:id="74" w:author="Jing wang" w:date="2026-05-27T17:20:00Z" w16du:dateUtc="2026-05-27T09:20:00Z">
              <w:r w:rsidRPr="00015DE7">
                <w:rPr>
                  <w:rFonts w:hint="eastAsia"/>
                  <w:color w:val="000000"/>
                  <w:kern w:val="0"/>
                  <w:sz w:val="24"/>
                </w:rPr>
                <w:t>因原发疾病（如偏瘫、骨折）导致无法独立行走或长期卧床的患者</w:t>
              </w:r>
            </w:ins>
            <w:del w:id="75" w:author="Jing wang" w:date="2026-05-27T17:20:00Z" w16du:dateUtc="2026-05-27T09:20:00Z">
              <w:r w:rsidRPr="00015DE7" w:rsidDel="00015DE7">
                <w:rPr>
                  <w:rFonts w:hint="eastAsia"/>
                  <w:color w:val="000000"/>
                  <w:kern w:val="0"/>
                  <w:sz w:val="24"/>
                </w:rPr>
                <w:delText>靶病变既往发生过</w:delText>
              </w:r>
              <w:r w:rsidRPr="00015DE7" w:rsidDel="00015DE7">
                <w:rPr>
                  <w:rFonts w:hint="eastAsia"/>
                  <w:color w:val="000000"/>
                  <w:kern w:val="0"/>
                  <w:sz w:val="24"/>
                </w:rPr>
                <w:delText>DVT</w:delText>
              </w:r>
              <w:r w:rsidRPr="00015DE7" w:rsidDel="00015DE7">
                <w:rPr>
                  <w:rFonts w:hint="eastAsia"/>
                  <w:color w:val="000000"/>
                  <w:kern w:val="0"/>
                  <w:sz w:val="24"/>
                </w:rPr>
                <w:delText>事件</w:delText>
              </w:r>
              <w:bookmarkStart w:id="76" w:name="OLE_LINK12"/>
              <w:r w:rsidRPr="00015DE7" w:rsidDel="00015DE7">
                <w:rPr>
                  <w:rFonts w:hint="eastAsia"/>
                  <w:color w:val="000000"/>
                  <w:kern w:val="0"/>
                  <w:sz w:val="24"/>
                </w:rPr>
                <w:delText>（有明确证据）</w:delText>
              </w:r>
              <w:bookmarkEnd w:id="76"/>
              <w:r w:rsidRPr="00015DE7" w:rsidDel="00015DE7">
                <w:rPr>
                  <w:rFonts w:hint="eastAsia"/>
                  <w:color w:val="000000"/>
                  <w:kern w:val="0"/>
                  <w:sz w:val="24"/>
                </w:rPr>
                <w:delText>的患者</w:delText>
              </w:r>
            </w:del>
          </w:p>
          <w:p w14:paraId="26CDF807" w14:textId="1BC0E1DD" w:rsidR="001C73AA" w:rsidDel="00015DE7" w:rsidRDefault="00000000">
            <w:pPr>
              <w:numPr>
                <w:ilvl w:val="0"/>
                <w:numId w:val="7"/>
              </w:numPr>
              <w:spacing w:line="360" w:lineRule="auto"/>
              <w:rPr>
                <w:del w:id="77" w:author="Jing wang" w:date="2026-05-27T17:20:00Z" w16du:dateUtc="2026-05-27T09:20:00Z"/>
                <w:rFonts w:eastAsiaTheme="minorEastAsia"/>
                <w:bCs/>
                <w:kern w:val="0"/>
                <w:sz w:val="24"/>
              </w:rPr>
            </w:pPr>
            <w:del w:id="78" w:author="Jing wang" w:date="2026-05-27T17:20:00Z" w16du:dateUtc="2026-05-27T09:20:00Z">
              <w:r w:rsidDel="00015DE7">
                <w:rPr>
                  <w:rFonts w:eastAsiaTheme="minorEastAsia" w:hint="eastAsia"/>
                  <w:bCs/>
                  <w:kern w:val="0"/>
                  <w:sz w:val="24"/>
                </w:rPr>
                <w:delText>血栓累及双侧下肢深静脉的患者</w:delText>
              </w:r>
            </w:del>
          </w:p>
          <w:p w14:paraId="0D538607" w14:textId="5845B64B" w:rsidR="001C73AA" w:rsidDel="00015DE7" w:rsidRDefault="00000000">
            <w:pPr>
              <w:numPr>
                <w:ilvl w:val="0"/>
                <w:numId w:val="7"/>
              </w:numPr>
              <w:spacing w:line="360" w:lineRule="auto"/>
              <w:rPr>
                <w:del w:id="79" w:author="Jing wang" w:date="2026-05-27T17:20:00Z" w16du:dateUtc="2026-05-27T09:20:00Z"/>
                <w:rFonts w:eastAsiaTheme="minorEastAsia"/>
                <w:bCs/>
                <w:kern w:val="0"/>
                <w:sz w:val="24"/>
              </w:rPr>
            </w:pPr>
            <w:del w:id="80" w:author="Jing wang" w:date="2026-05-27T17:20:00Z" w16du:dateUtc="2026-05-27T09:20:00Z">
              <w:r w:rsidDel="00015DE7">
                <w:rPr>
                  <w:rFonts w:eastAsiaTheme="minorEastAsia" w:hint="eastAsia"/>
                  <w:bCs/>
                  <w:kern w:val="0"/>
                  <w:sz w:val="24"/>
                </w:rPr>
                <w:delText>无法建立通路或导丝无法通过靶病变的患者</w:delText>
              </w:r>
            </w:del>
          </w:p>
          <w:p w14:paraId="7711585D" w14:textId="7AC0A58A" w:rsidR="001C73AA" w:rsidDel="00015DE7" w:rsidRDefault="00000000">
            <w:pPr>
              <w:numPr>
                <w:ilvl w:val="0"/>
                <w:numId w:val="7"/>
              </w:numPr>
              <w:spacing w:line="360" w:lineRule="auto"/>
              <w:rPr>
                <w:del w:id="81" w:author="Jing wang" w:date="2026-05-27T17:20:00Z" w16du:dateUtc="2026-05-27T09:20:00Z"/>
                <w:rFonts w:eastAsiaTheme="minorEastAsia"/>
                <w:bCs/>
                <w:kern w:val="0"/>
                <w:sz w:val="24"/>
              </w:rPr>
            </w:pPr>
            <w:del w:id="82" w:author="Jing wang" w:date="2026-05-27T17:20:00Z" w16du:dateUtc="2026-05-27T09:20:00Z">
              <w:r w:rsidDel="00015DE7">
                <w:rPr>
                  <w:rFonts w:eastAsiaTheme="minorEastAsia" w:hint="eastAsia"/>
                  <w:bCs/>
                  <w:kern w:val="0"/>
                  <w:sz w:val="24"/>
                </w:rPr>
                <w:delText>症状性高危</w:delText>
              </w:r>
              <w:r w:rsidDel="00015DE7">
                <w:rPr>
                  <w:rFonts w:eastAsiaTheme="minorEastAsia" w:hint="eastAsia"/>
                  <w:bCs/>
                  <w:kern w:val="0"/>
                  <w:sz w:val="24"/>
                </w:rPr>
                <w:delText>(</w:delText>
              </w:r>
              <w:r w:rsidDel="00015DE7">
                <w:rPr>
                  <w:rFonts w:eastAsiaTheme="minorEastAsia" w:hint="eastAsia"/>
                  <w:bCs/>
                  <w:kern w:val="0"/>
                  <w:sz w:val="24"/>
                  <w:lang w:bidi="ar"/>
                </w:rPr>
                <w:delText>休克或持续性低血压（收缩压＜</w:delText>
              </w:r>
              <w:r w:rsidDel="00015DE7">
                <w:rPr>
                  <w:rFonts w:eastAsiaTheme="minorEastAsia" w:hint="eastAsia"/>
                  <w:bCs/>
                  <w:kern w:val="0"/>
                  <w:sz w:val="24"/>
                  <w:lang w:bidi="ar"/>
                </w:rPr>
                <w:delText>90 mmHg</w:delText>
              </w:r>
              <w:r w:rsidDel="00015DE7">
                <w:rPr>
                  <w:rFonts w:eastAsiaTheme="minorEastAsia" w:hint="eastAsia"/>
                  <w:bCs/>
                  <w:kern w:val="0"/>
                  <w:sz w:val="24"/>
                  <w:lang w:bidi="ar"/>
                </w:rPr>
                <w:delText>）的血液动力学不稳定</w:delText>
              </w:r>
              <w:r w:rsidDel="00015DE7">
                <w:rPr>
                  <w:rFonts w:eastAsiaTheme="minorEastAsia" w:hint="eastAsia"/>
                  <w:bCs/>
                  <w:kern w:val="0"/>
                  <w:sz w:val="24"/>
                </w:rPr>
                <w:delText>)</w:delText>
              </w:r>
              <w:r w:rsidDel="00015DE7">
                <w:rPr>
                  <w:rFonts w:eastAsiaTheme="minorEastAsia" w:hint="eastAsia"/>
                  <w:bCs/>
                  <w:kern w:val="0"/>
                  <w:sz w:val="24"/>
                </w:rPr>
                <w:delText>肺动脉栓塞者</w:delText>
              </w:r>
            </w:del>
          </w:p>
          <w:p w14:paraId="450E522B" w14:textId="18FF0090" w:rsidR="001C73AA" w:rsidDel="00015DE7" w:rsidRDefault="00000000">
            <w:pPr>
              <w:numPr>
                <w:ilvl w:val="0"/>
                <w:numId w:val="7"/>
              </w:numPr>
              <w:spacing w:line="360" w:lineRule="auto"/>
              <w:rPr>
                <w:del w:id="83" w:author="Jing wang" w:date="2026-05-27T17:20:00Z" w16du:dateUtc="2026-05-27T09:20:00Z"/>
                <w:rFonts w:eastAsiaTheme="minorEastAsia"/>
                <w:bCs/>
                <w:kern w:val="0"/>
                <w:sz w:val="24"/>
              </w:rPr>
            </w:pPr>
            <w:del w:id="84" w:author="Jing wang" w:date="2026-05-27T17:20:00Z" w16du:dateUtc="2026-05-27T09:20:00Z">
              <w:r w:rsidDel="00015DE7">
                <w:rPr>
                  <w:rFonts w:eastAsiaTheme="minorEastAsia" w:hint="eastAsia"/>
                  <w:bCs/>
                  <w:kern w:val="0"/>
                  <w:sz w:val="24"/>
                </w:rPr>
                <w:delText>血红蛋白＜</w:delText>
              </w:r>
              <w:r w:rsidDel="00015DE7">
                <w:rPr>
                  <w:rFonts w:eastAsiaTheme="minorEastAsia" w:hint="eastAsia"/>
                  <w:bCs/>
                  <w:kern w:val="0"/>
                  <w:sz w:val="24"/>
                </w:rPr>
                <w:delText>9</w:delText>
              </w:r>
              <w:r w:rsidDel="00015DE7">
                <w:rPr>
                  <w:rFonts w:eastAsiaTheme="minorEastAsia"/>
                  <w:bCs/>
                  <w:kern w:val="0"/>
                  <w:sz w:val="24"/>
                </w:rPr>
                <w:delText>0</w:delText>
              </w:r>
              <w:r w:rsidDel="00015DE7">
                <w:rPr>
                  <w:rFonts w:eastAsiaTheme="minorEastAsia" w:hint="eastAsia"/>
                  <w:bCs/>
                  <w:kern w:val="0"/>
                  <w:sz w:val="24"/>
                </w:rPr>
                <w:delText>g/L</w:delText>
              </w:r>
              <w:r w:rsidDel="00015DE7">
                <w:rPr>
                  <w:rFonts w:eastAsiaTheme="minorEastAsia" w:hint="eastAsia"/>
                  <w:bCs/>
                  <w:kern w:val="0"/>
                  <w:sz w:val="24"/>
                </w:rPr>
                <w:delText>或血小板</w:delText>
              </w:r>
              <w:r w:rsidDel="00015DE7">
                <w:rPr>
                  <w:rFonts w:eastAsiaTheme="minorEastAsia"/>
                  <w:bCs/>
                  <w:kern w:val="0"/>
                  <w:sz w:val="24"/>
                </w:rPr>
                <w:delText>&lt;50</w:delText>
              </w:r>
              <w:r w:rsidDel="00015DE7">
                <w:rPr>
                  <w:rFonts w:eastAsiaTheme="minorEastAsia" w:hint="eastAsia"/>
                  <w:bCs/>
                  <w:kern w:val="0"/>
                  <w:sz w:val="24"/>
                </w:rPr>
                <w:delText>×</w:delText>
              </w:r>
              <w:r w:rsidDel="00015DE7">
                <w:rPr>
                  <w:rFonts w:eastAsiaTheme="minorEastAsia"/>
                  <w:bCs/>
                  <w:kern w:val="0"/>
                  <w:sz w:val="24"/>
                </w:rPr>
                <w:delText>10</w:delText>
              </w:r>
              <w:r w:rsidDel="00015DE7">
                <w:rPr>
                  <w:rFonts w:eastAsiaTheme="minorEastAsia"/>
                  <w:bCs/>
                  <w:kern w:val="0"/>
                  <w:sz w:val="24"/>
                  <w:vertAlign w:val="superscript"/>
                </w:rPr>
                <w:delText>9</w:delText>
              </w:r>
              <w:r w:rsidDel="00015DE7">
                <w:rPr>
                  <w:rFonts w:eastAsiaTheme="minorEastAsia"/>
                  <w:bCs/>
                  <w:kern w:val="0"/>
                  <w:sz w:val="24"/>
                </w:rPr>
                <w:delText>/L</w:delText>
              </w:r>
              <w:r w:rsidDel="00015DE7">
                <w:rPr>
                  <w:rFonts w:eastAsiaTheme="minorEastAsia" w:hint="eastAsia"/>
                  <w:bCs/>
                  <w:kern w:val="0"/>
                  <w:sz w:val="24"/>
                </w:rPr>
                <w:delText>的患者</w:delText>
              </w:r>
            </w:del>
          </w:p>
          <w:p w14:paraId="5F9AAA6A" w14:textId="12A6B85D" w:rsidR="001C73AA" w:rsidDel="00015DE7" w:rsidRDefault="00000000">
            <w:pPr>
              <w:numPr>
                <w:ilvl w:val="0"/>
                <w:numId w:val="7"/>
              </w:numPr>
              <w:spacing w:line="360" w:lineRule="auto"/>
              <w:rPr>
                <w:del w:id="85" w:author="Jing wang" w:date="2026-05-27T17:20:00Z" w16du:dateUtc="2026-05-27T09:20:00Z"/>
                <w:rFonts w:eastAsiaTheme="minorEastAsia"/>
                <w:bCs/>
                <w:kern w:val="0"/>
                <w:sz w:val="24"/>
              </w:rPr>
            </w:pPr>
            <w:del w:id="86" w:author="Jing wang" w:date="2026-05-27T17:20:00Z" w16du:dateUtc="2026-05-27T09:20:00Z">
              <w:r w:rsidDel="00015DE7">
                <w:rPr>
                  <w:rFonts w:eastAsiaTheme="minorEastAsia" w:hint="eastAsia"/>
                  <w:bCs/>
                  <w:kern w:val="0"/>
                  <w:sz w:val="24"/>
                </w:rPr>
                <w:delText>中重度肾功能障碍：糖尿病患者合并中度肾功能不全</w:delText>
              </w:r>
              <w:r w:rsidDel="00015DE7">
                <w:rPr>
                  <w:rFonts w:eastAsiaTheme="minorEastAsia" w:hint="eastAsia"/>
                  <w:bCs/>
                  <w:kern w:val="0"/>
                  <w:sz w:val="24"/>
                </w:rPr>
                <w:delText>[eGFR]</w:delText>
              </w:r>
              <w:r w:rsidDel="00015DE7">
                <w:rPr>
                  <w:rFonts w:eastAsiaTheme="minorEastAsia"/>
                  <w:bCs/>
                  <w:kern w:val="0"/>
                  <w:sz w:val="24"/>
                </w:rPr>
                <w:delText xml:space="preserve"> &lt; </w:delText>
              </w:r>
              <w:r w:rsidDel="00015DE7">
                <w:rPr>
                  <w:rFonts w:eastAsiaTheme="minorEastAsia" w:hint="eastAsia"/>
                  <w:bCs/>
                  <w:kern w:val="0"/>
                  <w:sz w:val="24"/>
                </w:rPr>
                <w:delText xml:space="preserve">  </w:delText>
              </w:r>
              <w:r w:rsidDel="00015DE7">
                <w:rPr>
                  <w:rFonts w:eastAsiaTheme="minorEastAsia"/>
                  <w:bCs/>
                  <w:kern w:val="0"/>
                  <w:sz w:val="24"/>
                </w:rPr>
                <w:delText>60ml/min/1.73m</w:delText>
              </w:r>
              <w:r w:rsidDel="00015DE7">
                <w:rPr>
                  <w:rFonts w:eastAsiaTheme="minorEastAsia"/>
                  <w:bCs/>
                  <w:kern w:val="0"/>
                  <w:sz w:val="24"/>
                  <w:vertAlign w:val="superscript"/>
                </w:rPr>
                <w:delText>2</w:delText>
              </w:r>
              <w:r w:rsidDel="00015DE7">
                <w:rPr>
                  <w:rFonts w:eastAsiaTheme="minorEastAsia" w:hint="eastAsia"/>
                  <w:bCs/>
                  <w:kern w:val="0"/>
                  <w:sz w:val="24"/>
                </w:rPr>
                <w:delText>或者重度肾功能不全</w:delText>
              </w:r>
              <w:r w:rsidDel="00015DE7">
                <w:rPr>
                  <w:rFonts w:eastAsiaTheme="minorEastAsia"/>
                  <w:bCs/>
                  <w:kern w:val="0"/>
                  <w:sz w:val="24"/>
                </w:rPr>
                <w:delText xml:space="preserve">[eGFR] &lt; </w:delText>
              </w:r>
              <w:r w:rsidDel="00015DE7">
                <w:rPr>
                  <w:rFonts w:eastAsiaTheme="minorEastAsia" w:hint="eastAsia"/>
                  <w:bCs/>
                  <w:kern w:val="0"/>
                  <w:sz w:val="24"/>
                </w:rPr>
                <w:delText>30ml/min/1.73m</w:delText>
              </w:r>
              <w:r w:rsidDel="00015DE7">
                <w:rPr>
                  <w:rFonts w:eastAsiaTheme="minorEastAsia" w:hint="eastAsia"/>
                  <w:bCs/>
                  <w:kern w:val="0"/>
                  <w:sz w:val="24"/>
                  <w:vertAlign w:val="superscript"/>
                </w:rPr>
                <w:delText>2</w:delText>
              </w:r>
            </w:del>
          </w:p>
          <w:p w14:paraId="0DB37770" w14:textId="5362529B" w:rsidR="001C73AA" w:rsidDel="00015DE7" w:rsidRDefault="00000000">
            <w:pPr>
              <w:numPr>
                <w:ilvl w:val="0"/>
                <w:numId w:val="7"/>
              </w:numPr>
              <w:spacing w:line="360" w:lineRule="auto"/>
              <w:rPr>
                <w:del w:id="87" w:author="Jing wang" w:date="2026-05-27T17:20:00Z" w16du:dateUtc="2026-05-27T09:20:00Z"/>
                <w:rFonts w:eastAsiaTheme="minorEastAsia"/>
                <w:bCs/>
                <w:kern w:val="0"/>
                <w:sz w:val="24"/>
              </w:rPr>
            </w:pPr>
            <w:del w:id="88" w:author="Jing wang" w:date="2026-05-27T17:20:00Z" w16du:dateUtc="2026-05-27T09:20:00Z">
              <w:r w:rsidDel="00015DE7">
                <w:rPr>
                  <w:rFonts w:eastAsiaTheme="minorEastAsia" w:hint="eastAsia"/>
                  <w:bCs/>
                  <w:kern w:val="0"/>
                  <w:sz w:val="24"/>
                </w:rPr>
                <w:delText>严重肝功能障碍患者：</w:delText>
              </w:r>
              <w:r w:rsidDel="00015DE7">
                <w:rPr>
                  <w:rFonts w:eastAsiaTheme="minorEastAsia" w:hint="eastAsia"/>
                  <w:bCs/>
                  <w:kern w:val="0"/>
                  <w:sz w:val="24"/>
                </w:rPr>
                <w:delText>ALT</w:delText>
              </w:r>
              <w:r w:rsidDel="00015DE7">
                <w:rPr>
                  <w:rFonts w:eastAsiaTheme="minorEastAsia" w:hint="eastAsia"/>
                  <w:bCs/>
                  <w:kern w:val="0"/>
                  <w:sz w:val="24"/>
                </w:rPr>
                <w:delText>或</w:delText>
              </w:r>
              <w:r w:rsidDel="00015DE7">
                <w:rPr>
                  <w:rFonts w:eastAsiaTheme="minorEastAsia" w:hint="eastAsia"/>
                  <w:bCs/>
                  <w:kern w:val="0"/>
                  <w:sz w:val="24"/>
                </w:rPr>
                <w:delText>AST&gt;</w:delText>
              </w:r>
              <w:r w:rsidDel="00015DE7">
                <w:rPr>
                  <w:rFonts w:eastAsiaTheme="minorEastAsia" w:hint="eastAsia"/>
                  <w:bCs/>
                  <w:kern w:val="0"/>
                  <w:sz w:val="24"/>
                </w:rPr>
                <w:delText>正常值上限</w:delText>
              </w:r>
              <w:r w:rsidDel="00015DE7">
                <w:rPr>
                  <w:rFonts w:eastAsiaTheme="minorEastAsia" w:hint="eastAsia"/>
                  <w:bCs/>
                  <w:kern w:val="0"/>
                  <w:sz w:val="24"/>
                </w:rPr>
                <w:delText>3</w:delText>
              </w:r>
              <w:r w:rsidDel="00015DE7">
                <w:rPr>
                  <w:rFonts w:eastAsiaTheme="minorEastAsia" w:hint="eastAsia"/>
                  <w:bCs/>
                  <w:kern w:val="0"/>
                  <w:sz w:val="24"/>
                </w:rPr>
                <w:delText>倍的患者</w:delText>
              </w:r>
            </w:del>
          </w:p>
          <w:p w14:paraId="75AF59E2" w14:textId="12D5FBF5" w:rsidR="001C73AA" w:rsidDel="00015DE7" w:rsidRDefault="00000000">
            <w:pPr>
              <w:numPr>
                <w:ilvl w:val="0"/>
                <w:numId w:val="7"/>
              </w:numPr>
              <w:spacing w:line="360" w:lineRule="auto"/>
              <w:rPr>
                <w:del w:id="89" w:author="Jing wang" w:date="2026-05-27T17:20:00Z" w16du:dateUtc="2026-05-27T09:20:00Z"/>
                <w:rFonts w:eastAsiaTheme="minorEastAsia"/>
                <w:bCs/>
                <w:kern w:val="0"/>
                <w:sz w:val="24"/>
              </w:rPr>
            </w:pPr>
            <w:del w:id="90" w:author="Jing wang" w:date="2026-05-27T17:20:00Z" w16du:dateUtc="2026-05-27T09:20:00Z">
              <w:r w:rsidDel="00015DE7">
                <w:rPr>
                  <w:rFonts w:eastAsiaTheme="minorEastAsia" w:hint="eastAsia"/>
                  <w:bCs/>
                  <w:kern w:val="0"/>
                  <w:sz w:val="24"/>
                </w:rPr>
                <w:delText>已知有活动性的消化性溃疡患者</w:delText>
              </w:r>
            </w:del>
          </w:p>
          <w:p w14:paraId="08D3C86F" w14:textId="5C284975" w:rsidR="001C73AA" w:rsidDel="00015DE7" w:rsidRDefault="00000000">
            <w:pPr>
              <w:numPr>
                <w:ilvl w:val="0"/>
                <w:numId w:val="7"/>
              </w:numPr>
              <w:spacing w:line="360" w:lineRule="auto"/>
              <w:rPr>
                <w:del w:id="91" w:author="Jing wang" w:date="2026-05-27T17:20:00Z" w16du:dateUtc="2026-05-27T09:20:00Z"/>
                <w:rFonts w:eastAsiaTheme="minorEastAsia"/>
                <w:bCs/>
                <w:kern w:val="0"/>
                <w:sz w:val="24"/>
              </w:rPr>
            </w:pPr>
            <w:del w:id="92" w:author="Jing wang" w:date="2026-05-27T17:20:00Z" w16du:dateUtc="2026-05-27T09:20:00Z">
              <w:r w:rsidDel="00015DE7">
                <w:rPr>
                  <w:rFonts w:eastAsiaTheme="minorEastAsia" w:hint="eastAsia"/>
                  <w:bCs/>
                  <w:kern w:val="0"/>
                  <w:sz w:val="24"/>
                </w:rPr>
                <w:delText>既往明确诊断有血管畸形或动脉瘤或有明确诊断的占位性病变侵犯血管的患者</w:delText>
              </w:r>
            </w:del>
          </w:p>
          <w:p w14:paraId="0383AA82" w14:textId="0D7D6B46" w:rsidR="001C73AA" w:rsidRPr="00F822EF" w:rsidDel="00015DE7" w:rsidRDefault="00000000" w:rsidP="00F822EF">
            <w:pPr>
              <w:numPr>
                <w:ilvl w:val="0"/>
                <w:numId w:val="7"/>
              </w:numPr>
              <w:spacing w:line="360" w:lineRule="auto"/>
              <w:rPr>
                <w:del w:id="93" w:author="Jing wang" w:date="2026-05-27T17:20:00Z" w16du:dateUtc="2026-05-27T09:20:00Z"/>
                <w:rFonts w:eastAsiaTheme="minorEastAsia"/>
                <w:bCs/>
                <w:sz w:val="24"/>
              </w:rPr>
            </w:pPr>
            <w:del w:id="94" w:author="Jing wang" w:date="2026-05-27T17:20:00Z" w16du:dateUtc="2026-05-27T09:20:00Z">
              <w:r w:rsidRPr="00F822EF" w:rsidDel="00015DE7">
                <w:rPr>
                  <w:rFonts w:eastAsiaTheme="minorEastAsia"/>
                  <w:bCs/>
                  <w:kern w:val="0"/>
                  <w:sz w:val="24"/>
                </w:rPr>
                <w:delText>伴有严重感染，经研究者评估不适合行介入治疗的</w:delText>
              </w:r>
              <w:r w:rsidDel="00015DE7">
                <w:rPr>
                  <w:rFonts w:eastAsiaTheme="minorEastAsia" w:hint="eastAsia"/>
                  <w:bCs/>
                  <w:kern w:val="0"/>
                  <w:sz w:val="24"/>
                </w:rPr>
                <w:delText>患者</w:delText>
              </w:r>
              <w:r w:rsidRPr="00F822EF" w:rsidDel="00015DE7">
                <w:rPr>
                  <w:rFonts w:eastAsiaTheme="minorEastAsia"/>
                  <w:bCs/>
                  <w:kern w:val="0"/>
                  <w:sz w:val="24"/>
                </w:rPr>
                <w:delText xml:space="preserve"> </w:delText>
              </w:r>
            </w:del>
          </w:p>
          <w:p w14:paraId="4D3C4281" w14:textId="6103C978" w:rsidR="001C73AA" w:rsidDel="00015DE7" w:rsidRDefault="00000000">
            <w:pPr>
              <w:numPr>
                <w:ilvl w:val="0"/>
                <w:numId w:val="7"/>
              </w:numPr>
              <w:spacing w:line="360" w:lineRule="auto"/>
              <w:rPr>
                <w:del w:id="95" w:author="Jing wang" w:date="2026-05-27T17:20:00Z" w16du:dateUtc="2026-05-27T09:20:00Z"/>
                <w:rFonts w:eastAsiaTheme="minorEastAsia"/>
                <w:bCs/>
                <w:kern w:val="0"/>
                <w:sz w:val="24"/>
              </w:rPr>
            </w:pPr>
            <w:del w:id="96" w:author="Jing wang" w:date="2026-05-27T17:20:00Z" w16du:dateUtc="2026-05-27T09:20:00Z">
              <w:r w:rsidRPr="00F822EF" w:rsidDel="00015DE7">
                <w:rPr>
                  <w:rFonts w:eastAsiaTheme="minorEastAsia" w:hint="eastAsia"/>
                  <w:bCs/>
                  <w:kern w:val="0"/>
                  <w:sz w:val="24"/>
                </w:rPr>
                <w:delText>急性期髂股静脉或全下肢</w:delText>
              </w:r>
              <w:r w:rsidRPr="00F822EF" w:rsidDel="00015DE7">
                <w:rPr>
                  <w:rFonts w:eastAsiaTheme="minorEastAsia"/>
                  <w:bCs/>
                  <w:kern w:val="0"/>
                  <w:sz w:val="24"/>
                </w:rPr>
                <w:delText>DVT</w:delText>
              </w:r>
              <w:r w:rsidRPr="00F822EF" w:rsidDel="00015DE7">
                <w:rPr>
                  <w:rFonts w:eastAsiaTheme="minorEastAsia" w:hint="eastAsia"/>
                  <w:bCs/>
                  <w:kern w:val="0"/>
                  <w:sz w:val="24"/>
                </w:rPr>
                <w:delText>，血管腔内有大量游离血栓且因各种原因无法置入或不计划置入下腔静脉滤器的患者</w:delText>
              </w:r>
            </w:del>
          </w:p>
          <w:p w14:paraId="3199A505" w14:textId="68378BCC" w:rsidR="001C73AA" w:rsidRPr="00F822EF" w:rsidDel="00015DE7" w:rsidRDefault="00000000">
            <w:pPr>
              <w:numPr>
                <w:ilvl w:val="0"/>
                <w:numId w:val="7"/>
              </w:numPr>
              <w:spacing w:line="360" w:lineRule="auto"/>
              <w:rPr>
                <w:del w:id="97" w:author="Jing wang" w:date="2026-05-27T17:20:00Z" w16du:dateUtc="2026-05-27T09:20:00Z"/>
                <w:rFonts w:eastAsiaTheme="minorEastAsia"/>
                <w:bCs/>
                <w:kern w:val="0"/>
                <w:sz w:val="24"/>
              </w:rPr>
            </w:pPr>
            <w:commentRangeStart w:id="98"/>
            <w:del w:id="99" w:author="Jing wang" w:date="2026-05-27T17:20:00Z" w16du:dateUtc="2026-05-27T09:20:00Z">
              <w:r w:rsidDel="00015DE7">
                <w:rPr>
                  <w:rFonts w:eastAsiaTheme="minorEastAsia" w:hint="eastAsia"/>
                  <w:bCs/>
                  <w:kern w:val="0"/>
                  <w:sz w:val="24"/>
                </w:rPr>
                <w:delText>入组前</w:delText>
              </w:r>
              <w:r w:rsidRPr="00F822EF" w:rsidDel="00015DE7">
                <w:rPr>
                  <w:rFonts w:eastAsiaTheme="minorEastAsia"/>
                  <w:bCs/>
                  <w:kern w:val="0"/>
                  <w:sz w:val="24"/>
                </w:rPr>
                <w:delText>3</w:delText>
              </w:r>
              <w:r w:rsidRPr="00F822EF" w:rsidDel="00015DE7">
                <w:rPr>
                  <w:rFonts w:eastAsiaTheme="minorEastAsia" w:hint="eastAsia"/>
                  <w:bCs/>
                  <w:kern w:val="0"/>
                  <w:sz w:val="24"/>
                </w:rPr>
                <w:delText>个月内有脑出血和</w:delText>
              </w:r>
              <w:r w:rsidRPr="00F822EF" w:rsidDel="00015DE7">
                <w:rPr>
                  <w:rFonts w:eastAsiaTheme="minorEastAsia"/>
                  <w:bCs/>
                  <w:kern w:val="0"/>
                  <w:sz w:val="24"/>
                </w:rPr>
                <w:delText>/</w:delText>
              </w:r>
              <w:r w:rsidRPr="00F822EF" w:rsidDel="00015DE7">
                <w:rPr>
                  <w:rFonts w:eastAsiaTheme="minorEastAsia" w:hint="eastAsia"/>
                  <w:bCs/>
                  <w:kern w:val="0"/>
                  <w:sz w:val="24"/>
                </w:rPr>
                <w:delText>或重大手术史</w:delText>
              </w:r>
              <w:commentRangeStart w:id="100"/>
              <w:commentRangeEnd w:id="98"/>
              <w:r w:rsidRPr="00F822EF" w:rsidDel="00015DE7">
                <w:rPr>
                  <w:rStyle w:val="af9"/>
                  <w:rFonts w:eastAsiaTheme="minorEastAsia"/>
                  <w:bCs/>
                  <w:kern w:val="0"/>
                  <w:sz w:val="24"/>
                  <w:szCs w:val="24"/>
                </w:rPr>
                <w:commentReference w:id="98"/>
              </w:r>
              <w:commentRangeEnd w:id="100"/>
              <w:r w:rsidRPr="00F822EF" w:rsidDel="00015DE7">
                <w:rPr>
                  <w:rStyle w:val="af9"/>
                  <w:rFonts w:eastAsiaTheme="minorEastAsia"/>
                  <w:bCs/>
                  <w:kern w:val="0"/>
                  <w:sz w:val="24"/>
                  <w:szCs w:val="24"/>
                </w:rPr>
                <w:commentReference w:id="100"/>
              </w:r>
            </w:del>
          </w:p>
          <w:p w14:paraId="6C8CED18" w14:textId="3A37D7B9" w:rsidR="001C73AA" w:rsidRPr="00F822EF" w:rsidDel="00015DE7" w:rsidRDefault="00000000">
            <w:pPr>
              <w:numPr>
                <w:ilvl w:val="0"/>
                <w:numId w:val="7"/>
              </w:numPr>
              <w:spacing w:line="360" w:lineRule="auto"/>
              <w:rPr>
                <w:del w:id="101" w:author="Jing wang" w:date="2026-05-27T17:20:00Z" w16du:dateUtc="2026-05-27T09:20:00Z"/>
                <w:rFonts w:eastAsiaTheme="minorEastAsia"/>
                <w:bCs/>
                <w:kern w:val="0"/>
                <w:sz w:val="24"/>
                <w:highlight w:val="yellow"/>
              </w:rPr>
            </w:pPr>
            <w:commentRangeStart w:id="102"/>
            <w:del w:id="103" w:author="Jing wang" w:date="2026-05-27T17:20:00Z" w16du:dateUtc="2026-05-27T09:20:00Z">
              <w:r w:rsidRPr="00F822EF" w:rsidDel="00015DE7">
                <w:rPr>
                  <w:rFonts w:eastAsiaTheme="minorEastAsia" w:hint="eastAsia"/>
                  <w:bCs/>
                  <w:kern w:val="0"/>
                  <w:sz w:val="24"/>
                  <w:highlight w:val="yellow"/>
                </w:rPr>
                <w:delText>入组前</w:delText>
              </w:r>
              <w:r w:rsidRPr="00F822EF" w:rsidDel="00015DE7">
                <w:rPr>
                  <w:rFonts w:eastAsiaTheme="minorEastAsia"/>
                  <w:bCs/>
                  <w:kern w:val="0"/>
                  <w:sz w:val="24"/>
                  <w:highlight w:val="yellow"/>
                </w:rPr>
                <w:delText>4</w:delText>
              </w:r>
              <w:r w:rsidRPr="00F822EF" w:rsidDel="00015DE7">
                <w:rPr>
                  <w:rFonts w:eastAsiaTheme="minorEastAsia" w:hint="eastAsia"/>
                  <w:bCs/>
                  <w:kern w:val="0"/>
                  <w:sz w:val="24"/>
                  <w:highlight w:val="yellow"/>
                </w:rPr>
                <w:delText>周内有活动性的内脏出血（</w:delText>
              </w:r>
              <w:r w:rsidRPr="00F822EF" w:rsidDel="00015DE7">
                <w:rPr>
                  <w:rFonts w:eastAsiaTheme="minorEastAsia" w:hint="eastAsia"/>
                  <w:bCs/>
                  <w:kern w:val="0"/>
                  <w:sz w:val="24"/>
                  <w:highlight w:val="yellow"/>
                  <w:lang w:bidi="ar"/>
                </w:rPr>
                <w:delText>包括</w:delText>
              </w:r>
              <w:r w:rsidRPr="00F822EF" w:rsidDel="00015DE7">
                <w:rPr>
                  <w:rFonts w:eastAsiaTheme="minorEastAsia" w:hint="eastAsia"/>
                  <w:bCs/>
                  <w:kern w:val="0"/>
                  <w:sz w:val="24"/>
                  <w:highlight w:val="yellow"/>
                </w:rPr>
                <w:delText>消化道出血、泌尿系出血等）、或有严重外伤、神经系统损伤、创伤性的心肺复苏或者超过</w:delText>
              </w:r>
              <w:r w:rsidRPr="00F822EF" w:rsidDel="00015DE7">
                <w:rPr>
                  <w:rFonts w:eastAsiaTheme="minorEastAsia"/>
                  <w:bCs/>
                  <w:kern w:val="0"/>
                  <w:sz w:val="24"/>
                  <w:highlight w:val="yellow"/>
                </w:rPr>
                <w:delText>10</w:delText>
              </w:r>
              <w:r w:rsidRPr="00F822EF" w:rsidDel="00015DE7">
                <w:rPr>
                  <w:rFonts w:eastAsiaTheme="minorEastAsia" w:hint="eastAsia"/>
                  <w:bCs/>
                  <w:kern w:val="0"/>
                  <w:sz w:val="24"/>
                  <w:highlight w:val="yellow"/>
                </w:rPr>
                <w:delText>分钟的心肺复苏的患者</w:delText>
              </w:r>
              <w:commentRangeEnd w:id="102"/>
              <w:r w:rsidRPr="00F822EF" w:rsidDel="00015DE7">
                <w:rPr>
                  <w:rStyle w:val="af9"/>
                  <w:rFonts w:eastAsiaTheme="minorEastAsia"/>
                  <w:bCs/>
                  <w:kern w:val="0"/>
                  <w:sz w:val="24"/>
                  <w:szCs w:val="24"/>
                  <w:highlight w:val="yellow"/>
                </w:rPr>
                <w:commentReference w:id="102"/>
              </w:r>
            </w:del>
          </w:p>
          <w:p w14:paraId="077CC630" w14:textId="5B5F6D80" w:rsidR="001C73AA" w:rsidDel="00015DE7" w:rsidRDefault="00000000">
            <w:pPr>
              <w:widowControl/>
              <w:numPr>
                <w:ilvl w:val="0"/>
                <w:numId w:val="7"/>
              </w:numPr>
              <w:spacing w:line="360" w:lineRule="auto"/>
              <w:jc w:val="left"/>
              <w:rPr>
                <w:del w:id="104" w:author="Jing wang" w:date="2026-05-27T17:20:00Z" w16du:dateUtc="2026-05-27T09:20:00Z"/>
                <w:rFonts w:eastAsiaTheme="minorEastAsia"/>
                <w:bCs/>
                <w:kern w:val="0"/>
                <w:sz w:val="24"/>
              </w:rPr>
            </w:pPr>
            <w:del w:id="105" w:author="Jing wang" w:date="2026-05-27T17:20:00Z" w16du:dateUtc="2026-05-27T09:20:00Z">
              <w:r w:rsidDel="00015DE7">
                <w:rPr>
                  <w:rFonts w:eastAsiaTheme="minorEastAsia" w:hint="eastAsia"/>
                  <w:bCs/>
                  <w:kern w:val="0"/>
                  <w:sz w:val="24"/>
                  <w:lang w:bidi="ar"/>
                </w:rPr>
                <w:delText>严重且难以控制的高血压（血压﹥</w:delText>
              </w:r>
              <w:r w:rsidDel="00015DE7">
                <w:rPr>
                  <w:rFonts w:eastAsiaTheme="minorEastAsia" w:hint="eastAsia"/>
                  <w:bCs/>
                  <w:kern w:val="0"/>
                  <w:sz w:val="24"/>
                  <w:lang w:bidi="ar"/>
                </w:rPr>
                <w:delText>180/100 mmHg</w:delText>
              </w:r>
              <w:r w:rsidDel="00015DE7">
                <w:rPr>
                  <w:rFonts w:eastAsiaTheme="minorEastAsia" w:hint="eastAsia"/>
                  <w:bCs/>
                  <w:kern w:val="0"/>
                  <w:sz w:val="24"/>
                  <w:lang w:bidi="ar"/>
                </w:rPr>
                <w:delText>）患者</w:delText>
              </w:r>
            </w:del>
          </w:p>
          <w:p w14:paraId="3A65E21E" w14:textId="3B1BD371" w:rsidR="001C73AA" w:rsidDel="00015DE7" w:rsidRDefault="00000000">
            <w:pPr>
              <w:numPr>
                <w:ilvl w:val="0"/>
                <w:numId w:val="7"/>
              </w:numPr>
              <w:spacing w:line="360" w:lineRule="auto"/>
              <w:rPr>
                <w:del w:id="106" w:author="Jing wang" w:date="2026-05-27T17:20:00Z" w16du:dateUtc="2026-05-27T09:20:00Z"/>
                <w:rFonts w:eastAsiaTheme="minorEastAsia"/>
                <w:bCs/>
                <w:kern w:val="0"/>
                <w:sz w:val="24"/>
              </w:rPr>
            </w:pPr>
            <w:del w:id="107" w:author="Jing wang" w:date="2026-05-27T17:20:00Z" w16du:dateUtc="2026-05-27T09:20:00Z">
              <w:r w:rsidDel="00015DE7">
                <w:rPr>
                  <w:rFonts w:eastAsiaTheme="minorEastAsia" w:hint="eastAsia"/>
                  <w:bCs/>
                  <w:kern w:val="0"/>
                  <w:sz w:val="24"/>
                  <w:lang w:bidi="ar"/>
                </w:rPr>
                <w:delText>存在</w:delText>
              </w:r>
              <w:r w:rsidDel="00015DE7">
                <w:rPr>
                  <w:rFonts w:eastAsiaTheme="minorEastAsia" w:hint="eastAsia"/>
                  <w:bCs/>
                  <w:kern w:val="0"/>
                  <w:sz w:val="24"/>
                </w:rPr>
                <w:delText>其他抗凝或溶栓禁忌症，经评估不适合行介入治疗的患者</w:delText>
              </w:r>
            </w:del>
          </w:p>
          <w:p w14:paraId="048EE046" w14:textId="3FB541FE" w:rsidR="001C73AA" w:rsidDel="00015DE7" w:rsidRDefault="00000000">
            <w:pPr>
              <w:numPr>
                <w:ilvl w:val="0"/>
                <w:numId w:val="7"/>
              </w:numPr>
              <w:spacing w:line="360" w:lineRule="auto"/>
              <w:rPr>
                <w:del w:id="108" w:author="Jing wang" w:date="2026-05-27T17:20:00Z" w16du:dateUtc="2026-05-27T09:20:00Z"/>
                <w:rFonts w:eastAsiaTheme="minorEastAsia"/>
                <w:bCs/>
                <w:kern w:val="0"/>
                <w:sz w:val="24"/>
              </w:rPr>
            </w:pPr>
            <w:del w:id="109" w:author="Jing wang" w:date="2026-05-27T17:20:00Z" w16du:dateUtc="2026-05-27T09:20:00Z">
              <w:r w:rsidDel="00015DE7">
                <w:rPr>
                  <w:rFonts w:eastAsiaTheme="minorEastAsia" w:hint="eastAsia"/>
                  <w:bCs/>
                  <w:kern w:val="0"/>
                  <w:sz w:val="24"/>
                </w:rPr>
                <w:delText>已知对含碘造影剂过敏的患者</w:delText>
              </w:r>
            </w:del>
          </w:p>
          <w:p w14:paraId="5BE571B6" w14:textId="629BBE0E" w:rsidR="001C73AA" w:rsidDel="00015DE7" w:rsidRDefault="00000000">
            <w:pPr>
              <w:numPr>
                <w:ilvl w:val="0"/>
                <w:numId w:val="7"/>
              </w:numPr>
              <w:spacing w:line="360" w:lineRule="auto"/>
              <w:rPr>
                <w:del w:id="110" w:author="Jing wang" w:date="2026-05-27T17:20:00Z" w16du:dateUtc="2026-05-27T09:20:00Z"/>
                <w:rFonts w:eastAsiaTheme="minorEastAsia"/>
                <w:bCs/>
                <w:kern w:val="0"/>
                <w:sz w:val="24"/>
              </w:rPr>
            </w:pPr>
            <w:del w:id="111" w:author="Jing wang" w:date="2026-05-27T17:20:00Z" w16du:dateUtc="2026-05-27T09:20:00Z">
              <w:r w:rsidDel="00015DE7">
                <w:rPr>
                  <w:rFonts w:eastAsiaTheme="minorEastAsia" w:hint="eastAsia"/>
                  <w:bCs/>
                  <w:kern w:val="0"/>
                  <w:sz w:val="24"/>
                </w:rPr>
                <w:delText>妊娠或哺乳期女性</w:delText>
              </w:r>
            </w:del>
          </w:p>
          <w:p w14:paraId="5C6678A0" w14:textId="55769B76" w:rsidR="001C73AA" w:rsidDel="00015DE7" w:rsidRDefault="00000000">
            <w:pPr>
              <w:numPr>
                <w:ilvl w:val="0"/>
                <w:numId w:val="7"/>
              </w:numPr>
              <w:spacing w:line="360" w:lineRule="auto"/>
              <w:rPr>
                <w:del w:id="112" w:author="Jing wang" w:date="2026-05-27T17:20:00Z" w16du:dateUtc="2026-05-27T09:20:00Z"/>
                <w:rFonts w:eastAsiaTheme="minorEastAsia"/>
                <w:bCs/>
                <w:kern w:val="0"/>
                <w:sz w:val="24"/>
              </w:rPr>
            </w:pPr>
            <w:del w:id="113" w:author="Jing wang" w:date="2026-05-27T17:20:00Z" w16du:dateUtc="2026-05-27T09:20:00Z">
              <w:r w:rsidDel="00015DE7">
                <w:rPr>
                  <w:rFonts w:eastAsiaTheme="minorEastAsia" w:hint="eastAsia"/>
                  <w:bCs/>
                  <w:kern w:val="0"/>
                  <w:sz w:val="24"/>
                </w:rPr>
                <w:delText>正在参加其他药物或医疗器械临床试验的患者</w:delText>
              </w:r>
            </w:del>
          </w:p>
          <w:p w14:paraId="3CC5C6F5" w14:textId="4236DF6D" w:rsidR="001C73AA" w:rsidRDefault="00000000">
            <w:pPr>
              <w:numPr>
                <w:ilvl w:val="0"/>
                <w:numId w:val="7"/>
              </w:numPr>
              <w:spacing w:line="360" w:lineRule="auto"/>
              <w:rPr>
                <w:rFonts w:eastAsiaTheme="minorEastAsia"/>
                <w:bCs/>
                <w:sz w:val="24"/>
              </w:rPr>
            </w:pPr>
            <w:del w:id="114" w:author="Jing wang" w:date="2026-05-27T17:20:00Z" w16du:dateUtc="2026-05-27T09:20:00Z">
              <w:r w:rsidDel="00015DE7">
                <w:rPr>
                  <w:rFonts w:eastAsiaTheme="minorEastAsia" w:hint="eastAsia"/>
                  <w:bCs/>
                  <w:kern w:val="0"/>
                  <w:sz w:val="24"/>
                </w:rPr>
                <w:delText>研究者认为其他不适合参与本试验的</w:delText>
              </w:r>
              <w:commentRangeStart w:id="115"/>
              <w:r w:rsidDel="00015DE7">
                <w:rPr>
                  <w:rFonts w:eastAsiaTheme="minorEastAsia" w:hint="eastAsia"/>
                  <w:bCs/>
                  <w:kern w:val="0"/>
                  <w:sz w:val="24"/>
                </w:rPr>
                <w:delText>患者</w:delText>
              </w:r>
              <w:bookmarkEnd w:id="31"/>
              <w:commentRangeEnd w:id="115"/>
              <w:r w:rsidDel="00015DE7">
                <w:rPr>
                  <w:rStyle w:val="af9"/>
                  <w:rFonts w:eastAsiaTheme="minorEastAsia"/>
                  <w:bCs/>
                  <w:sz w:val="24"/>
                  <w:szCs w:val="24"/>
                </w:rPr>
                <w:commentReference w:id="115"/>
              </w:r>
            </w:del>
          </w:p>
        </w:tc>
      </w:tr>
      <w:tr w:rsidR="001C73AA" w14:paraId="0482A84D" w14:textId="77777777">
        <w:trPr>
          <w:trHeight w:val="489"/>
          <w:jc w:val="center"/>
        </w:trPr>
        <w:tc>
          <w:tcPr>
            <w:tcW w:w="1572" w:type="dxa"/>
            <w:vAlign w:val="center"/>
          </w:tcPr>
          <w:p w14:paraId="653B962E" w14:textId="77777777" w:rsidR="001C73AA" w:rsidRDefault="00000000">
            <w:pPr>
              <w:adjustRightInd w:val="0"/>
              <w:spacing w:line="360" w:lineRule="auto"/>
              <w:jc w:val="center"/>
              <w:rPr>
                <w:rFonts w:eastAsiaTheme="minorEastAsia"/>
                <w:sz w:val="24"/>
              </w:rPr>
            </w:pPr>
            <w:r>
              <w:rPr>
                <w:rFonts w:eastAsiaTheme="minorEastAsia" w:hint="eastAsia"/>
                <w:sz w:val="24"/>
              </w:rPr>
              <w:lastRenderedPageBreak/>
              <w:t>有效性</w:t>
            </w:r>
            <w:r>
              <w:rPr>
                <w:rFonts w:eastAsiaTheme="minorEastAsia"/>
                <w:sz w:val="24"/>
              </w:rPr>
              <w:t>指标</w:t>
            </w:r>
          </w:p>
        </w:tc>
        <w:tc>
          <w:tcPr>
            <w:tcW w:w="7747" w:type="dxa"/>
          </w:tcPr>
          <w:p w14:paraId="4BFEF8A3" w14:textId="77777777" w:rsidR="001C73AA" w:rsidRDefault="00000000" w:rsidP="00F822EF">
            <w:pPr>
              <w:widowControl/>
              <w:numPr>
                <w:ilvl w:val="255"/>
                <w:numId w:val="0"/>
              </w:numPr>
              <w:snapToGrid w:val="0"/>
              <w:spacing w:line="360" w:lineRule="auto"/>
              <w:jc w:val="left"/>
              <w:rPr>
                <w:b/>
                <w:bCs/>
                <w:sz w:val="24"/>
              </w:rPr>
            </w:pPr>
            <w:r>
              <w:rPr>
                <w:rFonts w:hint="eastAsia"/>
                <w:b/>
                <w:bCs/>
                <w:sz w:val="24"/>
              </w:rPr>
              <w:t>主</w:t>
            </w:r>
            <w:r>
              <w:rPr>
                <w:b/>
                <w:bCs/>
                <w:sz w:val="24"/>
              </w:rPr>
              <w:t>要</w:t>
            </w:r>
            <w:r>
              <w:rPr>
                <w:rFonts w:hint="eastAsia"/>
                <w:b/>
                <w:bCs/>
                <w:sz w:val="24"/>
              </w:rPr>
              <w:t>评价指标</w:t>
            </w:r>
            <w:r>
              <w:rPr>
                <w:b/>
                <w:bCs/>
                <w:sz w:val="24"/>
              </w:rPr>
              <w:t>：</w:t>
            </w:r>
          </w:p>
          <w:p w14:paraId="4C34F597" w14:textId="5382D19F" w:rsidR="001C73AA" w:rsidRDefault="00000000" w:rsidP="00F822EF">
            <w:pPr>
              <w:widowControl/>
              <w:numPr>
                <w:ilvl w:val="0"/>
                <w:numId w:val="9"/>
              </w:numPr>
              <w:snapToGrid w:val="0"/>
              <w:spacing w:line="360" w:lineRule="auto"/>
              <w:jc w:val="left"/>
              <w:rPr>
                <w:bCs/>
                <w:kern w:val="0"/>
                <w:sz w:val="24"/>
              </w:rPr>
            </w:pPr>
            <w:r>
              <w:rPr>
                <w:rFonts w:hint="eastAsia"/>
                <w:bCs/>
                <w:kern w:val="0"/>
                <w:sz w:val="24"/>
              </w:rPr>
              <w:t>溶栓治疗</w:t>
            </w:r>
            <w:r>
              <w:rPr>
                <w:rFonts w:hint="eastAsia"/>
                <w:bCs/>
                <w:kern w:val="0"/>
                <w:sz w:val="24"/>
              </w:rPr>
              <w:t>24</w:t>
            </w:r>
            <w:ins w:id="116" w:author="Jamie Wang" w:date="2026-05-28T14:40:00Z" w16du:dateUtc="2026-05-28T06:40:00Z">
              <w:r w:rsidR="000337DB">
                <w:rPr>
                  <w:rFonts w:hint="eastAsia"/>
                  <w:bCs/>
                  <w:kern w:val="0"/>
                  <w:sz w:val="24"/>
                </w:rPr>
                <w:t>内（</w:t>
              </w:r>
            </w:ins>
            <w:ins w:id="117" w:author="Jamie Wang" w:date="2026-05-28T14:41:00Z" w16du:dateUtc="2026-05-28T06:41:00Z">
              <w:r w:rsidR="000337DB">
                <w:rPr>
                  <w:rFonts w:hint="eastAsia"/>
                  <w:bCs/>
                  <w:kern w:val="0"/>
                  <w:sz w:val="24"/>
                </w:rPr>
                <w:t>≦</w:t>
              </w:r>
              <w:r w:rsidR="000337DB">
                <w:rPr>
                  <w:rFonts w:hint="eastAsia"/>
                  <w:bCs/>
                  <w:kern w:val="0"/>
                  <w:sz w:val="24"/>
                </w:rPr>
                <w:t>24</w:t>
              </w:r>
              <w:r w:rsidR="000337DB">
                <w:rPr>
                  <w:rFonts w:hint="eastAsia"/>
                  <w:bCs/>
                  <w:kern w:val="0"/>
                  <w:sz w:val="24"/>
                </w:rPr>
                <w:t>小时）</w:t>
              </w:r>
            </w:ins>
            <w:del w:id="118" w:author="Jamie Wang" w:date="2026-05-28T14:40:00Z" w16du:dateUtc="2026-05-28T06:40:00Z">
              <w:r w:rsidDel="000337DB">
                <w:rPr>
                  <w:rFonts w:hint="eastAsia"/>
                  <w:bCs/>
                  <w:kern w:val="0"/>
                  <w:sz w:val="24"/>
                </w:rPr>
                <w:delText>h</w:delText>
              </w:r>
            </w:del>
            <w:r>
              <w:rPr>
                <w:rFonts w:hint="eastAsia"/>
                <w:bCs/>
                <w:kern w:val="0"/>
                <w:sz w:val="24"/>
              </w:rPr>
              <w:t>血栓清除率</w:t>
            </w:r>
          </w:p>
          <w:p w14:paraId="26BE7088" w14:textId="77777777" w:rsidR="001C73AA" w:rsidRDefault="00000000" w:rsidP="00F822EF">
            <w:pPr>
              <w:widowControl/>
              <w:numPr>
                <w:ilvl w:val="255"/>
                <w:numId w:val="0"/>
              </w:numPr>
              <w:snapToGrid w:val="0"/>
              <w:spacing w:line="360" w:lineRule="auto"/>
              <w:jc w:val="left"/>
              <w:rPr>
                <w:b/>
                <w:bCs/>
                <w:sz w:val="24"/>
              </w:rPr>
            </w:pPr>
            <w:commentRangeStart w:id="119"/>
            <w:commentRangeStart w:id="120"/>
            <w:r>
              <w:rPr>
                <w:b/>
                <w:bCs/>
                <w:sz w:val="24"/>
              </w:rPr>
              <w:t>次要</w:t>
            </w:r>
            <w:r>
              <w:rPr>
                <w:rFonts w:hint="eastAsia"/>
                <w:b/>
                <w:bCs/>
                <w:sz w:val="24"/>
              </w:rPr>
              <w:t>评价指标</w:t>
            </w:r>
            <w:r>
              <w:rPr>
                <w:b/>
                <w:bCs/>
                <w:sz w:val="24"/>
              </w:rPr>
              <w:t>：</w:t>
            </w:r>
            <w:commentRangeEnd w:id="119"/>
            <w:r>
              <w:rPr>
                <w:rStyle w:val="af9"/>
                <w:b/>
                <w:bCs/>
                <w:sz w:val="24"/>
                <w:szCs w:val="24"/>
              </w:rPr>
              <w:commentReference w:id="119"/>
            </w:r>
            <w:commentRangeEnd w:id="120"/>
            <w:r>
              <w:rPr>
                <w:rStyle w:val="af9"/>
                <w:b/>
                <w:bCs/>
                <w:sz w:val="24"/>
                <w:szCs w:val="24"/>
              </w:rPr>
              <w:commentReference w:id="120"/>
            </w:r>
          </w:p>
          <w:p w14:paraId="29B62DAB" w14:textId="77777777" w:rsidR="001C73AA" w:rsidRDefault="00000000" w:rsidP="00F822EF">
            <w:pPr>
              <w:widowControl/>
              <w:numPr>
                <w:ilvl w:val="0"/>
                <w:numId w:val="11"/>
              </w:numPr>
              <w:snapToGrid w:val="0"/>
              <w:spacing w:line="360" w:lineRule="auto"/>
              <w:jc w:val="left"/>
              <w:rPr>
                <w:bCs/>
                <w:kern w:val="0"/>
                <w:sz w:val="24"/>
              </w:rPr>
            </w:pPr>
            <w:r>
              <w:rPr>
                <w:rFonts w:hint="eastAsia"/>
                <w:bCs/>
                <w:kern w:val="0"/>
                <w:sz w:val="24"/>
              </w:rPr>
              <w:t>溶栓总时间</w:t>
            </w:r>
          </w:p>
          <w:p w14:paraId="2E64F2CC" w14:textId="77777777" w:rsidR="001C73AA" w:rsidRDefault="00000000" w:rsidP="00F822EF">
            <w:pPr>
              <w:widowControl/>
              <w:numPr>
                <w:ilvl w:val="0"/>
                <w:numId w:val="11"/>
              </w:numPr>
              <w:snapToGrid w:val="0"/>
              <w:spacing w:line="360" w:lineRule="auto"/>
              <w:jc w:val="left"/>
              <w:rPr>
                <w:bCs/>
                <w:kern w:val="0"/>
                <w:sz w:val="24"/>
              </w:rPr>
            </w:pPr>
            <w:r w:rsidRPr="00F822EF">
              <w:rPr>
                <w:rFonts w:hint="eastAsia"/>
                <w:bCs/>
                <w:kern w:val="0"/>
                <w:sz w:val="24"/>
              </w:rPr>
              <w:lastRenderedPageBreak/>
              <w:t>尿激酶总剂量</w:t>
            </w:r>
          </w:p>
          <w:p w14:paraId="2C44183B" w14:textId="77777777" w:rsidR="001C73AA" w:rsidRDefault="00000000" w:rsidP="00F822EF">
            <w:pPr>
              <w:widowControl/>
              <w:numPr>
                <w:ilvl w:val="0"/>
                <w:numId w:val="11"/>
              </w:numPr>
              <w:snapToGrid w:val="0"/>
              <w:spacing w:line="360" w:lineRule="auto"/>
              <w:jc w:val="left"/>
              <w:rPr>
                <w:bCs/>
                <w:kern w:val="0"/>
                <w:sz w:val="24"/>
              </w:rPr>
            </w:pPr>
            <w:r>
              <w:rPr>
                <w:rFonts w:hint="eastAsia"/>
                <w:bCs/>
                <w:kern w:val="0"/>
                <w:sz w:val="24"/>
              </w:rPr>
              <w:t>溶栓治疗</w:t>
            </w:r>
            <w:r>
              <w:rPr>
                <w:bCs/>
                <w:kern w:val="0"/>
                <w:sz w:val="24"/>
              </w:rPr>
              <w:t>3</w:t>
            </w:r>
            <w:r>
              <w:rPr>
                <w:rFonts w:hint="eastAsia"/>
                <w:bCs/>
                <w:kern w:val="0"/>
                <w:sz w:val="24"/>
              </w:rPr>
              <w:t>0min</w:t>
            </w:r>
            <w:r>
              <w:rPr>
                <w:rFonts w:hint="eastAsia"/>
                <w:bCs/>
                <w:kern w:val="0"/>
                <w:sz w:val="24"/>
              </w:rPr>
              <w:t>血栓清除率</w:t>
            </w:r>
          </w:p>
          <w:p w14:paraId="6C56602D" w14:textId="77777777" w:rsidR="001C73AA" w:rsidRDefault="00000000" w:rsidP="00F822EF">
            <w:pPr>
              <w:widowControl/>
              <w:numPr>
                <w:ilvl w:val="0"/>
                <w:numId w:val="11"/>
              </w:numPr>
              <w:snapToGrid w:val="0"/>
              <w:spacing w:line="360" w:lineRule="auto"/>
              <w:jc w:val="left"/>
              <w:rPr>
                <w:bCs/>
                <w:kern w:val="0"/>
                <w:sz w:val="24"/>
              </w:rPr>
            </w:pPr>
            <w:r>
              <w:rPr>
                <w:rFonts w:hint="eastAsia"/>
                <w:bCs/>
                <w:kern w:val="0"/>
                <w:sz w:val="24"/>
              </w:rPr>
              <w:t>溶栓治疗</w:t>
            </w:r>
            <w:r>
              <w:rPr>
                <w:bCs/>
                <w:kern w:val="0"/>
                <w:sz w:val="24"/>
              </w:rPr>
              <w:t>30min</w:t>
            </w:r>
            <w:r>
              <w:rPr>
                <w:rFonts w:hint="eastAsia"/>
                <w:bCs/>
                <w:kern w:val="0"/>
                <w:sz w:val="24"/>
              </w:rPr>
              <w:t>、溶栓治疗</w:t>
            </w:r>
            <w:r>
              <w:rPr>
                <w:bCs/>
                <w:kern w:val="0"/>
                <w:sz w:val="24"/>
              </w:rPr>
              <w:t>24h</w:t>
            </w:r>
            <w:r>
              <w:rPr>
                <w:rFonts w:hint="eastAsia"/>
                <w:bCs/>
                <w:kern w:val="0"/>
                <w:sz w:val="24"/>
              </w:rPr>
              <w:t>血栓清除成功率</w:t>
            </w:r>
          </w:p>
          <w:p w14:paraId="02ED5EDC" w14:textId="77777777" w:rsidR="001C73AA" w:rsidRDefault="00000000" w:rsidP="00F822EF">
            <w:pPr>
              <w:widowControl/>
              <w:numPr>
                <w:ilvl w:val="0"/>
                <w:numId w:val="11"/>
              </w:numPr>
              <w:snapToGrid w:val="0"/>
              <w:spacing w:line="360" w:lineRule="auto"/>
              <w:jc w:val="left"/>
              <w:rPr>
                <w:bCs/>
                <w:kern w:val="0"/>
                <w:sz w:val="24"/>
              </w:rPr>
            </w:pPr>
            <w:r>
              <w:rPr>
                <w:rFonts w:hint="eastAsia"/>
                <w:bCs/>
                <w:kern w:val="0"/>
                <w:sz w:val="24"/>
              </w:rPr>
              <w:t>器械成功率</w:t>
            </w:r>
          </w:p>
          <w:p w14:paraId="1BF11B9B" w14:textId="77777777" w:rsidR="001C73AA" w:rsidRDefault="00000000" w:rsidP="00F822EF">
            <w:pPr>
              <w:widowControl/>
              <w:numPr>
                <w:ilvl w:val="0"/>
                <w:numId w:val="11"/>
              </w:numPr>
              <w:snapToGrid w:val="0"/>
              <w:spacing w:line="360" w:lineRule="auto"/>
              <w:jc w:val="left"/>
              <w:rPr>
                <w:bCs/>
                <w:kern w:val="0"/>
                <w:sz w:val="24"/>
              </w:rPr>
            </w:pPr>
            <w:r>
              <w:rPr>
                <w:rFonts w:hint="eastAsia"/>
                <w:bCs/>
                <w:kern w:val="0"/>
                <w:sz w:val="24"/>
              </w:rPr>
              <w:t>出院前及术后</w:t>
            </w:r>
            <w:r>
              <w:rPr>
                <w:rFonts w:hint="eastAsia"/>
                <w:bCs/>
                <w:kern w:val="0"/>
                <w:sz w:val="24"/>
              </w:rPr>
              <w:t>1</w:t>
            </w:r>
            <w:r>
              <w:rPr>
                <w:rFonts w:hint="eastAsia"/>
                <w:bCs/>
                <w:kern w:val="0"/>
                <w:sz w:val="24"/>
              </w:rPr>
              <w:t>个月患肢消肿率</w:t>
            </w:r>
          </w:p>
          <w:p w14:paraId="34C8BF22" w14:textId="77777777" w:rsidR="001C73AA" w:rsidRDefault="00000000" w:rsidP="00F822EF">
            <w:pPr>
              <w:widowControl/>
              <w:numPr>
                <w:ilvl w:val="0"/>
                <w:numId w:val="11"/>
              </w:numPr>
              <w:snapToGrid w:val="0"/>
              <w:spacing w:line="360" w:lineRule="auto"/>
              <w:jc w:val="left"/>
              <w:rPr>
                <w:bCs/>
                <w:kern w:val="0"/>
                <w:sz w:val="24"/>
              </w:rPr>
            </w:pPr>
            <w:r>
              <w:rPr>
                <w:bCs/>
                <w:kern w:val="0"/>
                <w:sz w:val="24"/>
              </w:rPr>
              <w:t>术后</w:t>
            </w:r>
            <w:r>
              <w:rPr>
                <w:rFonts w:hint="eastAsia"/>
                <w:bCs/>
                <w:kern w:val="0"/>
                <w:sz w:val="24"/>
              </w:rPr>
              <w:t>1</w:t>
            </w:r>
            <w:r>
              <w:rPr>
                <w:rFonts w:hint="eastAsia"/>
                <w:bCs/>
                <w:kern w:val="0"/>
                <w:sz w:val="24"/>
              </w:rPr>
              <w:t>个月、</w:t>
            </w:r>
            <w:r>
              <w:rPr>
                <w:rFonts w:hint="eastAsia"/>
                <w:bCs/>
                <w:kern w:val="0"/>
                <w:sz w:val="24"/>
              </w:rPr>
              <w:t>3</w:t>
            </w:r>
            <w:r>
              <w:rPr>
                <w:rFonts w:hint="eastAsia"/>
                <w:bCs/>
                <w:kern w:val="0"/>
                <w:sz w:val="24"/>
              </w:rPr>
              <w:t>个月、</w:t>
            </w:r>
            <w:r>
              <w:rPr>
                <w:rFonts w:hint="eastAsia"/>
                <w:bCs/>
                <w:kern w:val="0"/>
                <w:sz w:val="24"/>
              </w:rPr>
              <w:t>6</w:t>
            </w:r>
            <w:r>
              <w:rPr>
                <w:rFonts w:hint="eastAsia"/>
                <w:bCs/>
                <w:kern w:val="0"/>
                <w:sz w:val="24"/>
              </w:rPr>
              <w:t>个月</w:t>
            </w:r>
            <w:r>
              <w:rPr>
                <w:bCs/>
                <w:kern w:val="0"/>
                <w:sz w:val="24"/>
              </w:rPr>
              <w:t>静脉临床严重程度评分</w:t>
            </w:r>
            <w:r>
              <w:rPr>
                <w:bCs/>
                <w:kern w:val="0"/>
                <w:sz w:val="24"/>
              </w:rPr>
              <w:t>(VCSS)</w:t>
            </w:r>
            <w:r>
              <w:rPr>
                <w:bCs/>
                <w:kern w:val="0"/>
                <w:sz w:val="24"/>
              </w:rPr>
              <w:t>较基线值变化；</w:t>
            </w:r>
          </w:p>
          <w:p w14:paraId="33B43D58" w14:textId="77777777" w:rsidR="001C73AA" w:rsidRDefault="00000000" w:rsidP="00F822EF">
            <w:pPr>
              <w:widowControl/>
              <w:numPr>
                <w:ilvl w:val="0"/>
                <w:numId w:val="11"/>
              </w:numPr>
              <w:snapToGrid w:val="0"/>
              <w:spacing w:line="360" w:lineRule="auto"/>
              <w:jc w:val="left"/>
              <w:rPr>
                <w:bCs/>
                <w:kern w:val="0"/>
                <w:sz w:val="24"/>
              </w:rPr>
            </w:pPr>
            <w:r>
              <w:rPr>
                <w:rFonts w:hint="eastAsia"/>
                <w:bCs/>
                <w:kern w:val="0"/>
                <w:sz w:val="24"/>
              </w:rPr>
              <w:t>术后</w:t>
            </w:r>
            <w:r>
              <w:rPr>
                <w:rFonts w:hint="eastAsia"/>
                <w:bCs/>
                <w:kern w:val="0"/>
                <w:sz w:val="24"/>
              </w:rPr>
              <w:t>1</w:t>
            </w:r>
            <w:r>
              <w:rPr>
                <w:rFonts w:hint="eastAsia"/>
                <w:bCs/>
                <w:kern w:val="0"/>
                <w:sz w:val="24"/>
              </w:rPr>
              <w:t>个月和</w:t>
            </w:r>
            <w:r>
              <w:rPr>
                <w:rFonts w:hint="eastAsia"/>
                <w:bCs/>
                <w:kern w:val="0"/>
                <w:sz w:val="24"/>
              </w:rPr>
              <w:t>6</w:t>
            </w:r>
            <w:r>
              <w:rPr>
                <w:rFonts w:hint="eastAsia"/>
                <w:bCs/>
                <w:kern w:val="0"/>
                <w:sz w:val="24"/>
              </w:rPr>
              <w:t>个月的靶病变静脉通畅率</w:t>
            </w:r>
          </w:p>
          <w:p w14:paraId="328A55BC" w14:textId="77777777" w:rsidR="001C73AA" w:rsidRDefault="00000000" w:rsidP="00F822EF">
            <w:pPr>
              <w:widowControl/>
              <w:numPr>
                <w:ilvl w:val="0"/>
                <w:numId w:val="11"/>
              </w:numPr>
              <w:snapToGrid w:val="0"/>
              <w:spacing w:line="360" w:lineRule="auto"/>
              <w:jc w:val="left"/>
              <w:rPr>
                <w:bCs/>
                <w:kern w:val="0"/>
                <w:sz w:val="24"/>
              </w:rPr>
            </w:pPr>
            <w:r>
              <w:rPr>
                <w:rFonts w:hint="eastAsia"/>
                <w:bCs/>
                <w:kern w:val="0"/>
                <w:sz w:val="24"/>
              </w:rPr>
              <w:t>术后</w:t>
            </w:r>
            <w:r>
              <w:rPr>
                <w:rFonts w:hint="eastAsia"/>
                <w:bCs/>
                <w:kern w:val="0"/>
                <w:sz w:val="24"/>
              </w:rPr>
              <w:t>6</w:t>
            </w:r>
            <w:r>
              <w:rPr>
                <w:rFonts w:hint="eastAsia"/>
                <w:bCs/>
                <w:kern w:val="0"/>
                <w:sz w:val="24"/>
              </w:rPr>
              <w:t>个月血栓后综合征</w:t>
            </w:r>
            <w:r>
              <w:rPr>
                <w:rFonts w:hint="eastAsia"/>
                <w:bCs/>
                <w:kern w:val="0"/>
                <w:sz w:val="24"/>
              </w:rPr>
              <w:t>(PTS)</w:t>
            </w:r>
            <w:r>
              <w:rPr>
                <w:rFonts w:hint="eastAsia"/>
                <w:bCs/>
                <w:kern w:val="0"/>
                <w:sz w:val="24"/>
              </w:rPr>
              <w:t>发生率</w:t>
            </w:r>
          </w:p>
          <w:p w14:paraId="48D407DD" w14:textId="77777777" w:rsidR="001C73AA" w:rsidRDefault="00000000" w:rsidP="00F822EF">
            <w:pPr>
              <w:widowControl/>
              <w:numPr>
                <w:ilvl w:val="0"/>
                <w:numId w:val="11"/>
              </w:numPr>
              <w:snapToGrid w:val="0"/>
              <w:spacing w:line="360" w:lineRule="auto"/>
              <w:jc w:val="left"/>
              <w:rPr>
                <w:bCs/>
                <w:kern w:val="0"/>
                <w:sz w:val="24"/>
              </w:rPr>
            </w:pPr>
            <w:r>
              <w:rPr>
                <w:rFonts w:hint="eastAsia"/>
                <w:bCs/>
                <w:kern w:val="0"/>
                <w:sz w:val="24"/>
              </w:rPr>
              <w:t>对靶血管因血栓导致正向血流消失患者，溶栓后</w:t>
            </w:r>
            <w:r>
              <w:rPr>
                <w:rFonts w:hint="eastAsia"/>
                <w:bCs/>
                <w:kern w:val="0"/>
                <w:sz w:val="24"/>
              </w:rPr>
              <w:t>30min</w:t>
            </w:r>
            <w:r>
              <w:rPr>
                <w:rFonts w:hint="eastAsia"/>
                <w:bCs/>
                <w:kern w:val="0"/>
                <w:sz w:val="24"/>
              </w:rPr>
              <w:t>正向血流恢复率</w:t>
            </w:r>
          </w:p>
        </w:tc>
      </w:tr>
      <w:tr w:rsidR="001C73AA" w14:paraId="3C9181BB" w14:textId="77777777">
        <w:trPr>
          <w:trHeight w:val="556"/>
          <w:jc w:val="center"/>
        </w:trPr>
        <w:tc>
          <w:tcPr>
            <w:tcW w:w="1572" w:type="dxa"/>
            <w:vAlign w:val="center"/>
          </w:tcPr>
          <w:p w14:paraId="7D6BF454" w14:textId="77777777" w:rsidR="001C73AA" w:rsidRDefault="00000000">
            <w:pPr>
              <w:adjustRightInd w:val="0"/>
              <w:spacing w:line="360" w:lineRule="auto"/>
              <w:jc w:val="center"/>
              <w:rPr>
                <w:rFonts w:eastAsiaTheme="minorEastAsia"/>
                <w:kern w:val="0"/>
                <w:sz w:val="24"/>
              </w:rPr>
            </w:pPr>
            <w:r>
              <w:rPr>
                <w:rFonts w:eastAsiaTheme="minorEastAsia"/>
                <w:b/>
                <w:kern w:val="0"/>
                <w:sz w:val="24"/>
              </w:rPr>
              <w:lastRenderedPageBreak/>
              <w:t>安全性指标</w:t>
            </w:r>
          </w:p>
        </w:tc>
        <w:tc>
          <w:tcPr>
            <w:tcW w:w="7747" w:type="dxa"/>
            <w:vAlign w:val="center"/>
          </w:tcPr>
          <w:p w14:paraId="130169E1" w14:textId="77777777" w:rsidR="001C73AA" w:rsidRDefault="00000000">
            <w:pPr>
              <w:widowControl/>
              <w:numPr>
                <w:ilvl w:val="0"/>
                <w:numId w:val="8"/>
              </w:numPr>
              <w:snapToGrid w:val="0"/>
              <w:spacing w:line="360" w:lineRule="auto"/>
              <w:jc w:val="left"/>
              <w:rPr>
                <w:bCs/>
                <w:kern w:val="0"/>
                <w:sz w:val="24"/>
              </w:rPr>
            </w:pPr>
            <w:r>
              <w:rPr>
                <w:rFonts w:hint="eastAsia"/>
                <w:bCs/>
                <w:kern w:val="0"/>
                <w:sz w:val="24"/>
              </w:rPr>
              <w:t>术后</w:t>
            </w:r>
            <w:r>
              <w:rPr>
                <w:rFonts w:hint="eastAsia"/>
                <w:bCs/>
                <w:kern w:val="0"/>
                <w:sz w:val="24"/>
              </w:rPr>
              <w:t>1</w:t>
            </w:r>
            <w:r>
              <w:rPr>
                <w:rFonts w:hint="eastAsia"/>
                <w:bCs/>
                <w:kern w:val="0"/>
                <w:sz w:val="24"/>
              </w:rPr>
              <w:t>个月主要不良事件</w:t>
            </w:r>
            <w:r>
              <w:rPr>
                <w:bCs/>
                <w:kern w:val="0"/>
                <w:sz w:val="24"/>
              </w:rPr>
              <w:t>(MAE)</w:t>
            </w:r>
            <w:r>
              <w:rPr>
                <w:rFonts w:hint="eastAsia"/>
                <w:bCs/>
                <w:kern w:val="0"/>
                <w:sz w:val="24"/>
              </w:rPr>
              <w:t>的发生情况</w:t>
            </w:r>
          </w:p>
          <w:p w14:paraId="7942F29E" w14:textId="77777777" w:rsidR="001C73AA" w:rsidRDefault="00000000">
            <w:pPr>
              <w:widowControl/>
              <w:numPr>
                <w:ilvl w:val="0"/>
                <w:numId w:val="8"/>
              </w:numPr>
              <w:snapToGrid w:val="0"/>
              <w:spacing w:line="360" w:lineRule="auto"/>
              <w:jc w:val="left"/>
              <w:rPr>
                <w:bCs/>
                <w:kern w:val="0"/>
                <w:sz w:val="24"/>
              </w:rPr>
            </w:pPr>
            <w:r>
              <w:rPr>
                <w:rFonts w:hint="eastAsia"/>
                <w:bCs/>
                <w:kern w:val="0"/>
                <w:sz w:val="24"/>
              </w:rPr>
              <w:t>住院期间严重</w:t>
            </w:r>
            <w:bookmarkStart w:id="121" w:name="OLE_LINK53"/>
            <w:commentRangeStart w:id="122"/>
            <w:r>
              <w:rPr>
                <w:rFonts w:hint="eastAsia"/>
                <w:bCs/>
                <w:kern w:val="0"/>
                <w:sz w:val="24"/>
              </w:rPr>
              <w:t>出血</w:t>
            </w:r>
            <w:bookmarkEnd w:id="121"/>
            <w:commentRangeEnd w:id="122"/>
            <w:r>
              <w:rPr>
                <w:rStyle w:val="af9"/>
                <w:rFonts w:hint="eastAsia"/>
                <w:bCs/>
                <w:kern w:val="0"/>
                <w:sz w:val="24"/>
                <w:szCs w:val="24"/>
              </w:rPr>
              <w:commentReference w:id="122"/>
            </w:r>
            <w:r>
              <w:rPr>
                <w:rFonts w:hint="eastAsia"/>
                <w:bCs/>
                <w:kern w:val="0"/>
                <w:sz w:val="24"/>
              </w:rPr>
              <w:t>事件的发生情况</w:t>
            </w:r>
          </w:p>
          <w:p w14:paraId="4073D69E" w14:textId="77777777" w:rsidR="001C73AA" w:rsidRDefault="00000000">
            <w:pPr>
              <w:widowControl/>
              <w:numPr>
                <w:ilvl w:val="0"/>
                <w:numId w:val="8"/>
              </w:numPr>
              <w:snapToGrid w:val="0"/>
              <w:spacing w:line="360" w:lineRule="auto"/>
              <w:jc w:val="left"/>
              <w:rPr>
                <w:bCs/>
                <w:kern w:val="0"/>
                <w:sz w:val="24"/>
              </w:rPr>
            </w:pPr>
            <w:r>
              <w:rPr>
                <w:rFonts w:hint="eastAsia"/>
                <w:bCs/>
                <w:kern w:val="0"/>
                <w:sz w:val="24"/>
              </w:rPr>
              <w:t>研究期间的全因死亡率</w:t>
            </w:r>
          </w:p>
          <w:p w14:paraId="193D5B68" w14:textId="77777777" w:rsidR="001C73AA" w:rsidRDefault="00000000">
            <w:pPr>
              <w:widowControl/>
              <w:numPr>
                <w:ilvl w:val="0"/>
                <w:numId w:val="8"/>
              </w:numPr>
              <w:snapToGrid w:val="0"/>
              <w:spacing w:line="360" w:lineRule="auto"/>
              <w:jc w:val="left"/>
              <w:rPr>
                <w:bCs/>
                <w:kern w:val="0"/>
                <w:sz w:val="24"/>
              </w:rPr>
            </w:pPr>
            <w:r>
              <w:rPr>
                <w:rFonts w:hint="eastAsia"/>
                <w:bCs/>
                <w:kern w:val="0"/>
                <w:sz w:val="24"/>
              </w:rPr>
              <w:t>研究期间与试验器械相关不良事件及严重不良事件发生情况</w:t>
            </w:r>
          </w:p>
          <w:p w14:paraId="4BA5D984" w14:textId="77777777" w:rsidR="00015DE7" w:rsidRPr="00015DE7" w:rsidRDefault="00000000" w:rsidP="00015DE7">
            <w:pPr>
              <w:widowControl/>
              <w:numPr>
                <w:ilvl w:val="0"/>
                <w:numId w:val="8"/>
              </w:numPr>
              <w:snapToGrid w:val="0"/>
              <w:spacing w:line="360" w:lineRule="auto"/>
              <w:jc w:val="left"/>
              <w:rPr>
                <w:ins w:id="123" w:author="Jing wang" w:date="2026-05-27T17:21:00Z" w16du:dateUtc="2026-05-27T09:21:00Z"/>
                <w:rFonts w:eastAsiaTheme="minorEastAsia"/>
                <w:bCs/>
                <w:kern w:val="0"/>
                <w:sz w:val="24"/>
                <w:rPrChange w:id="124" w:author="Jing wang" w:date="2026-05-27T17:21:00Z" w16du:dateUtc="2026-05-27T09:21:00Z">
                  <w:rPr>
                    <w:ins w:id="125" w:author="Jing wang" w:date="2026-05-27T17:21:00Z" w16du:dateUtc="2026-05-27T09:21:00Z"/>
                    <w:bCs/>
                    <w:kern w:val="0"/>
                    <w:sz w:val="24"/>
                  </w:rPr>
                </w:rPrChange>
              </w:rPr>
            </w:pPr>
            <w:r>
              <w:rPr>
                <w:rFonts w:hint="eastAsia"/>
                <w:bCs/>
                <w:kern w:val="0"/>
                <w:sz w:val="24"/>
              </w:rPr>
              <w:t>研究期间总不良事件及严重不良事件发生情况</w:t>
            </w:r>
          </w:p>
          <w:p w14:paraId="7BA6CD57" w14:textId="2050825C" w:rsidR="00015DE7" w:rsidRPr="00015DE7" w:rsidRDefault="00015DE7" w:rsidP="00015DE7">
            <w:pPr>
              <w:widowControl/>
              <w:numPr>
                <w:ilvl w:val="0"/>
                <w:numId w:val="8"/>
              </w:numPr>
              <w:snapToGrid w:val="0"/>
              <w:spacing w:line="360" w:lineRule="auto"/>
              <w:jc w:val="left"/>
              <w:rPr>
                <w:rFonts w:eastAsiaTheme="minorEastAsia"/>
                <w:bCs/>
                <w:kern w:val="0"/>
                <w:sz w:val="24"/>
              </w:rPr>
            </w:pPr>
            <w:ins w:id="126" w:author="Jing wang" w:date="2026-05-27T17:21:00Z" w16du:dateUtc="2026-05-27T09:21:00Z">
              <w:r w:rsidRPr="00015DE7">
                <w:rPr>
                  <w:b/>
                  <w:bCs/>
                  <w:kern w:val="0"/>
                  <w:sz w:val="24"/>
                  <w:szCs w:val="23"/>
                  <w:highlight w:val="yellow"/>
                  <w:rPrChange w:id="127" w:author="Jing wang" w:date="2026-05-27T17:21:00Z" w16du:dateUtc="2026-05-27T09:21:00Z">
                    <w:rPr>
                      <w:highlight w:val="yellow"/>
                    </w:rPr>
                  </w:rPrChange>
                </w:rPr>
                <w:t>12</w:t>
              </w:r>
              <w:r w:rsidRPr="00015DE7">
                <w:rPr>
                  <w:rFonts w:hint="eastAsia"/>
                  <w:b/>
                  <w:bCs/>
                  <w:kern w:val="0"/>
                  <w:sz w:val="24"/>
                  <w:szCs w:val="23"/>
                  <w:highlight w:val="yellow"/>
                  <w:rPrChange w:id="128" w:author="Jing wang" w:date="2026-05-27T17:21:00Z" w16du:dateUtc="2026-05-27T09:21:00Z">
                    <w:rPr>
                      <w:rFonts w:hint="eastAsia"/>
                      <w:highlight w:val="yellow"/>
                    </w:rPr>
                  </w:rPrChange>
                </w:rPr>
                <w:t>个月靶血管深静脉血栓（</w:t>
              </w:r>
              <w:r w:rsidRPr="00015DE7">
                <w:rPr>
                  <w:b/>
                  <w:bCs/>
                  <w:kern w:val="0"/>
                  <w:sz w:val="24"/>
                  <w:szCs w:val="23"/>
                  <w:highlight w:val="yellow"/>
                  <w:rPrChange w:id="129" w:author="Jing wang" w:date="2026-05-27T17:21:00Z" w16du:dateUtc="2026-05-27T09:21:00Z">
                    <w:rPr>
                      <w:highlight w:val="yellow"/>
                    </w:rPr>
                  </w:rPrChange>
                </w:rPr>
                <w:t>DVT</w:t>
              </w:r>
              <w:r w:rsidRPr="00015DE7">
                <w:rPr>
                  <w:rFonts w:hint="eastAsia"/>
                  <w:b/>
                  <w:bCs/>
                  <w:kern w:val="0"/>
                  <w:sz w:val="24"/>
                  <w:szCs w:val="23"/>
                  <w:highlight w:val="yellow"/>
                  <w:rPrChange w:id="130" w:author="Jing wang" w:date="2026-05-27T17:21:00Z" w16du:dateUtc="2026-05-27T09:21:00Z">
                    <w:rPr>
                      <w:rFonts w:hint="eastAsia"/>
                      <w:highlight w:val="yellow"/>
                    </w:rPr>
                  </w:rPrChange>
                </w:rPr>
                <w:t>）复发率</w:t>
              </w:r>
            </w:ins>
          </w:p>
        </w:tc>
      </w:tr>
      <w:tr w:rsidR="001C73AA" w14:paraId="62F3E68B" w14:textId="77777777">
        <w:trPr>
          <w:trHeight w:val="917"/>
          <w:jc w:val="center"/>
        </w:trPr>
        <w:tc>
          <w:tcPr>
            <w:tcW w:w="1572" w:type="dxa"/>
            <w:vAlign w:val="center"/>
          </w:tcPr>
          <w:p w14:paraId="1EA9F4E1" w14:textId="77777777" w:rsidR="001C73AA" w:rsidRDefault="00000000">
            <w:pPr>
              <w:adjustRightInd w:val="0"/>
              <w:spacing w:line="360" w:lineRule="auto"/>
              <w:jc w:val="center"/>
              <w:rPr>
                <w:rFonts w:eastAsiaTheme="minorEastAsia"/>
                <w:b/>
                <w:kern w:val="0"/>
                <w:sz w:val="24"/>
              </w:rPr>
            </w:pPr>
            <w:r>
              <w:rPr>
                <w:rFonts w:eastAsiaTheme="minorEastAsia"/>
                <w:b/>
                <w:kern w:val="0"/>
                <w:sz w:val="24"/>
              </w:rPr>
              <w:t>试验流程</w:t>
            </w:r>
          </w:p>
        </w:tc>
        <w:tc>
          <w:tcPr>
            <w:tcW w:w="7747" w:type="dxa"/>
            <w:vAlign w:val="center"/>
          </w:tcPr>
          <w:p w14:paraId="26608D76" w14:textId="77777777" w:rsidR="001C73AA" w:rsidRDefault="00000000">
            <w:pPr>
              <w:widowControl/>
              <w:numPr>
                <w:ilvl w:val="255"/>
                <w:numId w:val="0"/>
              </w:numPr>
              <w:snapToGrid w:val="0"/>
              <w:spacing w:line="360" w:lineRule="auto"/>
              <w:jc w:val="left"/>
              <w:rPr>
                <w:rFonts w:eastAsiaTheme="minorEastAsia"/>
                <w:sz w:val="24"/>
              </w:rPr>
            </w:pPr>
            <w:r>
              <w:rPr>
                <w:rFonts w:hint="eastAsia"/>
                <w:bCs/>
                <w:kern w:val="0"/>
                <w:sz w:val="24"/>
              </w:rPr>
              <w:t>本研究的访视点包括筛选期</w:t>
            </w:r>
            <w:r>
              <w:rPr>
                <w:rFonts w:hint="eastAsia"/>
                <w:bCs/>
                <w:kern w:val="0"/>
                <w:sz w:val="24"/>
              </w:rPr>
              <w:t>(-14~0</w:t>
            </w:r>
            <w:r>
              <w:rPr>
                <w:rFonts w:hint="eastAsia"/>
                <w:bCs/>
                <w:kern w:val="0"/>
                <w:sz w:val="24"/>
              </w:rPr>
              <w:t>天</w:t>
            </w:r>
            <w:r>
              <w:rPr>
                <w:rFonts w:hint="eastAsia"/>
                <w:bCs/>
                <w:kern w:val="0"/>
                <w:sz w:val="24"/>
              </w:rPr>
              <w:t>)</w:t>
            </w:r>
            <w:r>
              <w:rPr>
                <w:rFonts w:hint="eastAsia"/>
                <w:bCs/>
                <w:kern w:val="0"/>
                <w:sz w:val="24"/>
              </w:rPr>
              <w:t>、治疗期</w:t>
            </w:r>
            <w:r>
              <w:rPr>
                <w:rFonts w:hint="eastAsia"/>
                <w:bCs/>
                <w:kern w:val="0"/>
                <w:sz w:val="24"/>
              </w:rPr>
              <w:t>(0</w:t>
            </w:r>
            <w:r>
              <w:rPr>
                <w:rFonts w:eastAsiaTheme="minorEastAsia"/>
                <w:b/>
                <w:bCs/>
                <w:kern w:val="0"/>
                <w:sz w:val="22"/>
                <w:szCs w:val="22"/>
              </w:rPr>
              <w:t>~</w:t>
            </w:r>
            <w:r>
              <w:rPr>
                <w:rFonts w:hint="eastAsia"/>
                <w:bCs/>
                <w:kern w:val="0"/>
                <w:sz w:val="24"/>
              </w:rPr>
              <w:t>7</w:t>
            </w:r>
            <w:r>
              <w:rPr>
                <w:rFonts w:hint="eastAsia"/>
                <w:bCs/>
                <w:kern w:val="0"/>
                <w:sz w:val="24"/>
              </w:rPr>
              <w:t>天</w:t>
            </w:r>
            <w:r>
              <w:rPr>
                <w:rFonts w:hint="eastAsia"/>
                <w:bCs/>
                <w:kern w:val="0"/>
                <w:sz w:val="24"/>
              </w:rPr>
              <w:t>)</w:t>
            </w:r>
            <w:r>
              <w:rPr>
                <w:rFonts w:hint="eastAsia"/>
                <w:bCs/>
                <w:kern w:val="0"/>
                <w:sz w:val="24"/>
              </w:rPr>
              <w:t>、出院前</w:t>
            </w:r>
            <w:r>
              <w:rPr>
                <w:rFonts w:hint="eastAsia"/>
                <w:bCs/>
                <w:kern w:val="0"/>
                <w:sz w:val="24"/>
              </w:rPr>
              <w:t>(1~10</w:t>
            </w:r>
            <w:r>
              <w:rPr>
                <w:rFonts w:hint="eastAsia"/>
                <w:bCs/>
                <w:kern w:val="0"/>
                <w:sz w:val="24"/>
              </w:rPr>
              <w:t>天</w:t>
            </w:r>
            <w:r>
              <w:rPr>
                <w:rFonts w:hint="eastAsia"/>
                <w:bCs/>
                <w:kern w:val="0"/>
                <w:sz w:val="24"/>
              </w:rPr>
              <w:t>)</w:t>
            </w:r>
            <w:r>
              <w:rPr>
                <w:rFonts w:hint="eastAsia"/>
                <w:bCs/>
                <w:kern w:val="0"/>
                <w:sz w:val="24"/>
              </w:rPr>
              <w:t>、术后</w:t>
            </w:r>
            <w:r>
              <w:rPr>
                <w:rFonts w:hint="eastAsia"/>
                <w:bCs/>
                <w:kern w:val="0"/>
                <w:sz w:val="24"/>
              </w:rPr>
              <w:t>1</w:t>
            </w:r>
            <w:r>
              <w:rPr>
                <w:rFonts w:hint="eastAsia"/>
                <w:bCs/>
                <w:kern w:val="0"/>
                <w:sz w:val="24"/>
              </w:rPr>
              <w:t>个月</w:t>
            </w:r>
            <w:r>
              <w:rPr>
                <w:rFonts w:hint="eastAsia"/>
                <w:bCs/>
                <w:kern w:val="0"/>
                <w:sz w:val="24"/>
              </w:rPr>
              <w:t>(</w:t>
            </w:r>
            <w:r>
              <w:rPr>
                <w:rFonts w:hint="eastAsia"/>
                <w:bCs/>
                <w:kern w:val="0"/>
                <w:sz w:val="24"/>
              </w:rPr>
              <w:t>±</w:t>
            </w:r>
            <w:r>
              <w:rPr>
                <w:rFonts w:hint="eastAsia"/>
                <w:bCs/>
                <w:kern w:val="0"/>
                <w:sz w:val="24"/>
              </w:rPr>
              <w:t>7</w:t>
            </w:r>
            <w:r>
              <w:rPr>
                <w:rFonts w:hint="eastAsia"/>
                <w:bCs/>
                <w:kern w:val="0"/>
                <w:sz w:val="24"/>
              </w:rPr>
              <w:t>天</w:t>
            </w:r>
            <w:r>
              <w:rPr>
                <w:rFonts w:hint="eastAsia"/>
                <w:bCs/>
                <w:kern w:val="0"/>
                <w:sz w:val="24"/>
              </w:rPr>
              <w:t>)</w:t>
            </w:r>
            <w:r>
              <w:rPr>
                <w:rFonts w:hint="eastAsia"/>
                <w:bCs/>
                <w:kern w:val="0"/>
                <w:sz w:val="24"/>
              </w:rPr>
              <w:t>、术后</w:t>
            </w:r>
            <w:r>
              <w:rPr>
                <w:rFonts w:hint="eastAsia"/>
                <w:bCs/>
                <w:kern w:val="0"/>
                <w:sz w:val="24"/>
              </w:rPr>
              <w:t>3</w:t>
            </w:r>
            <w:r>
              <w:rPr>
                <w:rFonts w:hint="eastAsia"/>
                <w:bCs/>
                <w:kern w:val="0"/>
                <w:sz w:val="24"/>
              </w:rPr>
              <w:t>个月</w:t>
            </w:r>
            <w:r>
              <w:rPr>
                <w:rFonts w:hint="eastAsia"/>
                <w:bCs/>
                <w:kern w:val="0"/>
                <w:sz w:val="24"/>
              </w:rPr>
              <w:t>(</w:t>
            </w:r>
            <w:r>
              <w:rPr>
                <w:rFonts w:hint="eastAsia"/>
                <w:bCs/>
                <w:kern w:val="0"/>
                <w:sz w:val="24"/>
              </w:rPr>
              <w:t>±</w:t>
            </w:r>
            <w:r>
              <w:rPr>
                <w:rFonts w:hint="eastAsia"/>
                <w:bCs/>
                <w:kern w:val="0"/>
                <w:sz w:val="24"/>
              </w:rPr>
              <w:t>15</w:t>
            </w:r>
            <w:r>
              <w:rPr>
                <w:rFonts w:hint="eastAsia"/>
                <w:bCs/>
                <w:kern w:val="0"/>
                <w:sz w:val="24"/>
              </w:rPr>
              <w:t>天</w:t>
            </w:r>
            <w:r>
              <w:rPr>
                <w:rFonts w:hint="eastAsia"/>
                <w:bCs/>
                <w:kern w:val="0"/>
                <w:sz w:val="24"/>
              </w:rPr>
              <w:t>)</w:t>
            </w:r>
            <w:r>
              <w:rPr>
                <w:rFonts w:hint="eastAsia"/>
                <w:bCs/>
                <w:kern w:val="0"/>
                <w:sz w:val="24"/>
              </w:rPr>
              <w:t>、术后</w:t>
            </w:r>
            <w:r>
              <w:rPr>
                <w:rFonts w:hint="eastAsia"/>
                <w:bCs/>
                <w:kern w:val="0"/>
                <w:sz w:val="24"/>
              </w:rPr>
              <w:t>6</w:t>
            </w:r>
            <w:r>
              <w:rPr>
                <w:rFonts w:hint="eastAsia"/>
                <w:bCs/>
                <w:kern w:val="0"/>
                <w:sz w:val="24"/>
              </w:rPr>
              <w:t>个月</w:t>
            </w:r>
            <w:r>
              <w:rPr>
                <w:rFonts w:hint="eastAsia"/>
                <w:bCs/>
                <w:kern w:val="0"/>
                <w:sz w:val="24"/>
              </w:rPr>
              <w:t>(</w:t>
            </w:r>
            <w:r>
              <w:rPr>
                <w:rFonts w:hint="eastAsia"/>
                <w:bCs/>
                <w:kern w:val="0"/>
                <w:sz w:val="24"/>
              </w:rPr>
              <w:t>±</w:t>
            </w:r>
            <w:r>
              <w:rPr>
                <w:rFonts w:hint="eastAsia"/>
                <w:bCs/>
                <w:kern w:val="0"/>
                <w:sz w:val="24"/>
              </w:rPr>
              <w:t>15</w:t>
            </w:r>
            <w:r>
              <w:rPr>
                <w:rFonts w:hint="eastAsia"/>
                <w:bCs/>
                <w:kern w:val="0"/>
                <w:sz w:val="24"/>
              </w:rPr>
              <w:t>天</w:t>
            </w:r>
            <w:r>
              <w:rPr>
                <w:rFonts w:hint="eastAsia"/>
                <w:bCs/>
                <w:kern w:val="0"/>
                <w:sz w:val="24"/>
              </w:rPr>
              <w:t>)</w:t>
            </w:r>
            <w:r>
              <w:rPr>
                <w:rFonts w:hint="eastAsia"/>
                <w:bCs/>
                <w:kern w:val="0"/>
                <w:sz w:val="24"/>
              </w:rPr>
              <w:t>，所有参加本临床试验的受试者完成</w:t>
            </w:r>
            <w:r>
              <w:rPr>
                <w:rFonts w:hint="eastAsia"/>
                <w:bCs/>
                <w:kern w:val="0"/>
                <w:sz w:val="24"/>
              </w:rPr>
              <w:t>6</w:t>
            </w:r>
            <w:r>
              <w:rPr>
                <w:rFonts w:hint="eastAsia"/>
                <w:bCs/>
                <w:kern w:val="0"/>
                <w:sz w:val="24"/>
              </w:rPr>
              <w:t>个月随访后，统计分析所有指标数据，出具临床试验分中心小结和临床试验报告，用于向国家药品监督管理局提交注册。</w:t>
            </w:r>
          </w:p>
        </w:tc>
      </w:tr>
    </w:tbl>
    <w:p w14:paraId="1393996D" w14:textId="77777777" w:rsidR="001C73AA" w:rsidRDefault="001C73AA">
      <w:pPr>
        <w:pStyle w:val="05220"/>
        <w:sectPr w:rsidR="001C73AA">
          <w:pgSz w:w="11906" w:h="16838"/>
          <w:pgMar w:top="1587" w:right="1417" w:bottom="1587" w:left="1417" w:header="851" w:footer="964" w:gutter="0"/>
          <w:cols w:space="720"/>
          <w:docGrid w:type="lines" w:linePitch="312"/>
        </w:sectPr>
      </w:pPr>
    </w:p>
    <w:p w14:paraId="3CCACD15" w14:textId="77777777" w:rsidR="001C73AA" w:rsidRDefault="00000000">
      <w:pPr>
        <w:pStyle w:val="11"/>
        <w:spacing w:beforeLines="0" w:before="0" w:afterLines="0" w:after="0" w:line="240" w:lineRule="auto"/>
        <w:jc w:val="center"/>
        <w:rPr>
          <w:bCs/>
        </w:rPr>
      </w:pPr>
      <w:bookmarkStart w:id="131" w:name="_Toc104144606"/>
      <w:bookmarkStart w:id="132" w:name="_Toc104144958"/>
      <w:bookmarkStart w:id="133" w:name="_Toc25906"/>
      <w:bookmarkStart w:id="134" w:name="_Toc104144444"/>
      <w:bookmarkStart w:id="135" w:name="_Toc118380697"/>
      <w:bookmarkStart w:id="136" w:name="_Toc3131"/>
      <w:bookmarkStart w:id="137" w:name="_Toc20067"/>
      <w:r>
        <w:rPr>
          <w:rFonts w:hint="eastAsia"/>
          <w:bCs/>
        </w:rPr>
        <w:lastRenderedPageBreak/>
        <w:t>临床试验流程图</w:t>
      </w:r>
      <w:bookmarkEnd w:id="131"/>
      <w:bookmarkEnd w:id="132"/>
      <w:bookmarkEnd w:id="133"/>
      <w:bookmarkEnd w:id="134"/>
      <w:bookmarkEnd w:id="135"/>
      <w:bookmarkEnd w:id="136"/>
      <w:bookmarkEnd w:id="137"/>
    </w:p>
    <w:tbl>
      <w:tblPr>
        <w:tblW w:w="9241" w:type="dxa"/>
        <w:jc w:val="center"/>
        <w:tblLook w:val="04A0" w:firstRow="1" w:lastRow="0" w:firstColumn="1" w:lastColumn="0" w:noHBand="0" w:noVBand="1"/>
      </w:tblPr>
      <w:tblGrid>
        <w:gridCol w:w="1725"/>
        <w:gridCol w:w="1203"/>
        <w:gridCol w:w="1047"/>
        <w:gridCol w:w="1130"/>
        <w:gridCol w:w="1339"/>
        <w:gridCol w:w="1399"/>
        <w:gridCol w:w="1398"/>
      </w:tblGrid>
      <w:tr w:rsidR="001C73AA" w14:paraId="26B01B8D" w14:textId="77777777">
        <w:trPr>
          <w:trHeight w:val="301"/>
          <w:jc w:val="center"/>
        </w:trPr>
        <w:tc>
          <w:tcPr>
            <w:tcW w:w="1725"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7CC1E2B5"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试验过程</w:t>
            </w:r>
          </w:p>
        </w:tc>
        <w:tc>
          <w:tcPr>
            <w:tcW w:w="2250" w:type="dxa"/>
            <w:gridSpan w:val="2"/>
            <w:tcBorders>
              <w:top w:val="single" w:sz="8" w:space="0" w:color="auto"/>
              <w:left w:val="nil"/>
              <w:bottom w:val="single" w:sz="8" w:space="0" w:color="auto"/>
              <w:right w:val="single" w:sz="8" w:space="0" w:color="000000"/>
            </w:tcBorders>
            <w:shd w:val="clear" w:color="auto" w:fill="E7E6E6" w:themeFill="background2"/>
            <w:vAlign w:val="center"/>
          </w:tcPr>
          <w:p w14:paraId="07F84458"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入组及治疗</w:t>
            </w:r>
          </w:p>
        </w:tc>
        <w:tc>
          <w:tcPr>
            <w:tcW w:w="5266" w:type="dxa"/>
            <w:gridSpan w:val="4"/>
            <w:tcBorders>
              <w:top w:val="single" w:sz="8" w:space="0" w:color="auto"/>
              <w:left w:val="nil"/>
              <w:bottom w:val="single" w:sz="8" w:space="0" w:color="auto"/>
              <w:right w:val="single" w:sz="8" w:space="0" w:color="000000"/>
            </w:tcBorders>
            <w:shd w:val="clear" w:color="auto" w:fill="E7E6E6" w:themeFill="background2"/>
            <w:vAlign w:val="center"/>
          </w:tcPr>
          <w:p w14:paraId="49FFE3EA"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随访期</w:t>
            </w:r>
          </w:p>
        </w:tc>
      </w:tr>
      <w:tr w:rsidR="001C73AA" w14:paraId="355BBB52" w14:textId="77777777">
        <w:trPr>
          <w:trHeight w:val="284"/>
          <w:jc w:val="center"/>
        </w:trPr>
        <w:tc>
          <w:tcPr>
            <w:tcW w:w="1725" w:type="dxa"/>
            <w:tcBorders>
              <w:top w:val="nil"/>
              <w:left w:val="single" w:sz="8" w:space="0" w:color="auto"/>
              <w:bottom w:val="single" w:sz="8" w:space="0" w:color="000000"/>
              <w:right w:val="single" w:sz="8" w:space="0" w:color="auto"/>
            </w:tcBorders>
            <w:shd w:val="clear" w:color="auto" w:fill="E7E6E6" w:themeFill="background2"/>
            <w:vAlign w:val="center"/>
          </w:tcPr>
          <w:p w14:paraId="25B69E3F"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访视编号</w:t>
            </w:r>
          </w:p>
        </w:tc>
        <w:tc>
          <w:tcPr>
            <w:tcW w:w="1203" w:type="dxa"/>
            <w:tcBorders>
              <w:top w:val="nil"/>
              <w:left w:val="single" w:sz="8" w:space="0" w:color="auto"/>
              <w:bottom w:val="single" w:sz="8" w:space="0" w:color="000000"/>
              <w:right w:val="single" w:sz="8" w:space="0" w:color="auto"/>
            </w:tcBorders>
            <w:shd w:val="clear" w:color="auto" w:fill="E7E6E6" w:themeFill="background2"/>
            <w:vAlign w:val="center"/>
          </w:tcPr>
          <w:p w14:paraId="69BD5E5D"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访视</w:t>
            </w:r>
            <w:r>
              <w:rPr>
                <w:rFonts w:eastAsiaTheme="minorEastAsia"/>
                <w:b/>
                <w:bCs/>
                <w:kern w:val="0"/>
                <w:sz w:val="22"/>
                <w:szCs w:val="22"/>
              </w:rPr>
              <w:t>1</w:t>
            </w:r>
          </w:p>
        </w:tc>
        <w:tc>
          <w:tcPr>
            <w:tcW w:w="1047" w:type="dxa"/>
            <w:tcBorders>
              <w:top w:val="nil"/>
              <w:left w:val="nil"/>
              <w:bottom w:val="single" w:sz="8" w:space="0" w:color="auto"/>
              <w:right w:val="single" w:sz="8" w:space="0" w:color="auto"/>
            </w:tcBorders>
            <w:shd w:val="clear" w:color="auto" w:fill="E7E6E6" w:themeFill="background2"/>
            <w:vAlign w:val="center"/>
          </w:tcPr>
          <w:p w14:paraId="5B76DC1D"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访视</w:t>
            </w:r>
            <w:r>
              <w:rPr>
                <w:rFonts w:eastAsiaTheme="minorEastAsia"/>
                <w:b/>
                <w:bCs/>
                <w:kern w:val="0"/>
                <w:sz w:val="22"/>
                <w:szCs w:val="22"/>
              </w:rPr>
              <w:t>2</w:t>
            </w:r>
          </w:p>
        </w:tc>
        <w:tc>
          <w:tcPr>
            <w:tcW w:w="1130" w:type="dxa"/>
            <w:tcBorders>
              <w:top w:val="nil"/>
              <w:left w:val="single" w:sz="8" w:space="0" w:color="auto"/>
              <w:bottom w:val="single" w:sz="8" w:space="0" w:color="000000"/>
              <w:right w:val="single" w:sz="8" w:space="0" w:color="auto"/>
            </w:tcBorders>
            <w:shd w:val="clear" w:color="auto" w:fill="E7E6E6" w:themeFill="background2"/>
            <w:vAlign w:val="center"/>
          </w:tcPr>
          <w:p w14:paraId="0ACB7266"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访视</w:t>
            </w:r>
            <w:r>
              <w:rPr>
                <w:rFonts w:eastAsiaTheme="minorEastAsia"/>
                <w:b/>
                <w:bCs/>
                <w:kern w:val="0"/>
                <w:sz w:val="22"/>
                <w:szCs w:val="22"/>
              </w:rPr>
              <w:t>3</w:t>
            </w:r>
          </w:p>
        </w:tc>
        <w:tc>
          <w:tcPr>
            <w:tcW w:w="1339" w:type="dxa"/>
            <w:tcBorders>
              <w:top w:val="nil"/>
              <w:left w:val="single" w:sz="8" w:space="0" w:color="auto"/>
              <w:bottom w:val="single" w:sz="8" w:space="0" w:color="000000"/>
              <w:right w:val="single" w:sz="8" w:space="0" w:color="auto"/>
            </w:tcBorders>
            <w:shd w:val="clear" w:color="auto" w:fill="E7E6E6" w:themeFill="background2"/>
            <w:vAlign w:val="center"/>
          </w:tcPr>
          <w:p w14:paraId="2765BC88"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访视</w:t>
            </w:r>
            <w:r>
              <w:rPr>
                <w:rFonts w:eastAsiaTheme="minorEastAsia"/>
                <w:b/>
                <w:bCs/>
                <w:kern w:val="0"/>
                <w:sz w:val="22"/>
                <w:szCs w:val="22"/>
              </w:rPr>
              <w:t>4</w:t>
            </w:r>
          </w:p>
        </w:tc>
        <w:tc>
          <w:tcPr>
            <w:tcW w:w="1399" w:type="dxa"/>
            <w:tcBorders>
              <w:top w:val="nil"/>
              <w:left w:val="single" w:sz="8" w:space="0" w:color="auto"/>
              <w:bottom w:val="single" w:sz="8" w:space="0" w:color="000000"/>
              <w:right w:val="single" w:sz="8" w:space="0" w:color="auto"/>
            </w:tcBorders>
            <w:shd w:val="clear" w:color="auto" w:fill="E7E6E6" w:themeFill="background2"/>
            <w:vAlign w:val="center"/>
          </w:tcPr>
          <w:p w14:paraId="273C77D2"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访视</w:t>
            </w:r>
            <w:r>
              <w:rPr>
                <w:rFonts w:eastAsiaTheme="minorEastAsia"/>
                <w:b/>
                <w:bCs/>
                <w:kern w:val="0"/>
                <w:sz w:val="22"/>
                <w:szCs w:val="22"/>
              </w:rPr>
              <w:t>5</w:t>
            </w:r>
          </w:p>
        </w:tc>
        <w:tc>
          <w:tcPr>
            <w:tcW w:w="1398" w:type="dxa"/>
            <w:tcBorders>
              <w:top w:val="nil"/>
              <w:left w:val="single" w:sz="8" w:space="0" w:color="auto"/>
              <w:bottom w:val="single" w:sz="8" w:space="0" w:color="000000"/>
              <w:right w:val="single" w:sz="8" w:space="0" w:color="auto"/>
            </w:tcBorders>
            <w:shd w:val="clear" w:color="auto" w:fill="E7E6E6" w:themeFill="background2"/>
            <w:vAlign w:val="center"/>
          </w:tcPr>
          <w:p w14:paraId="34AA5057"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访视</w:t>
            </w:r>
            <w:r>
              <w:rPr>
                <w:rFonts w:eastAsiaTheme="minorEastAsia"/>
                <w:b/>
                <w:bCs/>
                <w:kern w:val="0"/>
                <w:sz w:val="22"/>
                <w:szCs w:val="22"/>
              </w:rPr>
              <w:t>6</w:t>
            </w:r>
          </w:p>
        </w:tc>
      </w:tr>
      <w:tr w:rsidR="001C73AA" w14:paraId="63886FDB" w14:textId="77777777">
        <w:trPr>
          <w:trHeight w:val="668"/>
          <w:jc w:val="center"/>
        </w:trPr>
        <w:tc>
          <w:tcPr>
            <w:tcW w:w="1725" w:type="dxa"/>
            <w:tcBorders>
              <w:top w:val="nil"/>
              <w:left w:val="single" w:sz="8" w:space="0" w:color="auto"/>
              <w:bottom w:val="single" w:sz="8" w:space="0" w:color="000000"/>
              <w:right w:val="single" w:sz="8" w:space="0" w:color="auto"/>
            </w:tcBorders>
            <w:shd w:val="clear" w:color="auto" w:fill="E7E6E6" w:themeFill="background2"/>
            <w:vAlign w:val="center"/>
          </w:tcPr>
          <w:p w14:paraId="6E8E476F"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时间点</w:t>
            </w:r>
          </w:p>
        </w:tc>
        <w:tc>
          <w:tcPr>
            <w:tcW w:w="1203" w:type="dxa"/>
            <w:tcBorders>
              <w:top w:val="nil"/>
              <w:left w:val="single" w:sz="8" w:space="0" w:color="auto"/>
              <w:bottom w:val="single" w:sz="8" w:space="0" w:color="000000"/>
              <w:right w:val="single" w:sz="8" w:space="0" w:color="auto"/>
            </w:tcBorders>
            <w:shd w:val="clear" w:color="auto" w:fill="E7E6E6" w:themeFill="background2"/>
            <w:vAlign w:val="center"/>
          </w:tcPr>
          <w:p w14:paraId="527578CD" w14:textId="77777777" w:rsidR="001C73AA" w:rsidRDefault="00000000">
            <w:pPr>
              <w:widowControl/>
              <w:jc w:val="center"/>
              <w:rPr>
                <w:rFonts w:eastAsiaTheme="minorEastAsia"/>
                <w:b/>
                <w:bCs/>
                <w:kern w:val="0"/>
                <w:sz w:val="22"/>
                <w:szCs w:val="22"/>
                <w:vertAlign w:val="superscript"/>
              </w:rPr>
            </w:pPr>
            <w:r>
              <w:rPr>
                <w:rFonts w:eastAsiaTheme="minorEastAsia"/>
                <w:b/>
                <w:bCs/>
                <w:kern w:val="0"/>
                <w:sz w:val="22"/>
                <w:szCs w:val="22"/>
              </w:rPr>
              <w:t>筛选期</w:t>
            </w:r>
            <w:r>
              <w:rPr>
                <w:rFonts w:eastAsiaTheme="minorEastAsia"/>
                <w:b/>
                <w:bCs/>
                <w:kern w:val="0"/>
                <w:sz w:val="22"/>
                <w:szCs w:val="22"/>
                <w:vertAlign w:val="superscript"/>
              </w:rPr>
              <w:t>1</w:t>
            </w:r>
          </w:p>
          <w:p w14:paraId="237B05F2"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(-14~0</w:t>
            </w:r>
            <w:r>
              <w:rPr>
                <w:rFonts w:eastAsiaTheme="minorEastAsia"/>
                <w:b/>
                <w:bCs/>
                <w:kern w:val="0"/>
                <w:sz w:val="22"/>
                <w:szCs w:val="22"/>
              </w:rPr>
              <w:t>天</w:t>
            </w:r>
            <w:r>
              <w:rPr>
                <w:rFonts w:eastAsiaTheme="minorEastAsia"/>
                <w:b/>
                <w:bCs/>
                <w:kern w:val="0"/>
                <w:sz w:val="22"/>
                <w:szCs w:val="22"/>
              </w:rPr>
              <w:t>)</w:t>
            </w:r>
          </w:p>
        </w:tc>
        <w:tc>
          <w:tcPr>
            <w:tcW w:w="1047" w:type="dxa"/>
            <w:tcBorders>
              <w:top w:val="nil"/>
              <w:left w:val="nil"/>
              <w:bottom w:val="single" w:sz="8" w:space="0" w:color="auto"/>
              <w:right w:val="single" w:sz="8" w:space="0" w:color="auto"/>
            </w:tcBorders>
            <w:shd w:val="clear" w:color="auto" w:fill="E7E6E6" w:themeFill="background2"/>
            <w:vAlign w:val="center"/>
          </w:tcPr>
          <w:p w14:paraId="1A58D2EF" w14:textId="77777777" w:rsidR="001C73AA" w:rsidRDefault="00000000">
            <w:pPr>
              <w:widowControl/>
              <w:jc w:val="center"/>
              <w:rPr>
                <w:rFonts w:eastAsiaTheme="minorEastAsia"/>
                <w:b/>
                <w:bCs/>
                <w:kern w:val="0"/>
                <w:sz w:val="22"/>
                <w:szCs w:val="22"/>
              </w:rPr>
            </w:pPr>
            <w:r>
              <w:rPr>
                <w:rFonts w:eastAsiaTheme="minorEastAsia" w:hint="eastAsia"/>
                <w:b/>
                <w:bCs/>
                <w:kern w:val="0"/>
                <w:sz w:val="22"/>
                <w:szCs w:val="22"/>
              </w:rPr>
              <w:t>治疗期</w:t>
            </w:r>
          </w:p>
          <w:p w14:paraId="6DB88589"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(0~</w:t>
            </w:r>
            <w:r>
              <w:rPr>
                <w:rFonts w:eastAsiaTheme="minorEastAsia" w:hint="eastAsia"/>
                <w:b/>
                <w:bCs/>
                <w:kern w:val="0"/>
                <w:sz w:val="22"/>
                <w:szCs w:val="22"/>
              </w:rPr>
              <w:t>7</w:t>
            </w:r>
            <w:r>
              <w:rPr>
                <w:rFonts w:eastAsiaTheme="minorEastAsia"/>
                <w:b/>
                <w:bCs/>
                <w:kern w:val="0"/>
                <w:sz w:val="22"/>
                <w:szCs w:val="22"/>
              </w:rPr>
              <w:t>天</w:t>
            </w:r>
            <w:r>
              <w:rPr>
                <w:rFonts w:eastAsiaTheme="minorEastAsia"/>
                <w:b/>
                <w:bCs/>
                <w:kern w:val="0"/>
                <w:sz w:val="22"/>
                <w:szCs w:val="22"/>
              </w:rPr>
              <w:t>)</w:t>
            </w:r>
          </w:p>
        </w:tc>
        <w:tc>
          <w:tcPr>
            <w:tcW w:w="1130" w:type="dxa"/>
            <w:tcBorders>
              <w:top w:val="nil"/>
              <w:left w:val="single" w:sz="8" w:space="0" w:color="auto"/>
              <w:bottom w:val="single" w:sz="8" w:space="0" w:color="000000"/>
              <w:right w:val="single" w:sz="8" w:space="0" w:color="auto"/>
            </w:tcBorders>
            <w:shd w:val="clear" w:color="auto" w:fill="E7E6E6" w:themeFill="background2"/>
            <w:vAlign w:val="center"/>
          </w:tcPr>
          <w:p w14:paraId="7EE0E356"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出院前</w:t>
            </w:r>
          </w:p>
          <w:p w14:paraId="32EF165E"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(1~10</w:t>
            </w:r>
            <w:r>
              <w:rPr>
                <w:rFonts w:eastAsiaTheme="minorEastAsia"/>
                <w:b/>
                <w:bCs/>
                <w:kern w:val="0"/>
                <w:sz w:val="22"/>
                <w:szCs w:val="22"/>
              </w:rPr>
              <w:t>天</w:t>
            </w:r>
            <w:r>
              <w:rPr>
                <w:rFonts w:eastAsiaTheme="minorEastAsia"/>
                <w:b/>
                <w:bCs/>
                <w:kern w:val="0"/>
                <w:sz w:val="22"/>
                <w:szCs w:val="22"/>
              </w:rPr>
              <w:t>)</w:t>
            </w:r>
          </w:p>
        </w:tc>
        <w:tc>
          <w:tcPr>
            <w:tcW w:w="1339" w:type="dxa"/>
            <w:tcBorders>
              <w:top w:val="nil"/>
              <w:left w:val="single" w:sz="8" w:space="0" w:color="auto"/>
              <w:bottom w:val="single" w:sz="8" w:space="0" w:color="000000"/>
              <w:right w:val="single" w:sz="8" w:space="0" w:color="auto"/>
            </w:tcBorders>
            <w:shd w:val="clear" w:color="auto" w:fill="E7E6E6" w:themeFill="background2"/>
            <w:vAlign w:val="center"/>
          </w:tcPr>
          <w:p w14:paraId="3E0D3053"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术后</w:t>
            </w:r>
            <w:r>
              <w:rPr>
                <w:rFonts w:eastAsiaTheme="minorEastAsia" w:hint="eastAsia"/>
                <w:b/>
                <w:bCs/>
                <w:kern w:val="0"/>
                <w:sz w:val="22"/>
                <w:szCs w:val="22"/>
              </w:rPr>
              <w:t>1</w:t>
            </w:r>
            <w:r>
              <w:rPr>
                <w:rFonts w:eastAsiaTheme="minorEastAsia" w:hint="eastAsia"/>
                <w:b/>
                <w:bCs/>
                <w:kern w:val="0"/>
                <w:sz w:val="22"/>
                <w:szCs w:val="22"/>
              </w:rPr>
              <w:t>个月</w:t>
            </w:r>
            <w:r>
              <w:rPr>
                <w:rFonts w:eastAsiaTheme="minorEastAsia"/>
                <w:b/>
                <w:bCs/>
                <w:kern w:val="0"/>
                <w:sz w:val="22"/>
                <w:szCs w:val="22"/>
              </w:rPr>
              <w:t>(±7</w:t>
            </w:r>
            <w:r>
              <w:rPr>
                <w:rFonts w:eastAsiaTheme="minorEastAsia"/>
                <w:b/>
                <w:bCs/>
                <w:kern w:val="0"/>
                <w:sz w:val="22"/>
                <w:szCs w:val="22"/>
              </w:rPr>
              <w:t>天</w:t>
            </w:r>
            <w:r>
              <w:rPr>
                <w:rFonts w:eastAsiaTheme="minorEastAsia"/>
                <w:b/>
                <w:bCs/>
                <w:kern w:val="0"/>
                <w:sz w:val="22"/>
                <w:szCs w:val="22"/>
              </w:rPr>
              <w:t>)</w:t>
            </w:r>
          </w:p>
        </w:tc>
        <w:tc>
          <w:tcPr>
            <w:tcW w:w="1399" w:type="dxa"/>
            <w:tcBorders>
              <w:top w:val="nil"/>
              <w:left w:val="single" w:sz="8" w:space="0" w:color="auto"/>
              <w:bottom w:val="single" w:sz="8" w:space="0" w:color="000000"/>
              <w:right w:val="single" w:sz="8" w:space="0" w:color="auto"/>
            </w:tcBorders>
            <w:shd w:val="clear" w:color="auto" w:fill="E7E6E6" w:themeFill="background2"/>
            <w:vAlign w:val="center"/>
          </w:tcPr>
          <w:p w14:paraId="4CA415E9"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术后</w:t>
            </w:r>
            <w:r>
              <w:rPr>
                <w:rFonts w:eastAsiaTheme="minorEastAsia"/>
                <w:b/>
                <w:bCs/>
                <w:kern w:val="0"/>
                <w:sz w:val="22"/>
                <w:szCs w:val="22"/>
              </w:rPr>
              <w:t>3</w:t>
            </w:r>
            <w:r>
              <w:rPr>
                <w:rFonts w:eastAsiaTheme="minorEastAsia"/>
                <w:b/>
                <w:bCs/>
                <w:kern w:val="0"/>
                <w:sz w:val="22"/>
                <w:szCs w:val="22"/>
              </w:rPr>
              <w:t>个月</w:t>
            </w:r>
            <w:r>
              <w:rPr>
                <w:rFonts w:eastAsiaTheme="minorEastAsia"/>
                <w:b/>
                <w:bCs/>
                <w:kern w:val="0"/>
                <w:sz w:val="22"/>
                <w:szCs w:val="22"/>
              </w:rPr>
              <w:t>(±15</w:t>
            </w:r>
            <w:r>
              <w:rPr>
                <w:rFonts w:eastAsiaTheme="minorEastAsia"/>
                <w:b/>
                <w:bCs/>
                <w:kern w:val="0"/>
                <w:sz w:val="22"/>
                <w:szCs w:val="22"/>
              </w:rPr>
              <w:t>天</w:t>
            </w:r>
            <w:r>
              <w:rPr>
                <w:rFonts w:eastAsiaTheme="minorEastAsia"/>
                <w:b/>
                <w:bCs/>
                <w:kern w:val="0"/>
                <w:sz w:val="22"/>
                <w:szCs w:val="22"/>
              </w:rPr>
              <w:t>)</w:t>
            </w:r>
          </w:p>
        </w:tc>
        <w:tc>
          <w:tcPr>
            <w:tcW w:w="1398" w:type="dxa"/>
            <w:tcBorders>
              <w:top w:val="nil"/>
              <w:left w:val="single" w:sz="8" w:space="0" w:color="auto"/>
              <w:bottom w:val="single" w:sz="8" w:space="0" w:color="000000"/>
              <w:right w:val="single" w:sz="8" w:space="0" w:color="auto"/>
            </w:tcBorders>
            <w:shd w:val="clear" w:color="auto" w:fill="E7E6E6" w:themeFill="background2"/>
            <w:vAlign w:val="center"/>
          </w:tcPr>
          <w:p w14:paraId="6C67FFE7" w14:textId="77777777" w:rsidR="001C73AA" w:rsidRDefault="00000000">
            <w:pPr>
              <w:widowControl/>
              <w:jc w:val="center"/>
              <w:rPr>
                <w:rFonts w:eastAsiaTheme="minorEastAsia"/>
                <w:b/>
                <w:bCs/>
                <w:kern w:val="0"/>
                <w:sz w:val="22"/>
                <w:szCs w:val="22"/>
              </w:rPr>
            </w:pPr>
            <w:r>
              <w:rPr>
                <w:rFonts w:eastAsiaTheme="minorEastAsia"/>
                <w:b/>
                <w:bCs/>
                <w:kern w:val="0"/>
                <w:sz w:val="22"/>
                <w:szCs w:val="22"/>
              </w:rPr>
              <w:t>术后</w:t>
            </w:r>
            <w:r>
              <w:rPr>
                <w:rFonts w:eastAsiaTheme="minorEastAsia"/>
                <w:b/>
                <w:bCs/>
                <w:kern w:val="0"/>
                <w:sz w:val="22"/>
                <w:szCs w:val="22"/>
              </w:rPr>
              <w:t>6</w:t>
            </w:r>
            <w:r>
              <w:rPr>
                <w:rFonts w:eastAsiaTheme="minorEastAsia"/>
                <w:b/>
                <w:bCs/>
                <w:kern w:val="0"/>
                <w:sz w:val="22"/>
                <w:szCs w:val="22"/>
              </w:rPr>
              <w:t>个月</w:t>
            </w:r>
            <w:r>
              <w:rPr>
                <w:rFonts w:eastAsiaTheme="minorEastAsia"/>
                <w:b/>
                <w:bCs/>
                <w:kern w:val="0"/>
                <w:sz w:val="22"/>
                <w:szCs w:val="22"/>
              </w:rPr>
              <w:t>(±</w:t>
            </w:r>
            <w:r>
              <w:rPr>
                <w:rFonts w:eastAsiaTheme="minorEastAsia" w:hint="eastAsia"/>
                <w:b/>
                <w:bCs/>
                <w:kern w:val="0"/>
                <w:sz w:val="22"/>
                <w:szCs w:val="22"/>
              </w:rPr>
              <w:t>15</w:t>
            </w:r>
            <w:r>
              <w:rPr>
                <w:rFonts w:eastAsiaTheme="minorEastAsia" w:hint="eastAsia"/>
                <w:b/>
                <w:bCs/>
                <w:kern w:val="0"/>
                <w:sz w:val="22"/>
                <w:szCs w:val="22"/>
              </w:rPr>
              <w:t>天</w:t>
            </w:r>
            <w:r>
              <w:rPr>
                <w:rFonts w:eastAsiaTheme="minorEastAsia"/>
                <w:b/>
                <w:bCs/>
                <w:kern w:val="0"/>
                <w:sz w:val="22"/>
                <w:szCs w:val="22"/>
              </w:rPr>
              <w:t>)</w:t>
            </w:r>
          </w:p>
        </w:tc>
      </w:tr>
      <w:tr w:rsidR="001C73AA" w14:paraId="3816A1E0" w14:textId="77777777">
        <w:trPr>
          <w:trHeight w:val="301"/>
          <w:jc w:val="center"/>
        </w:trPr>
        <w:tc>
          <w:tcPr>
            <w:tcW w:w="1725" w:type="dxa"/>
            <w:tcBorders>
              <w:top w:val="nil"/>
              <w:left w:val="single" w:sz="8" w:space="0" w:color="auto"/>
              <w:bottom w:val="single" w:sz="8" w:space="0" w:color="auto"/>
              <w:right w:val="single" w:sz="8" w:space="0" w:color="auto"/>
            </w:tcBorders>
            <w:vAlign w:val="center"/>
          </w:tcPr>
          <w:p w14:paraId="0E336EEA" w14:textId="77777777" w:rsidR="001C73AA" w:rsidRDefault="00000000">
            <w:pPr>
              <w:widowControl/>
              <w:jc w:val="left"/>
              <w:rPr>
                <w:rFonts w:eastAsiaTheme="minorEastAsia"/>
                <w:kern w:val="0"/>
                <w:sz w:val="22"/>
                <w:szCs w:val="22"/>
              </w:rPr>
            </w:pPr>
            <w:r>
              <w:rPr>
                <w:rFonts w:eastAsiaTheme="minorEastAsia"/>
                <w:kern w:val="0"/>
                <w:sz w:val="22"/>
                <w:szCs w:val="22"/>
              </w:rPr>
              <w:t>知情同意</w:t>
            </w:r>
          </w:p>
        </w:tc>
        <w:tc>
          <w:tcPr>
            <w:tcW w:w="1203" w:type="dxa"/>
            <w:tcBorders>
              <w:top w:val="nil"/>
              <w:left w:val="nil"/>
              <w:bottom w:val="single" w:sz="8" w:space="0" w:color="auto"/>
              <w:right w:val="single" w:sz="8" w:space="0" w:color="auto"/>
            </w:tcBorders>
            <w:vAlign w:val="center"/>
          </w:tcPr>
          <w:p w14:paraId="58DBEDD5" w14:textId="77777777" w:rsidR="001C73AA" w:rsidRDefault="00000000">
            <w:pPr>
              <w:widowControl/>
              <w:jc w:val="center"/>
              <w:rPr>
                <w:rFonts w:eastAsiaTheme="minorEastAsia"/>
                <w:kern w:val="0"/>
                <w:sz w:val="22"/>
                <w:szCs w:val="22"/>
              </w:rPr>
            </w:pPr>
            <w:bookmarkStart w:id="138" w:name="RANGE!B4"/>
            <w:r>
              <w:rPr>
                <w:rFonts w:eastAsiaTheme="minorEastAsia"/>
                <w:kern w:val="0"/>
                <w:sz w:val="22"/>
                <w:szCs w:val="22"/>
              </w:rPr>
              <w:t>X</w:t>
            </w:r>
            <w:bookmarkEnd w:id="138"/>
          </w:p>
        </w:tc>
        <w:tc>
          <w:tcPr>
            <w:tcW w:w="1047" w:type="dxa"/>
            <w:tcBorders>
              <w:top w:val="nil"/>
              <w:left w:val="nil"/>
              <w:bottom w:val="single" w:sz="8" w:space="0" w:color="auto"/>
              <w:right w:val="single" w:sz="8" w:space="0" w:color="auto"/>
            </w:tcBorders>
            <w:vAlign w:val="center"/>
          </w:tcPr>
          <w:p w14:paraId="2EE2476A" w14:textId="77777777" w:rsidR="001C73AA" w:rsidRDefault="001C73AA">
            <w:pPr>
              <w:widowControl/>
              <w:jc w:val="center"/>
              <w:rPr>
                <w:rFonts w:eastAsiaTheme="minorEastAsia"/>
                <w:b/>
                <w:bCs/>
                <w:kern w:val="0"/>
                <w:sz w:val="22"/>
                <w:szCs w:val="22"/>
              </w:rPr>
            </w:pPr>
          </w:p>
        </w:tc>
        <w:tc>
          <w:tcPr>
            <w:tcW w:w="1130" w:type="dxa"/>
            <w:tcBorders>
              <w:top w:val="nil"/>
              <w:left w:val="nil"/>
              <w:bottom w:val="single" w:sz="8" w:space="0" w:color="auto"/>
              <w:right w:val="single" w:sz="8" w:space="0" w:color="auto"/>
            </w:tcBorders>
            <w:vAlign w:val="center"/>
          </w:tcPr>
          <w:p w14:paraId="4C51BF1D" w14:textId="77777777" w:rsidR="001C73AA" w:rsidRDefault="001C73AA">
            <w:pPr>
              <w:widowControl/>
              <w:jc w:val="center"/>
              <w:rPr>
                <w:rFonts w:eastAsiaTheme="minorEastAsia"/>
                <w:b/>
                <w:bCs/>
                <w:kern w:val="0"/>
                <w:sz w:val="22"/>
                <w:szCs w:val="22"/>
              </w:rPr>
            </w:pPr>
          </w:p>
        </w:tc>
        <w:tc>
          <w:tcPr>
            <w:tcW w:w="1339" w:type="dxa"/>
            <w:tcBorders>
              <w:top w:val="nil"/>
              <w:left w:val="nil"/>
              <w:bottom w:val="single" w:sz="8" w:space="0" w:color="auto"/>
              <w:right w:val="single" w:sz="8" w:space="0" w:color="auto"/>
            </w:tcBorders>
            <w:vAlign w:val="center"/>
          </w:tcPr>
          <w:p w14:paraId="4BA339BC" w14:textId="77777777" w:rsidR="001C73AA" w:rsidRDefault="001C73AA">
            <w:pPr>
              <w:widowControl/>
              <w:jc w:val="center"/>
              <w:rPr>
                <w:rFonts w:eastAsiaTheme="minorEastAsia"/>
                <w:b/>
                <w:bCs/>
                <w:kern w:val="0"/>
                <w:sz w:val="22"/>
                <w:szCs w:val="22"/>
              </w:rPr>
            </w:pPr>
          </w:p>
        </w:tc>
        <w:tc>
          <w:tcPr>
            <w:tcW w:w="1399" w:type="dxa"/>
            <w:tcBorders>
              <w:top w:val="nil"/>
              <w:left w:val="nil"/>
              <w:bottom w:val="single" w:sz="8" w:space="0" w:color="auto"/>
              <w:right w:val="single" w:sz="8" w:space="0" w:color="auto"/>
            </w:tcBorders>
            <w:vAlign w:val="center"/>
          </w:tcPr>
          <w:p w14:paraId="72E9007E" w14:textId="77777777" w:rsidR="001C73AA" w:rsidRDefault="001C73AA">
            <w:pPr>
              <w:widowControl/>
              <w:jc w:val="center"/>
              <w:rPr>
                <w:rFonts w:eastAsiaTheme="minorEastAsia"/>
                <w:b/>
                <w:bCs/>
                <w:kern w:val="0"/>
                <w:sz w:val="22"/>
                <w:szCs w:val="22"/>
              </w:rPr>
            </w:pPr>
          </w:p>
        </w:tc>
        <w:tc>
          <w:tcPr>
            <w:tcW w:w="1398" w:type="dxa"/>
            <w:tcBorders>
              <w:top w:val="nil"/>
              <w:left w:val="nil"/>
              <w:bottom w:val="single" w:sz="8" w:space="0" w:color="auto"/>
              <w:right w:val="single" w:sz="8" w:space="0" w:color="auto"/>
            </w:tcBorders>
            <w:vAlign w:val="center"/>
          </w:tcPr>
          <w:p w14:paraId="576699F2" w14:textId="77777777" w:rsidR="001C73AA" w:rsidRDefault="001C73AA">
            <w:pPr>
              <w:widowControl/>
              <w:jc w:val="center"/>
              <w:rPr>
                <w:rFonts w:eastAsiaTheme="minorEastAsia"/>
                <w:b/>
                <w:bCs/>
                <w:kern w:val="0"/>
                <w:sz w:val="22"/>
                <w:szCs w:val="22"/>
              </w:rPr>
            </w:pPr>
          </w:p>
        </w:tc>
      </w:tr>
      <w:tr w:rsidR="001C73AA" w14:paraId="5ADEFC25" w14:textId="77777777">
        <w:trPr>
          <w:trHeight w:val="301"/>
          <w:jc w:val="center"/>
        </w:trPr>
        <w:tc>
          <w:tcPr>
            <w:tcW w:w="1725" w:type="dxa"/>
            <w:tcBorders>
              <w:top w:val="nil"/>
              <w:left w:val="single" w:sz="8" w:space="0" w:color="auto"/>
              <w:bottom w:val="single" w:sz="8" w:space="0" w:color="auto"/>
              <w:right w:val="single" w:sz="8" w:space="0" w:color="auto"/>
            </w:tcBorders>
            <w:vAlign w:val="center"/>
          </w:tcPr>
          <w:p w14:paraId="24685118" w14:textId="77777777" w:rsidR="001C73AA" w:rsidRDefault="00000000">
            <w:pPr>
              <w:widowControl/>
              <w:jc w:val="left"/>
              <w:rPr>
                <w:rFonts w:eastAsiaTheme="minorEastAsia"/>
                <w:kern w:val="0"/>
                <w:sz w:val="22"/>
                <w:szCs w:val="22"/>
              </w:rPr>
            </w:pPr>
            <w:r>
              <w:rPr>
                <w:rFonts w:eastAsiaTheme="minorEastAsia"/>
                <w:kern w:val="0"/>
                <w:sz w:val="22"/>
                <w:szCs w:val="22"/>
              </w:rPr>
              <w:t>一般资料</w:t>
            </w:r>
          </w:p>
        </w:tc>
        <w:tc>
          <w:tcPr>
            <w:tcW w:w="1203" w:type="dxa"/>
            <w:tcBorders>
              <w:top w:val="nil"/>
              <w:left w:val="nil"/>
              <w:bottom w:val="single" w:sz="8" w:space="0" w:color="auto"/>
              <w:right w:val="single" w:sz="8" w:space="0" w:color="auto"/>
            </w:tcBorders>
            <w:vAlign w:val="center"/>
          </w:tcPr>
          <w:p w14:paraId="0A793EF6"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337DFFD6" w14:textId="77777777" w:rsidR="001C73AA" w:rsidRDefault="001C73AA">
            <w:pPr>
              <w:widowControl/>
              <w:jc w:val="center"/>
              <w:rPr>
                <w:rFonts w:eastAsiaTheme="minorEastAsia"/>
                <w:kern w:val="0"/>
                <w:sz w:val="22"/>
                <w:szCs w:val="22"/>
              </w:rPr>
            </w:pPr>
          </w:p>
        </w:tc>
        <w:tc>
          <w:tcPr>
            <w:tcW w:w="1130" w:type="dxa"/>
            <w:tcBorders>
              <w:top w:val="nil"/>
              <w:left w:val="nil"/>
              <w:bottom w:val="single" w:sz="8" w:space="0" w:color="auto"/>
              <w:right w:val="single" w:sz="8" w:space="0" w:color="auto"/>
            </w:tcBorders>
            <w:vAlign w:val="center"/>
          </w:tcPr>
          <w:p w14:paraId="47F7764C" w14:textId="77777777" w:rsidR="001C73AA" w:rsidRDefault="001C73AA">
            <w:pPr>
              <w:widowControl/>
              <w:jc w:val="center"/>
              <w:rPr>
                <w:rFonts w:eastAsiaTheme="minorEastAsia"/>
                <w:kern w:val="0"/>
                <w:sz w:val="22"/>
                <w:szCs w:val="22"/>
              </w:rPr>
            </w:pPr>
          </w:p>
        </w:tc>
        <w:tc>
          <w:tcPr>
            <w:tcW w:w="1339" w:type="dxa"/>
            <w:tcBorders>
              <w:top w:val="nil"/>
              <w:left w:val="nil"/>
              <w:bottom w:val="single" w:sz="8" w:space="0" w:color="auto"/>
              <w:right w:val="single" w:sz="8" w:space="0" w:color="auto"/>
            </w:tcBorders>
            <w:vAlign w:val="center"/>
          </w:tcPr>
          <w:p w14:paraId="766D430A" w14:textId="77777777" w:rsidR="001C73AA" w:rsidRDefault="001C73AA">
            <w:pPr>
              <w:widowControl/>
              <w:jc w:val="center"/>
              <w:rPr>
                <w:rFonts w:eastAsiaTheme="minorEastAsia"/>
                <w:kern w:val="0"/>
                <w:sz w:val="22"/>
                <w:szCs w:val="22"/>
              </w:rPr>
            </w:pPr>
          </w:p>
        </w:tc>
        <w:tc>
          <w:tcPr>
            <w:tcW w:w="1399" w:type="dxa"/>
            <w:tcBorders>
              <w:top w:val="nil"/>
              <w:left w:val="nil"/>
              <w:bottom w:val="single" w:sz="8" w:space="0" w:color="auto"/>
              <w:right w:val="single" w:sz="8" w:space="0" w:color="auto"/>
            </w:tcBorders>
            <w:vAlign w:val="center"/>
          </w:tcPr>
          <w:p w14:paraId="4872C52D" w14:textId="77777777" w:rsidR="001C73AA" w:rsidRDefault="001C73AA">
            <w:pPr>
              <w:widowControl/>
              <w:jc w:val="center"/>
              <w:rPr>
                <w:rFonts w:eastAsiaTheme="minorEastAsia"/>
                <w:kern w:val="0"/>
                <w:sz w:val="22"/>
                <w:szCs w:val="22"/>
              </w:rPr>
            </w:pPr>
          </w:p>
        </w:tc>
        <w:tc>
          <w:tcPr>
            <w:tcW w:w="1398" w:type="dxa"/>
            <w:tcBorders>
              <w:top w:val="nil"/>
              <w:left w:val="nil"/>
              <w:bottom w:val="single" w:sz="8" w:space="0" w:color="auto"/>
              <w:right w:val="single" w:sz="8" w:space="0" w:color="auto"/>
            </w:tcBorders>
            <w:vAlign w:val="center"/>
          </w:tcPr>
          <w:p w14:paraId="176D2388" w14:textId="77777777" w:rsidR="001C73AA" w:rsidRDefault="001C73AA">
            <w:pPr>
              <w:widowControl/>
              <w:jc w:val="center"/>
              <w:rPr>
                <w:rFonts w:eastAsiaTheme="minorEastAsia"/>
                <w:kern w:val="0"/>
                <w:sz w:val="22"/>
                <w:szCs w:val="22"/>
              </w:rPr>
            </w:pPr>
          </w:p>
        </w:tc>
      </w:tr>
      <w:tr w:rsidR="001C73AA" w14:paraId="522E180E" w14:textId="77777777">
        <w:trPr>
          <w:trHeight w:val="301"/>
          <w:jc w:val="center"/>
        </w:trPr>
        <w:tc>
          <w:tcPr>
            <w:tcW w:w="1725" w:type="dxa"/>
            <w:tcBorders>
              <w:top w:val="nil"/>
              <w:left w:val="single" w:sz="8" w:space="0" w:color="auto"/>
              <w:bottom w:val="single" w:sz="8" w:space="0" w:color="auto"/>
              <w:right w:val="single" w:sz="8" w:space="0" w:color="auto"/>
            </w:tcBorders>
            <w:vAlign w:val="center"/>
          </w:tcPr>
          <w:p w14:paraId="76C3367A" w14:textId="77777777" w:rsidR="001C73AA" w:rsidRDefault="00000000">
            <w:pPr>
              <w:widowControl/>
              <w:jc w:val="left"/>
              <w:rPr>
                <w:rFonts w:eastAsiaTheme="minorEastAsia"/>
                <w:kern w:val="0"/>
                <w:sz w:val="22"/>
                <w:szCs w:val="22"/>
              </w:rPr>
            </w:pPr>
            <w:r>
              <w:rPr>
                <w:rFonts w:eastAsiaTheme="minorEastAsia"/>
                <w:kern w:val="0"/>
                <w:sz w:val="22"/>
                <w:szCs w:val="22"/>
              </w:rPr>
              <w:t>生命体征</w:t>
            </w:r>
            <w:r>
              <w:rPr>
                <w:rFonts w:eastAsiaTheme="minorEastAsia"/>
                <w:kern w:val="0"/>
                <w:sz w:val="22"/>
                <w:szCs w:val="22"/>
                <w:vertAlign w:val="superscript"/>
              </w:rPr>
              <w:t>2</w:t>
            </w:r>
          </w:p>
        </w:tc>
        <w:tc>
          <w:tcPr>
            <w:tcW w:w="1203" w:type="dxa"/>
            <w:tcBorders>
              <w:top w:val="nil"/>
              <w:left w:val="nil"/>
              <w:bottom w:val="single" w:sz="8" w:space="0" w:color="auto"/>
              <w:right w:val="single" w:sz="8" w:space="0" w:color="auto"/>
            </w:tcBorders>
            <w:vAlign w:val="center"/>
          </w:tcPr>
          <w:p w14:paraId="66B3F8AB"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07C03B30"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130" w:type="dxa"/>
            <w:tcBorders>
              <w:top w:val="nil"/>
              <w:left w:val="nil"/>
              <w:bottom w:val="single" w:sz="8" w:space="0" w:color="auto"/>
              <w:right w:val="single" w:sz="8" w:space="0" w:color="auto"/>
            </w:tcBorders>
            <w:vAlign w:val="center"/>
          </w:tcPr>
          <w:p w14:paraId="703A4038"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39" w:type="dxa"/>
            <w:tcBorders>
              <w:top w:val="nil"/>
              <w:left w:val="nil"/>
              <w:bottom w:val="single" w:sz="8" w:space="0" w:color="auto"/>
              <w:right w:val="single" w:sz="8" w:space="0" w:color="auto"/>
            </w:tcBorders>
            <w:vAlign w:val="center"/>
          </w:tcPr>
          <w:p w14:paraId="6AA2D051" w14:textId="77777777" w:rsidR="001C73AA" w:rsidRDefault="001C73AA">
            <w:pPr>
              <w:widowControl/>
              <w:jc w:val="center"/>
              <w:rPr>
                <w:rFonts w:eastAsiaTheme="minorEastAsia"/>
                <w:kern w:val="0"/>
                <w:sz w:val="22"/>
                <w:szCs w:val="22"/>
              </w:rPr>
            </w:pPr>
          </w:p>
        </w:tc>
        <w:tc>
          <w:tcPr>
            <w:tcW w:w="1399" w:type="dxa"/>
            <w:tcBorders>
              <w:top w:val="nil"/>
              <w:left w:val="nil"/>
              <w:bottom w:val="single" w:sz="8" w:space="0" w:color="auto"/>
              <w:right w:val="single" w:sz="8" w:space="0" w:color="auto"/>
            </w:tcBorders>
            <w:vAlign w:val="center"/>
          </w:tcPr>
          <w:p w14:paraId="259C132C" w14:textId="77777777" w:rsidR="001C73AA" w:rsidRDefault="001C73AA">
            <w:pPr>
              <w:widowControl/>
              <w:jc w:val="center"/>
              <w:rPr>
                <w:rFonts w:eastAsiaTheme="minorEastAsia"/>
                <w:kern w:val="0"/>
                <w:sz w:val="22"/>
                <w:szCs w:val="22"/>
              </w:rPr>
            </w:pPr>
          </w:p>
        </w:tc>
        <w:tc>
          <w:tcPr>
            <w:tcW w:w="1398" w:type="dxa"/>
            <w:tcBorders>
              <w:top w:val="nil"/>
              <w:left w:val="nil"/>
              <w:bottom w:val="single" w:sz="8" w:space="0" w:color="auto"/>
              <w:right w:val="single" w:sz="8" w:space="0" w:color="auto"/>
            </w:tcBorders>
            <w:vAlign w:val="center"/>
          </w:tcPr>
          <w:p w14:paraId="589FF844" w14:textId="77777777" w:rsidR="001C73AA" w:rsidRDefault="001C73AA">
            <w:pPr>
              <w:widowControl/>
              <w:jc w:val="center"/>
              <w:rPr>
                <w:rFonts w:eastAsiaTheme="minorEastAsia"/>
                <w:kern w:val="0"/>
                <w:sz w:val="22"/>
                <w:szCs w:val="22"/>
              </w:rPr>
            </w:pPr>
          </w:p>
        </w:tc>
      </w:tr>
      <w:tr w:rsidR="001C73AA" w14:paraId="2D20D3A5" w14:textId="77777777">
        <w:trPr>
          <w:trHeight w:val="301"/>
          <w:jc w:val="center"/>
        </w:trPr>
        <w:tc>
          <w:tcPr>
            <w:tcW w:w="1725" w:type="dxa"/>
            <w:tcBorders>
              <w:top w:val="nil"/>
              <w:left w:val="single" w:sz="8" w:space="0" w:color="auto"/>
              <w:bottom w:val="single" w:sz="8" w:space="0" w:color="auto"/>
              <w:right w:val="single" w:sz="8" w:space="0" w:color="auto"/>
            </w:tcBorders>
            <w:vAlign w:val="center"/>
          </w:tcPr>
          <w:p w14:paraId="104DCD0E" w14:textId="77777777" w:rsidR="001C73AA" w:rsidRDefault="00000000">
            <w:pPr>
              <w:widowControl/>
              <w:jc w:val="left"/>
              <w:rPr>
                <w:rFonts w:eastAsiaTheme="minorEastAsia"/>
                <w:kern w:val="0"/>
                <w:sz w:val="22"/>
                <w:szCs w:val="22"/>
              </w:rPr>
            </w:pPr>
            <w:r>
              <w:rPr>
                <w:rFonts w:eastAsiaTheme="minorEastAsia"/>
                <w:kern w:val="0"/>
                <w:sz w:val="22"/>
                <w:szCs w:val="22"/>
              </w:rPr>
              <w:t>既往病史</w:t>
            </w:r>
          </w:p>
        </w:tc>
        <w:tc>
          <w:tcPr>
            <w:tcW w:w="1203" w:type="dxa"/>
            <w:tcBorders>
              <w:top w:val="nil"/>
              <w:left w:val="nil"/>
              <w:bottom w:val="single" w:sz="8" w:space="0" w:color="auto"/>
              <w:right w:val="single" w:sz="8" w:space="0" w:color="auto"/>
            </w:tcBorders>
            <w:vAlign w:val="center"/>
          </w:tcPr>
          <w:p w14:paraId="1434511F"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355114BC" w14:textId="77777777" w:rsidR="001C73AA" w:rsidRDefault="001C73AA">
            <w:pPr>
              <w:widowControl/>
              <w:jc w:val="center"/>
              <w:rPr>
                <w:rFonts w:eastAsiaTheme="minorEastAsia"/>
                <w:kern w:val="0"/>
                <w:sz w:val="22"/>
                <w:szCs w:val="22"/>
              </w:rPr>
            </w:pPr>
          </w:p>
        </w:tc>
        <w:tc>
          <w:tcPr>
            <w:tcW w:w="1130" w:type="dxa"/>
            <w:tcBorders>
              <w:top w:val="nil"/>
              <w:left w:val="nil"/>
              <w:bottom w:val="single" w:sz="8" w:space="0" w:color="auto"/>
              <w:right w:val="single" w:sz="8" w:space="0" w:color="auto"/>
            </w:tcBorders>
            <w:vAlign w:val="center"/>
          </w:tcPr>
          <w:p w14:paraId="23DC5DDB" w14:textId="77777777" w:rsidR="001C73AA" w:rsidRDefault="001C73AA">
            <w:pPr>
              <w:widowControl/>
              <w:jc w:val="center"/>
              <w:rPr>
                <w:rFonts w:eastAsiaTheme="minorEastAsia"/>
                <w:kern w:val="0"/>
                <w:sz w:val="22"/>
                <w:szCs w:val="22"/>
              </w:rPr>
            </w:pPr>
          </w:p>
        </w:tc>
        <w:tc>
          <w:tcPr>
            <w:tcW w:w="1339" w:type="dxa"/>
            <w:tcBorders>
              <w:top w:val="nil"/>
              <w:left w:val="nil"/>
              <w:bottom w:val="single" w:sz="8" w:space="0" w:color="auto"/>
              <w:right w:val="single" w:sz="8" w:space="0" w:color="auto"/>
            </w:tcBorders>
            <w:vAlign w:val="center"/>
          </w:tcPr>
          <w:p w14:paraId="7F0ACE0B" w14:textId="77777777" w:rsidR="001C73AA" w:rsidRDefault="001C73AA">
            <w:pPr>
              <w:widowControl/>
              <w:jc w:val="center"/>
              <w:rPr>
                <w:rFonts w:eastAsiaTheme="minorEastAsia"/>
                <w:kern w:val="0"/>
                <w:sz w:val="22"/>
                <w:szCs w:val="22"/>
              </w:rPr>
            </w:pPr>
          </w:p>
        </w:tc>
        <w:tc>
          <w:tcPr>
            <w:tcW w:w="1399" w:type="dxa"/>
            <w:tcBorders>
              <w:top w:val="nil"/>
              <w:left w:val="nil"/>
              <w:bottom w:val="single" w:sz="8" w:space="0" w:color="auto"/>
              <w:right w:val="single" w:sz="8" w:space="0" w:color="auto"/>
            </w:tcBorders>
            <w:vAlign w:val="center"/>
          </w:tcPr>
          <w:p w14:paraId="26A3464B" w14:textId="77777777" w:rsidR="001C73AA" w:rsidRDefault="001C73AA">
            <w:pPr>
              <w:widowControl/>
              <w:jc w:val="center"/>
              <w:rPr>
                <w:rFonts w:eastAsiaTheme="minorEastAsia"/>
                <w:kern w:val="0"/>
                <w:sz w:val="22"/>
                <w:szCs w:val="22"/>
              </w:rPr>
            </w:pPr>
          </w:p>
        </w:tc>
        <w:tc>
          <w:tcPr>
            <w:tcW w:w="1398" w:type="dxa"/>
            <w:tcBorders>
              <w:top w:val="nil"/>
              <w:left w:val="nil"/>
              <w:bottom w:val="single" w:sz="8" w:space="0" w:color="auto"/>
              <w:right w:val="single" w:sz="8" w:space="0" w:color="auto"/>
            </w:tcBorders>
            <w:vAlign w:val="center"/>
          </w:tcPr>
          <w:p w14:paraId="4E36147F" w14:textId="77777777" w:rsidR="001C73AA" w:rsidRDefault="001C73AA">
            <w:pPr>
              <w:widowControl/>
              <w:jc w:val="center"/>
              <w:rPr>
                <w:rFonts w:eastAsiaTheme="minorEastAsia"/>
                <w:kern w:val="0"/>
                <w:sz w:val="22"/>
                <w:szCs w:val="22"/>
              </w:rPr>
            </w:pPr>
          </w:p>
        </w:tc>
      </w:tr>
      <w:tr w:rsidR="001C73AA" w14:paraId="3480F1C0" w14:textId="77777777">
        <w:trPr>
          <w:trHeight w:val="350"/>
          <w:jc w:val="center"/>
        </w:trPr>
        <w:tc>
          <w:tcPr>
            <w:tcW w:w="1725" w:type="dxa"/>
            <w:tcBorders>
              <w:top w:val="nil"/>
              <w:left w:val="single" w:sz="8" w:space="0" w:color="auto"/>
              <w:bottom w:val="single" w:sz="8" w:space="0" w:color="auto"/>
              <w:right w:val="single" w:sz="8" w:space="0" w:color="auto"/>
            </w:tcBorders>
            <w:vAlign w:val="center"/>
          </w:tcPr>
          <w:p w14:paraId="12384663" w14:textId="77777777" w:rsidR="001C73AA" w:rsidRDefault="00000000">
            <w:pPr>
              <w:widowControl/>
              <w:jc w:val="left"/>
              <w:rPr>
                <w:rFonts w:eastAsiaTheme="minorEastAsia"/>
                <w:kern w:val="0"/>
                <w:sz w:val="22"/>
                <w:szCs w:val="22"/>
              </w:rPr>
            </w:pPr>
            <w:r>
              <w:rPr>
                <w:rFonts w:eastAsiaTheme="minorEastAsia"/>
                <w:kern w:val="0"/>
                <w:sz w:val="22"/>
                <w:szCs w:val="22"/>
              </w:rPr>
              <w:t>入</w:t>
            </w:r>
            <w:r>
              <w:rPr>
                <w:rFonts w:eastAsiaTheme="minorEastAsia"/>
                <w:kern w:val="0"/>
                <w:sz w:val="22"/>
                <w:szCs w:val="22"/>
              </w:rPr>
              <w:t>/</w:t>
            </w:r>
            <w:r>
              <w:rPr>
                <w:rFonts w:eastAsiaTheme="minorEastAsia"/>
                <w:kern w:val="0"/>
                <w:sz w:val="22"/>
                <w:szCs w:val="22"/>
              </w:rPr>
              <w:t>排标准评估</w:t>
            </w:r>
          </w:p>
        </w:tc>
        <w:tc>
          <w:tcPr>
            <w:tcW w:w="1203" w:type="dxa"/>
            <w:tcBorders>
              <w:top w:val="nil"/>
              <w:left w:val="nil"/>
              <w:bottom w:val="single" w:sz="8" w:space="0" w:color="auto"/>
              <w:right w:val="single" w:sz="8" w:space="0" w:color="auto"/>
            </w:tcBorders>
            <w:vAlign w:val="center"/>
          </w:tcPr>
          <w:p w14:paraId="6364454E"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13AAC64F"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130" w:type="dxa"/>
            <w:tcBorders>
              <w:top w:val="nil"/>
              <w:left w:val="nil"/>
              <w:bottom w:val="single" w:sz="8" w:space="0" w:color="auto"/>
              <w:right w:val="single" w:sz="8" w:space="0" w:color="auto"/>
            </w:tcBorders>
            <w:vAlign w:val="center"/>
          </w:tcPr>
          <w:p w14:paraId="5F062FC9" w14:textId="77777777" w:rsidR="001C73AA" w:rsidRDefault="001C73AA">
            <w:pPr>
              <w:widowControl/>
              <w:jc w:val="center"/>
              <w:rPr>
                <w:rFonts w:eastAsiaTheme="minorEastAsia"/>
                <w:kern w:val="0"/>
                <w:sz w:val="22"/>
                <w:szCs w:val="22"/>
              </w:rPr>
            </w:pPr>
          </w:p>
        </w:tc>
        <w:tc>
          <w:tcPr>
            <w:tcW w:w="1339" w:type="dxa"/>
            <w:tcBorders>
              <w:top w:val="nil"/>
              <w:left w:val="nil"/>
              <w:bottom w:val="single" w:sz="8" w:space="0" w:color="auto"/>
              <w:right w:val="single" w:sz="8" w:space="0" w:color="auto"/>
            </w:tcBorders>
            <w:vAlign w:val="center"/>
          </w:tcPr>
          <w:p w14:paraId="46809EB0" w14:textId="77777777" w:rsidR="001C73AA" w:rsidRDefault="001C73AA">
            <w:pPr>
              <w:widowControl/>
              <w:jc w:val="center"/>
              <w:rPr>
                <w:rFonts w:eastAsiaTheme="minorEastAsia"/>
                <w:kern w:val="0"/>
                <w:sz w:val="22"/>
                <w:szCs w:val="22"/>
              </w:rPr>
            </w:pPr>
          </w:p>
        </w:tc>
        <w:tc>
          <w:tcPr>
            <w:tcW w:w="1399" w:type="dxa"/>
            <w:tcBorders>
              <w:top w:val="nil"/>
              <w:left w:val="nil"/>
              <w:bottom w:val="single" w:sz="8" w:space="0" w:color="auto"/>
              <w:right w:val="single" w:sz="8" w:space="0" w:color="auto"/>
            </w:tcBorders>
            <w:vAlign w:val="center"/>
          </w:tcPr>
          <w:p w14:paraId="404C988D" w14:textId="77777777" w:rsidR="001C73AA" w:rsidRDefault="001C73AA">
            <w:pPr>
              <w:widowControl/>
              <w:jc w:val="center"/>
              <w:rPr>
                <w:rFonts w:eastAsiaTheme="minorEastAsia"/>
                <w:kern w:val="0"/>
                <w:sz w:val="22"/>
                <w:szCs w:val="22"/>
              </w:rPr>
            </w:pPr>
          </w:p>
        </w:tc>
        <w:tc>
          <w:tcPr>
            <w:tcW w:w="1398" w:type="dxa"/>
            <w:tcBorders>
              <w:top w:val="nil"/>
              <w:left w:val="nil"/>
              <w:bottom w:val="single" w:sz="8" w:space="0" w:color="auto"/>
              <w:right w:val="single" w:sz="8" w:space="0" w:color="auto"/>
            </w:tcBorders>
            <w:vAlign w:val="center"/>
          </w:tcPr>
          <w:p w14:paraId="5080B563" w14:textId="77777777" w:rsidR="001C73AA" w:rsidRDefault="001C73AA">
            <w:pPr>
              <w:widowControl/>
              <w:jc w:val="center"/>
              <w:rPr>
                <w:rFonts w:eastAsiaTheme="minorEastAsia"/>
                <w:kern w:val="0"/>
                <w:sz w:val="22"/>
                <w:szCs w:val="22"/>
              </w:rPr>
            </w:pPr>
          </w:p>
        </w:tc>
      </w:tr>
      <w:tr w:rsidR="001C73AA" w14:paraId="385B49A3" w14:textId="77777777">
        <w:trPr>
          <w:trHeight w:val="342"/>
          <w:jc w:val="center"/>
        </w:trPr>
        <w:tc>
          <w:tcPr>
            <w:tcW w:w="1725" w:type="dxa"/>
            <w:tcBorders>
              <w:top w:val="nil"/>
              <w:left w:val="single" w:sz="8" w:space="0" w:color="auto"/>
              <w:bottom w:val="single" w:sz="8" w:space="0" w:color="auto"/>
              <w:right w:val="single" w:sz="8" w:space="0" w:color="auto"/>
            </w:tcBorders>
            <w:vAlign w:val="center"/>
          </w:tcPr>
          <w:p w14:paraId="4B27D2DD" w14:textId="77777777" w:rsidR="001C73AA" w:rsidRDefault="00000000">
            <w:pPr>
              <w:widowControl/>
              <w:jc w:val="left"/>
              <w:rPr>
                <w:rFonts w:eastAsiaTheme="minorEastAsia"/>
                <w:kern w:val="0"/>
                <w:sz w:val="22"/>
                <w:szCs w:val="22"/>
              </w:rPr>
            </w:pPr>
            <w:r>
              <w:rPr>
                <w:rFonts w:eastAsiaTheme="minorEastAsia"/>
                <w:kern w:val="0"/>
                <w:sz w:val="22"/>
                <w:szCs w:val="22"/>
              </w:rPr>
              <w:t>血常规</w:t>
            </w:r>
            <w:r>
              <w:rPr>
                <w:rFonts w:eastAsiaTheme="minorEastAsia"/>
                <w:kern w:val="0"/>
                <w:sz w:val="22"/>
                <w:szCs w:val="22"/>
                <w:vertAlign w:val="superscript"/>
              </w:rPr>
              <w:t>3</w:t>
            </w:r>
          </w:p>
        </w:tc>
        <w:tc>
          <w:tcPr>
            <w:tcW w:w="1203" w:type="dxa"/>
            <w:tcBorders>
              <w:top w:val="nil"/>
              <w:left w:val="nil"/>
              <w:bottom w:val="single" w:sz="8" w:space="0" w:color="auto"/>
              <w:right w:val="single" w:sz="8" w:space="0" w:color="auto"/>
            </w:tcBorders>
            <w:vAlign w:val="center"/>
          </w:tcPr>
          <w:p w14:paraId="741332C7"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65BF0158" w14:textId="77777777" w:rsidR="001C73AA" w:rsidRDefault="001C73AA">
            <w:pPr>
              <w:widowControl/>
              <w:jc w:val="center"/>
              <w:rPr>
                <w:rFonts w:eastAsiaTheme="minorEastAsia"/>
                <w:kern w:val="0"/>
                <w:sz w:val="22"/>
                <w:szCs w:val="22"/>
              </w:rPr>
            </w:pPr>
          </w:p>
        </w:tc>
        <w:tc>
          <w:tcPr>
            <w:tcW w:w="1130" w:type="dxa"/>
            <w:tcBorders>
              <w:top w:val="nil"/>
              <w:left w:val="nil"/>
              <w:bottom w:val="single" w:sz="8" w:space="0" w:color="auto"/>
              <w:right w:val="single" w:sz="8" w:space="0" w:color="auto"/>
            </w:tcBorders>
            <w:vAlign w:val="center"/>
          </w:tcPr>
          <w:p w14:paraId="4675F3FA"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39" w:type="dxa"/>
            <w:tcBorders>
              <w:top w:val="nil"/>
              <w:left w:val="nil"/>
              <w:bottom w:val="single" w:sz="8" w:space="0" w:color="auto"/>
              <w:right w:val="single" w:sz="8" w:space="0" w:color="auto"/>
            </w:tcBorders>
            <w:vAlign w:val="center"/>
          </w:tcPr>
          <w:p w14:paraId="3E6D9509" w14:textId="77777777" w:rsidR="001C73AA" w:rsidRDefault="001C73AA">
            <w:pPr>
              <w:widowControl/>
              <w:jc w:val="center"/>
              <w:rPr>
                <w:rFonts w:eastAsiaTheme="minorEastAsia"/>
                <w:kern w:val="0"/>
                <w:sz w:val="22"/>
                <w:szCs w:val="22"/>
              </w:rPr>
            </w:pPr>
          </w:p>
        </w:tc>
        <w:tc>
          <w:tcPr>
            <w:tcW w:w="1399" w:type="dxa"/>
            <w:tcBorders>
              <w:top w:val="nil"/>
              <w:left w:val="nil"/>
              <w:bottom w:val="single" w:sz="8" w:space="0" w:color="auto"/>
              <w:right w:val="single" w:sz="8" w:space="0" w:color="auto"/>
            </w:tcBorders>
            <w:vAlign w:val="center"/>
          </w:tcPr>
          <w:p w14:paraId="0E15E58B" w14:textId="77777777" w:rsidR="001C73AA" w:rsidRDefault="001C73AA">
            <w:pPr>
              <w:widowControl/>
              <w:jc w:val="center"/>
              <w:rPr>
                <w:rFonts w:eastAsiaTheme="minorEastAsia"/>
                <w:kern w:val="0"/>
                <w:sz w:val="22"/>
                <w:szCs w:val="22"/>
              </w:rPr>
            </w:pPr>
          </w:p>
        </w:tc>
        <w:tc>
          <w:tcPr>
            <w:tcW w:w="1398" w:type="dxa"/>
            <w:tcBorders>
              <w:top w:val="nil"/>
              <w:left w:val="nil"/>
              <w:bottom w:val="single" w:sz="8" w:space="0" w:color="auto"/>
              <w:right w:val="single" w:sz="8" w:space="0" w:color="auto"/>
            </w:tcBorders>
            <w:vAlign w:val="center"/>
          </w:tcPr>
          <w:p w14:paraId="01039214" w14:textId="77777777" w:rsidR="001C73AA" w:rsidRDefault="001C73AA">
            <w:pPr>
              <w:widowControl/>
              <w:jc w:val="center"/>
              <w:rPr>
                <w:rFonts w:eastAsiaTheme="minorEastAsia"/>
                <w:kern w:val="0"/>
                <w:sz w:val="22"/>
                <w:szCs w:val="22"/>
              </w:rPr>
            </w:pPr>
          </w:p>
        </w:tc>
      </w:tr>
      <w:tr w:rsidR="001C73AA" w14:paraId="5CD64C00" w14:textId="77777777">
        <w:trPr>
          <w:trHeight w:val="342"/>
          <w:jc w:val="center"/>
        </w:trPr>
        <w:tc>
          <w:tcPr>
            <w:tcW w:w="1725" w:type="dxa"/>
            <w:tcBorders>
              <w:top w:val="nil"/>
              <w:left w:val="single" w:sz="8" w:space="0" w:color="auto"/>
              <w:bottom w:val="single" w:sz="8" w:space="0" w:color="auto"/>
              <w:right w:val="single" w:sz="8" w:space="0" w:color="auto"/>
            </w:tcBorders>
            <w:vAlign w:val="center"/>
          </w:tcPr>
          <w:p w14:paraId="757BB492" w14:textId="77777777" w:rsidR="001C73AA" w:rsidRDefault="00000000">
            <w:pPr>
              <w:widowControl/>
              <w:jc w:val="left"/>
              <w:rPr>
                <w:rFonts w:eastAsiaTheme="minorEastAsia"/>
                <w:kern w:val="0"/>
                <w:sz w:val="22"/>
                <w:szCs w:val="22"/>
              </w:rPr>
            </w:pPr>
            <w:r>
              <w:rPr>
                <w:rFonts w:eastAsiaTheme="minorEastAsia"/>
                <w:kern w:val="0"/>
                <w:sz w:val="22"/>
                <w:szCs w:val="22"/>
              </w:rPr>
              <w:t>血生化</w:t>
            </w:r>
            <w:r>
              <w:rPr>
                <w:rFonts w:eastAsiaTheme="minorEastAsia"/>
                <w:kern w:val="0"/>
                <w:sz w:val="22"/>
                <w:szCs w:val="22"/>
                <w:vertAlign w:val="superscript"/>
              </w:rPr>
              <w:t>4</w:t>
            </w:r>
          </w:p>
        </w:tc>
        <w:tc>
          <w:tcPr>
            <w:tcW w:w="1203" w:type="dxa"/>
            <w:tcBorders>
              <w:top w:val="nil"/>
              <w:left w:val="nil"/>
              <w:bottom w:val="single" w:sz="8" w:space="0" w:color="auto"/>
              <w:right w:val="single" w:sz="8" w:space="0" w:color="auto"/>
            </w:tcBorders>
            <w:vAlign w:val="center"/>
          </w:tcPr>
          <w:p w14:paraId="6DF394B0"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30ED7264" w14:textId="77777777" w:rsidR="001C73AA" w:rsidRDefault="001C73AA">
            <w:pPr>
              <w:widowControl/>
              <w:jc w:val="center"/>
              <w:rPr>
                <w:rFonts w:eastAsiaTheme="minorEastAsia"/>
                <w:kern w:val="0"/>
                <w:sz w:val="22"/>
                <w:szCs w:val="22"/>
              </w:rPr>
            </w:pPr>
          </w:p>
        </w:tc>
        <w:tc>
          <w:tcPr>
            <w:tcW w:w="1130" w:type="dxa"/>
            <w:tcBorders>
              <w:top w:val="nil"/>
              <w:left w:val="nil"/>
              <w:bottom w:val="single" w:sz="8" w:space="0" w:color="auto"/>
              <w:right w:val="single" w:sz="8" w:space="0" w:color="auto"/>
            </w:tcBorders>
            <w:vAlign w:val="center"/>
          </w:tcPr>
          <w:p w14:paraId="3E703984"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39" w:type="dxa"/>
            <w:tcBorders>
              <w:top w:val="nil"/>
              <w:left w:val="nil"/>
              <w:bottom w:val="single" w:sz="8" w:space="0" w:color="auto"/>
              <w:right w:val="single" w:sz="8" w:space="0" w:color="auto"/>
            </w:tcBorders>
            <w:vAlign w:val="center"/>
          </w:tcPr>
          <w:p w14:paraId="04286C4C" w14:textId="77777777" w:rsidR="001C73AA" w:rsidRDefault="001C73AA">
            <w:pPr>
              <w:widowControl/>
              <w:jc w:val="center"/>
              <w:rPr>
                <w:rFonts w:eastAsiaTheme="minorEastAsia"/>
                <w:kern w:val="0"/>
                <w:sz w:val="22"/>
                <w:szCs w:val="22"/>
              </w:rPr>
            </w:pPr>
          </w:p>
        </w:tc>
        <w:tc>
          <w:tcPr>
            <w:tcW w:w="1399" w:type="dxa"/>
            <w:tcBorders>
              <w:top w:val="nil"/>
              <w:left w:val="nil"/>
              <w:bottom w:val="single" w:sz="8" w:space="0" w:color="auto"/>
              <w:right w:val="single" w:sz="8" w:space="0" w:color="auto"/>
            </w:tcBorders>
            <w:vAlign w:val="center"/>
          </w:tcPr>
          <w:p w14:paraId="392AE8AC" w14:textId="77777777" w:rsidR="001C73AA" w:rsidRDefault="001C73AA">
            <w:pPr>
              <w:widowControl/>
              <w:jc w:val="center"/>
              <w:rPr>
                <w:rFonts w:eastAsiaTheme="minorEastAsia"/>
                <w:kern w:val="0"/>
                <w:sz w:val="22"/>
                <w:szCs w:val="22"/>
              </w:rPr>
            </w:pPr>
          </w:p>
        </w:tc>
        <w:tc>
          <w:tcPr>
            <w:tcW w:w="1398" w:type="dxa"/>
            <w:tcBorders>
              <w:top w:val="nil"/>
              <w:left w:val="nil"/>
              <w:bottom w:val="single" w:sz="8" w:space="0" w:color="auto"/>
              <w:right w:val="single" w:sz="8" w:space="0" w:color="auto"/>
            </w:tcBorders>
            <w:vAlign w:val="center"/>
          </w:tcPr>
          <w:p w14:paraId="3405E1FF" w14:textId="77777777" w:rsidR="001C73AA" w:rsidRDefault="001C73AA">
            <w:pPr>
              <w:widowControl/>
              <w:jc w:val="center"/>
              <w:rPr>
                <w:rFonts w:eastAsiaTheme="minorEastAsia"/>
                <w:kern w:val="0"/>
                <w:sz w:val="22"/>
                <w:szCs w:val="22"/>
              </w:rPr>
            </w:pPr>
          </w:p>
        </w:tc>
      </w:tr>
      <w:tr w:rsidR="001C73AA" w14:paraId="10A19426" w14:textId="77777777">
        <w:trPr>
          <w:trHeight w:val="342"/>
          <w:jc w:val="center"/>
        </w:trPr>
        <w:tc>
          <w:tcPr>
            <w:tcW w:w="1725" w:type="dxa"/>
            <w:tcBorders>
              <w:top w:val="nil"/>
              <w:left w:val="single" w:sz="8" w:space="0" w:color="auto"/>
              <w:bottom w:val="single" w:sz="8" w:space="0" w:color="auto"/>
              <w:right w:val="single" w:sz="8" w:space="0" w:color="auto"/>
            </w:tcBorders>
            <w:vAlign w:val="center"/>
          </w:tcPr>
          <w:p w14:paraId="57F50603" w14:textId="77777777" w:rsidR="001C73AA" w:rsidRDefault="00000000">
            <w:pPr>
              <w:widowControl/>
              <w:jc w:val="left"/>
              <w:rPr>
                <w:rFonts w:eastAsiaTheme="minorEastAsia"/>
                <w:kern w:val="0"/>
                <w:sz w:val="22"/>
                <w:szCs w:val="22"/>
              </w:rPr>
            </w:pPr>
            <w:r>
              <w:rPr>
                <w:rFonts w:eastAsiaTheme="minorEastAsia"/>
                <w:kern w:val="0"/>
                <w:sz w:val="22"/>
                <w:szCs w:val="22"/>
              </w:rPr>
              <w:t>妊娠试验</w:t>
            </w:r>
            <w:r>
              <w:rPr>
                <w:rFonts w:eastAsiaTheme="minorEastAsia"/>
                <w:kern w:val="0"/>
                <w:sz w:val="22"/>
                <w:szCs w:val="22"/>
                <w:vertAlign w:val="superscript"/>
              </w:rPr>
              <w:t>5</w:t>
            </w:r>
          </w:p>
        </w:tc>
        <w:tc>
          <w:tcPr>
            <w:tcW w:w="1203" w:type="dxa"/>
            <w:tcBorders>
              <w:top w:val="nil"/>
              <w:left w:val="nil"/>
              <w:bottom w:val="single" w:sz="8" w:space="0" w:color="auto"/>
              <w:right w:val="single" w:sz="8" w:space="0" w:color="auto"/>
            </w:tcBorders>
            <w:vAlign w:val="center"/>
          </w:tcPr>
          <w:p w14:paraId="7FFD0EC1"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7A27BE52" w14:textId="77777777" w:rsidR="001C73AA" w:rsidRDefault="001C73AA">
            <w:pPr>
              <w:widowControl/>
              <w:jc w:val="center"/>
              <w:rPr>
                <w:rFonts w:eastAsiaTheme="minorEastAsia"/>
                <w:kern w:val="0"/>
                <w:sz w:val="22"/>
                <w:szCs w:val="22"/>
              </w:rPr>
            </w:pPr>
          </w:p>
        </w:tc>
        <w:tc>
          <w:tcPr>
            <w:tcW w:w="1130" w:type="dxa"/>
            <w:tcBorders>
              <w:top w:val="nil"/>
              <w:left w:val="nil"/>
              <w:bottom w:val="single" w:sz="8" w:space="0" w:color="auto"/>
              <w:right w:val="single" w:sz="8" w:space="0" w:color="auto"/>
            </w:tcBorders>
            <w:vAlign w:val="center"/>
          </w:tcPr>
          <w:p w14:paraId="6DC19FE6" w14:textId="77777777" w:rsidR="001C73AA" w:rsidRDefault="001C73AA">
            <w:pPr>
              <w:widowControl/>
              <w:jc w:val="center"/>
              <w:rPr>
                <w:rFonts w:eastAsiaTheme="minorEastAsia"/>
                <w:kern w:val="0"/>
                <w:sz w:val="22"/>
                <w:szCs w:val="22"/>
              </w:rPr>
            </w:pPr>
          </w:p>
        </w:tc>
        <w:tc>
          <w:tcPr>
            <w:tcW w:w="1339" w:type="dxa"/>
            <w:tcBorders>
              <w:top w:val="nil"/>
              <w:left w:val="nil"/>
              <w:bottom w:val="single" w:sz="8" w:space="0" w:color="auto"/>
              <w:right w:val="single" w:sz="8" w:space="0" w:color="auto"/>
            </w:tcBorders>
            <w:vAlign w:val="center"/>
          </w:tcPr>
          <w:p w14:paraId="36EAC8E5" w14:textId="77777777" w:rsidR="001C73AA" w:rsidRDefault="001C73AA">
            <w:pPr>
              <w:widowControl/>
              <w:jc w:val="center"/>
              <w:rPr>
                <w:rFonts w:eastAsiaTheme="minorEastAsia"/>
                <w:kern w:val="0"/>
                <w:sz w:val="22"/>
                <w:szCs w:val="22"/>
              </w:rPr>
            </w:pPr>
          </w:p>
        </w:tc>
        <w:tc>
          <w:tcPr>
            <w:tcW w:w="1399" w:type="dxa"/>
            <w:tcBorders>
              <w:top w:val="nil"/>
              <w:left w:val="nil"/>
              <w:bottom w:val="single" w:sz="8" w:space="0" w:color="auto"/>
              <w:right w:val="single" w:sz="8" w:space="0" w:color="auto"/>
            </w:tcBorders>
            <w:vAlign w:val="center"/>
          </w:tcPr>
          <w:p w14:paraId="1AC04689" w14:textId="77777777" w:rsidR="001C73AA" w:rsidRDefault="001C73AA">
            <w:pPr>
              <w:widowControl/>
              <w:jc w:val="center"/>
              <w:rPr>
                <w:rFonts w:eastAsiaTheme="minorEastAsia"/>
                <w:kern w:val="0"/>
                <w:sz w:val="22"/>
                <w:szCs w:val="22"/>
              </w:rPr>
            </w:pPr>
          </w:p>
        </w:tc>
        <w:tc>
          <w:tcPr>
            <w:tcW w:w="1398" w:type="dxa"/>
            <w:tcBorders>
              <w:top w:val="nil"/>
              <w:left w:val="nil"/>
              <w:bottom w:val="single" w:sz="8" w:space="0" w:color="auto"/>
              <w:right w:val="single" w:sz="8" w:space="0" w:color="auto"/>
            </w:tcBorders>
            <w:vAlign w:val="center"/>
          </w:tcPr>
          <w:p w14:paraId="0D40568B" w14:textId="77777777" w:rsidR="001C73AA" w:rsidRDefault="001C73AA">
            <w:pPr>
              <w:widowControl/>
              <w:jc w:val="center"/>
              <w:rPr>
                <w:rFonts w:eastAsiaTheme="minorEastAsia"/>
                <w:kern w:val="0"/>
                <w:sz w:val="22"/>
                <w:szCs w:val="22"/>
              </w:rPr>
            </w:pPr>
          </w:p>
        </w:tc>
      </w:tr>
      <w:tr w:rsidR="001C73AA" w14:paraId="5D3C0F6F" w14:textId="77777777">
        <w:trPr>
          <w:trHeight w:val="342"/>
          <w:jc w:val="center"/>
        </w:trPr>
        <w:tc>
          <w:tcPr>
            <w:tcW w:w="1725" w:type="dxa"/>
            <w:tcBorders>
              <w:top w:val="nil"/>
              <w:left w:val="single" w:sz="8" w:space="0" w:color="auto"/>
              <w:bottom w:val="single" w:sz="8" w:space="0" w:color="auto"/>
              <w:right w:val="single" w:sz="8" w:space="0" w:color="auto"/>
            </w:tcBorders>
            <w:vAlign w:val="center"/>
          </w:tcPr>
          <w:p w14:paraId="6D74AE88" w14:textId="77777777" w:rsidR="001C73AA" w:rsidRDefault="00000000">
            <w:pPr>
              <w:widowControl/>
              <w:jc w:val="left"/>
              <w:rPr>
                <w:rFonts w:eastAsiaTheme="minorEastAsia"/>
                <w:kern w:val="0"/>
                <w:sz w:val="22"/>
                <w:szCs w:val="22"/>
              </w:rPr>
            </w:pPr>
            <w:r>
              <w:rPr>
                <w:rFonts w:eastAsiaTheme="minorEastAsia"/>
                <w:kern w:val="0"/>
                <w:sz w:val="22"/>
                <w:szCs w:val="22"/>
              </w:rPr>
              <w:t>凝血</w:t>
            </w:r>
            <w:r>
              <w:rPr>
                <w:rFonts w:eastAsiaTheme="minorEastAsia" w:hint="eastAsia"/>
                <w:kern w:val="0"/>
                <w:sz w:val="22"/>
                <w:szCs w:val="22"/>
              </w:rPr>
              <w:t>功能</w:t>
            </w:r>
            <w:r>
              <w:rPr>
                <w:rFonts w:eastAsiaTheme="minorEastAsia"/>
                <w:kern w:val="0"/>
                <w:sz w:val="22"/>
                <w:szCs w:val="22"/>
                <w:vertAlign w:val="superscript"/>
              </w:rPr>
              <w:t>6</w:t>
            </w:r>
          </w:p>
        </w:tc>
        <w:tc>
          <w:tcPr>
            <w:tcW w:w="1203" w:type="dxa"/>
            <w:tcBorders>
              <w:top w:val="nil"/>
              <w:left w:val="nil"/>
              <w:bottom w:val="single" w:sz="8" w:space="0" w:color="auto"/>
              <w:right w:val="single" w:sz="8" w:space="0" w:color="auto"/>
            </w:tcBorders>
            <w:vAlign w:val="center"/>
          </w:tcPr>
          <w:p w14:paraId="214FAC80"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6BB2203D" w14:textId="77777777" w:rsidR="001C73AA" w:rsidRDefault="00000000">
            <w:pPr>
              <w:widowControl/>
              <w:jc w:val="center"/>
              <w:rPr>
                <w:rFonts w:eastAsiaTheme="minorEastAsia"/>
                <w:kern w:val="0"/>
                <w:sz w:val="22"/>
                <w:szCs w:val="22"/>
              </w:rPr>
            </w:pPr>
            <w:r>
              <w:rPr>
                <w:rFonts w:eastAsiaTheme="minorEastAsia" w:hint="eastAsia"/>
                <w:kern w:val="0"/>
                <w:sz w:val="22"/>
                <w:szCs w:val="22"/>
              </w:rPr>
              <w:t>X</w:t>
            </w:r>
          </w:p>
        </w:tc>
        <w:tc>
          <w:tcPr>
            <w:tcW w:w="1130" w:type="dxa"/>
            <w:tcBorders>
              <w:top w:val="nil"/>
              <w:left w:val="nil"/>
              <w:bottom w:val="single" w:sz="8" w:space="0" w:color="auto"/>
              <w:right w:val="single" w:sz="8" w:space="0" w:color="auto"/>
            </w:tcBorders>
            <w:vAlign w:val="center"/>
          </w:tcPr>
          <w:p w14:paraId="01C81E11" w14:textId="77777777" w:rsidR="001C73AA" w:rsidRDefault="00000000">
            <w:pPr>
              <w:widowControl/>
              <w:jc w:val="center"/>
              <w:rPr>
                <w:rFonts w:eastAsiaTheme="minorEastAsia"/>
                <w:kern w:val="0"/>
                <w:sz w:val="22"/>
                <w:szCs w:val="22"/>
              </w:rPr>
            </w:pPr>
            <w:r>
              <w:rPr>
                <w:rFonts w:eastAsiaTheme="minorEastAsia" w:hint="eastAsia"/>
                <w:kern w:val="0"/>
                <w:sz w:val="22"/>
                <w:szCs w:val="22"/>
              </w:rPr>
              <w:t>X</w:t>
            </w:r>
          </w:p>
        </w:tc>
        <w:tc>
          <w:tcPr>
            <w:tcW w:w="1339" w:type="dxa"/>
            <w:tcBorders>
              <w:top w:val="nil"/>
              <w:left w:val="nil"/>
              <w:bottom w:val="single" w:sz="8" w:space="0" w:color="auto"/>
              <w:right w:val="single" w:sz="8" w:space="0" w:color="auto"/>
            </w:tcBorders>
            <w:vAlign w:val="center"/>
          </w:tcPr>
          <w:p w14:paraId="4C1472A7" w14:textId="77777777" w:rsidR="001C73AA" w:rsidRDefault="001C73AA">
            <w:pPr>
              <w:widowControl/>
              <w:jc w:val="center"/>
              <w:rPr>
                <w:rFonts w:eastAsiaTheme="minorEastAsia"/>
                <w:kern w:val="0"/>
                <w:sz w:val="22"/>
                <w:szCs w:val="22"/>
              </w:rPr>
            </w:pPr>
          </w:p>
        </w:tc>
        <w:tc>
          <w:tcPr>
            <w:tcW w:w="1399" w:type="dxa"/>
            <w:tcBorders>
              <w:top w:val="nil"/>
              <w:left w:val="nil"/>
              <w:bottom w:val="single" w:sz="8" w:space="0" w:color="auto"/>
              <w:right w:val="single" w:sz="8" w:space="0" w:color="auto"/>
            </w:tcBorders>
            <w:vAlign w:val="center"/>
          </w:tcPr>
          <w:p w14:paraId="5DF1B340" w14:textId="77777777" w:rsidR="001C73AA" w:rsidRDefault="001C73AA">
            <w:pPr>
              <w:widowControl/>
              <w:jc w:val="center"/>
              <w:rPr>
                <w:rFonts w:eastAsiaTheme="minorEastAsia"/>
                <w:kern w:val="0"/>
                <w:sz w:val="22"/>
                <w:szCs w:val="22"/>
              </w:rPr>
            </w:pPr>
          </w:p>
        </w:tc>
        <w:tc>
          <w:tcPr>
            <w:tcW w:w="1398" w:type="dxa"/>
            <w:tcBorders>
              <w:top w:val="nil"/>
              <w:left w:val="nil"/>
              <w:bottom w:val="single" w:sz="8" w:space="0" w:color="auto"/>
              <w:right w:val="single" w:sz="8" w:space="0" w:color="auto"/>
            </w:tcBorders>
            <w:vAlign w:val="center"/>
          </w:tcPr>
          <w:p w14:paraId="0C9CDC9D" w14:textId="77777777" w:rsidR="001C73AA" w:rsidRDefault="001C73AA">
            <w:pPr>
              <w:widowControl/>
              <w:jc w:val="center"/>
              <w:rPr>
                <w:rFonts w:eastAsiaTheme="minorEastAsia"/>
                <w:kern w:val="0"/>
                <w:sz w:val="22"/>
                <w:szCs w:val="22"/>
              </w:rPr>
            </w:pPr>
          </w:p>
        </w:tc>
      </w:tr>
      <w:tr w:rsidR="001C73AA" w14:paraId="04B4C3C1" w14:textId="77777777">
        <w:trPr>
          <w:trHeight w:val="301"/>
          <w:jc w:val="center"/>
        </w:trPr>
        <w:tc>
          <w:tcPr>
            <w:tcW w:w="1725" w:type="dxa"/>
            <w:tcBorders>
              <w:top w:val="nil"/>
              <w:left w:val="single" w:sz="8" w:space="0" w:color="auto"/>
              <w:bottom w:val="single" w:sz="8" w:space="0" w:color="auto"/>
              <w:right w:val="single" w:sz="8" w:space="0" w:color="auto"/>
            </w:tcBorders>
            <w:vAlign w:val="center"/>
          </w:tcPr>
          <w:p w14:paraId="397B2599" w14:textId="77777777" w:rsidR="001C73AA" w:rsidRDefault="00000000">
            <w:pPr>
              <w:widowControl/>
              <w:jc w:val="left"/>
              <w:rPr>
                <w:rFonts w:eastAsiaTheme="minorEastAsia"/>
                <w:kern w:val="0"/>
                <w:sz w:val="22"/>
                <w:szCs w:val="22"/>
              </w:rPr>
            </w:pPr>
            <w:r>
              <w:rPr>
                <w:rFonts w:eastAsiaTheme="minorEastAsia"/>
                <w:kern w:val="0"/>
                <w:sz w:val="22"/>
                <w:szCs w:val="22"/>
              </w:rPr>
              <w:t>心电图</w:t>
            </w:r>
          </w:p>
        </w:tc>
        <w:tc>
          <w:tcPr>
            <w:tcW w:w="1203" w:type="dxa"/>
            <w:tcBorders>
              <w:top w:val="nil"/>
              <w:left w:val="nil"/>
              <w:bottom w:val="single" w:sz="8" w:space="0" w:color="auto"/>
              <w:right w:val="single" w:sz="8" w:space="0" w:color="auto"/>
            </w:tcBorders>
            <w:vAlign w:val="center"/>
          </w:tcPr>
          <w:p w14:paraId="3BD146FB"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6A387DAC" w14:textId="77777777" w:rsidR="001C73AA" w:rsidRDefault="001C73AA">
            <w:pPr>
              <w:widowControl/>
              <w:jc w:val="center"/>
              <w:rPr>
                <w:rFonts w:eastAsiaTheme="minorEastAsia"/>
                <w:kern w:val="0"/>
                <w:sz w:val="22"/>
                <w:szCs w:val="22"/>
              </w:rPr>
            </w:pPr>
          </w:p>
        </w:tc>
        <w:tc>
          <w:tcPr>
            <w:tcW w:w="1130" w:type="dxa"/>
            <w:tcBorders>
              <w:top w:val="nil"/>
              <w:left w:val="nil"/>
              <w:bottom w:val="single" w:sz="8" w:space="0" w:color="auto"/>
              <w:right w:val="single" w:sz="8" w:space="0" w:color="auto"/>
            </w:tcBorders>
            <w:vAlign w:val="center"/>
          </w:tcPr>
          <w:p w14:paraId="0824D7F8" w14:textId="77777777" w:rsidR="001C73AA" w:rsidRDefault="001C73AA">
            <w:pPr>
              <w:widowControl/>
              <w:jc w:val="center"/>
              <w:rPr>
                <w:rFonts w:eastAsiaTheme="minorEastAsia"/>
                <w:kern w:val="0"/>
                <w:sz w:val="22"/>
                <w:szCs w:val="22"/>
              </w:rPr>
            </w:pPr>
          </w:p>
        </w:tc>
        <w:tc>
          <w:tcPr>
            <w:tcW w:w="1339" w:type="dxa"/>
            <w:tcBorders>
              <w:top w:val="nil"/>
              <w:left w:val="nil"/>
              <w:bottom w:val="single" w:sz="8" w:space="0" w:color="auto"/>
              <w:right w:val="single" w:sz="8" w:space="0" w:color="auto"/>
            </w:tcBorders>
            <w:vAlign w:val="center"/>
          </w:tcPr>
          <w:p w14:paraId="7CA199C1" w14:textId="77777777" w:rsidR="001C73AA" w:rsidRDefault="001C73AA">
            <w:pPr>
              <w:widowControl/>
              <w:jc w:val="center"/>
              <w:rPr>
                <w:rFonts w:eastAsiaTheme="minorEastAsia"/>
                <w:kern w:val="0"/>
                <w:sz w:val="22"/>
                <w:szCs w:val="22"/>
              </w:rPr>
            </w:pPr>
          </w:p>
        </w:tc>
        <w:tc>
          <w:tcPr>
            <w:tcW w:w="1399" w:type="dxa"/>
            <w:tcBorders>
              <w:top w:val="nil"/>
              <w:left w:val="nil"/>
              <w:bottom w:val="single" w:sz="8" w:space="0" w:color="auto"/>
              <w:right w:val="single" w:sz="8" w:space="0" w:color="auto"/>
            </w:tcBorders>
            <w:vAlign w:val="center"/>
          </w:tcPr>
          <w:p w14:paraId="5CBD602D" w14:textId="77777777" w:rsidR="001C73AA" w:rsidRDefault="001C73AA">
            <w:pPr>
              <w:widowControl/>
              <w:jc w:val="center"/>
              <w:rPr>
                <w:rFonts w:eastAsiaTheme="minorEastAsia"/>
                <w:kern w:val="0"/>
                <w:sz w:val="22"/>
                <w:szCs w:val="22"/>
              </w:rPr>
            </w:pPr>
          </w:p>
        </w:tc>
        <w:tc>
          <w:tcPr>
            <w:tcW w:w="1398" w:type="dxa"/>
            <w:tcBorders>
              <w:top w:val="nil"/>
              <w:left w:val="nil"/>
              <w:bottom w:val="single" w:sz="8" w:space="0" w:color="auto"/>
              <w:right w:val="single" w:sz="8" w:space="0" w:color="auto"/>
            </w:tcBorders>
            <w:vAlign w:val="center"/>
          </w:tcPr>
          <w:p w14:paraId="54BAFF1E" w14:textId="77777777" w:rsidR="001C73AA" w:rsidRDefault="001C73AA">
            <w:pPr>
              <w:widowControl/>
              <w:jc w:val="center"/>
              <w:rPr>
                <w:rFonts w:eastAsiaTheme="minorEastAsia"/>
                <w:kern w:val="0"/>
                <w:sz w:val="22"/>
                <w:szCs w:val="22"/>
              </w:rPr>
            </w:pPr>
          </w:p>
        </w:tc>
      </w:tr>
      <w:tr w:rsidR="001C73AA" w14:paraId="0D4430FB" w14:textId="77777777">
        <w:trPr>
          <w:trHeight w:val="301"/>
          <w:jc w:val="center"/>
        </w:trPr>
        <w:tc>
          <w:tcPr>
            <w:tcW w:w="1725" w:type="dxa"/>
            <w:tcBorders>
              <w:top w:val="nil"/>
              <w:left w:val="single" w:sz="8" w:space="0" w:color="auto"/>
              <w:bottom w:val="single" w:sz="8" w:space="0" w:color="auto"/>
              <w:right w:val="single" w:sz="8" w:space="0" w:color="auto"/>
            </w:tcBorders>
            <w:vAlign w:val="center"/>
          </w:tcPr>
          <w:p w14:paraId="49F9B2B1" w14:textId="77777777" w:rsidR="001C73AA" w:rsidRDefault="00000000">
            <w:pPr>
              <w:widowControl/>
              <w:jc w:val="left"/>
              <w:rPr>
                <w:rFonts w:eastAsiaTheme="minorEastAsia"/>
                <w:kern w:val="0"/>
                <w:sz w:val="22"/>
                <w:szCs w:val="22"/>
              </w:rPr>
            </w:pPr>
            <w:r>
              <w:rPr>
                <w:rFonts w:eastAsiaTheme="minorEastAsia"/>
                <w:kern w:val="0"/>
                <w:sz w:val="22"/>
                <w:szCs w:val="22"/>
              </w:rPr>
              <w:t>下肢周径测量</w:t>
            </w:r>
            <w:r>
              <w:rPr>
                <w:rFonts w:eastAsiaTheme="minorEastAsia"/>
                <w:kern w:val="0"/>
                <w:sz w:val="22"/>
                <w:szCs w:val="22"/>
                <w:vertAlign w:val="superscript"/>
              </w:rPr>
              <w:t>7</w:t>
            </w:r>
          </w:p>
        </w:tc>
        <w:tc>
          <w:tcPr>
            <w:tcW w:w="1203" w:type="dxa"/>
            <w:tcBorders>
              <w:top w:val="nil"/>
              <w:left w:val="nil"/>
              <w:bottom w:val="single" w:sz="8" w:space="0" w:color="auto"/>
              <w:right w:val="single" w:sz="8" w:space="0" w:color="auto"/>
            </w:tcBorders>
            <w:vAlign w:val="center"/>
          </w:tcPr>
          <w:p w14:paraId="2D8E871F"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18981B5F" w14:textId="77777777" w:rsidR="001C73AA" w:rsidRDefault="001C73AA">
            <w:pPr>
              <w:widowControl/>
              <w:jc w:val="center"/>
              <w:rPr>
                <w:rFonts w:eastAsiaTheme="minorEastAsia"/>
                <w:kern w:val="0"/>
                <w:sz w:val="22"/>
                <w:szCs w:val="22"/>
              </w:rPr>
            </w:pPr>
          </w:p>
        </w:tc>
        <w:tc>
          <w:tcPr>
            <w:tcW w:w="1130" w:type="dxa"/>
            <w:tcBorders>
              <w:top w:val="nil"/>
              <w:left w:val="nil"/>
              <w:bottom w:val="single" w:sz="8" w:space="0" w:color="auto"/>
              <w:right w:val="single" w:sz="8" w:space="0" w:color="auto"/>
            </w:tcBorders>
            <w:vAlign w:val="center"/>
          </w:tcPr>
          <w:p w14:paraId="42C37B4A"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39" w:type="dxa"/>
            <w:tcBorders>
              <w:top w:val="nil"/>
              <w:left w:val="nil"/>
              <w:bottom w:val="single" w:sz="8" w:space="0" w:color="auto"/>
              <w:right w:val="single" w:sz="8" w:space="0" w:color="auto"/>
            </w:tcBorders>
            <w:vAlign w:val="center"/>
          </w:tcPr>
          <w:p w14:paraId="3F4ED221"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99" w:type="dxa"/>
            <w:tcBorders>
              <w:top w:val="nil"/>
              <w:left w:val="nil"/>
              <w:bottom w:val="single" w:sz="8" w:space="0" w:color="auto"/>
              <w:right w:val="single" w:sz="8" w:space="0" w:color="auto"/>
            </w:tcBorders>
            <w:vAlign w:val="center"/>
          </w:tcPr>
          <w:p w14:paraId="04904521" w14:textId="77777777" w:rsidR="001C73AA" w:rsidRDefault="001C73AA">
            <w:pPr>
              <w:widowControl/>
              <w:jc w:val="center"/>
              <w:rPr>
                <w:rFonts w:eastAsiaTheme="minorEastAsia"/>
                <w:kern w:val="0"/>
                <w:sz w:val="22"/>
                <w:szCs w:val="22"/>
              </w:rPr>
            </w:pPr>
          </w:p>
        </w:tc>
        <w:tc>
          <w:tcPr>
            <w:tcW w:w="1398" w:type="dxa"/>
            <w:tcBorders>
              <w:top w:val="nil"/>
              <w:left w:val="nil"/>
              <w:bottom w:val="single" w:sz="8" w:space="0" w:color="auto"/>
              <w:right w:val="single" w:sz="8" w:space="0" w:color="auto"/>
            </w:tcBorders>
            <w:vAlign w:val="center"/>
          </w:tcPr>
          <w:p w14:paraId="4230A7C2" w14:textId="77777777" w:rsidR="001C73AA" w:rsidRDefault="001C73AA">
            <w:pPr>
              <w:widowControl/>
              <w:jc w:val="center"/>
              <w:rPr>
                <w:rFonts w:eastAsiaTheme="minorEastAsia"/>
                <w:kern w:val="0"/>
                <w:sz w:val="22"/>
                <w:szCs w:val="22"/>
              </w:rPr>
            </w:pPr>
          </w:p>
        </w:tc>
      </w:tr>
      <w:tr w:rsidR="001C73AA" w14:paraId="5750FB43" w14:textId="77777777">
        <w:trPr>
          <w:trHeight w:val="350"/>
          <w:jc w:val="center"/>
        </w:trPr>
        <w:tc>
          <w:tcPr>
            <w:tcW w:w="1725" w:type="dxa"/>
            <w:tcBorders>
              <w:top w:val="nil"/>
              <w:left w:val="single" w:sz="8" w:space="0" w:color="auto"/>
              <w:bottom w:val="single" w:sz="8" w:space="0" w:color="auto"/>
              <w:right w:val="single" w:sz="8" w:space="0" w:color="auto"/>
            </w:tcBorders>
            <w:vAlign w:val="center"/>
          </w:tcPr>
          <w:p w14:paraId="657A033F" w14:textId="77777777" w:rsidR="001C73AA" w:rsidRDefault="00000000">
            <w:pPr>
              <w:widowControl/>
              <w:jc w:val="left"/>
              <w:rPr>
                <w:rFonts w:eastAsiaTheme="minorEastAsia"/>
                <w:kern w:val="0"/>
                <w:sz w:val="22"/>
                <w:szCs w:val="22"/>
              </w:rPr>
            </w:pPr>
            <w:r>
              <w:rPr>
                <w:rFonts w:eastAsiaTheme="minorEastAsia"/>
                <w:kern w:val="0"/>
                <w:sz w:val="22"/>
                <w:szCs w:val="22"/>
              </w:rPr>
              <w:t>下肢静脉超声</w:t>
            </w:r>
            <w:r>
              <w:rPr>
                <w:rFonts w:eastAsiaTheme="minorEastAsia"/>
                <w:kern w:val="0"/>
                <w:sz w:val="22"/>
                <w:szCs w:val="22"/>
                <w:vertAlign w:val="superscript"/>
              </w:rPr>
              <w:t>8</w:t>
            </w:r>
          </w:p>
        </w:tc>
        <w:tc>
          <w:tcPr>
            <w:tcW w:w="1203" w:type="dxa"/>
            <w:tcBorders>
              <w:top w:val="nil"/>
              <w:left w:val="nil"/>
              <w:bottom w:val="single" w:sz="8" w:space="0" w:color="auto"/>
              <w:right w:val="single" w:sz="8" w:space="0" w:color="auto"/>
            </w:tcBorders>
            <w:vAlign w:val="center"/>
          </w:tcPr>
          <w:p w14:paraId="0A0D83F5"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10642374" w14:textId="77777777" w:rsidR="001C73AA" w:rsidRDefault="001C73AA">
            <w:pPr>
              <w:widowControl/>
              <w:jc w:val="center"/>
              <w:rPr>
                <w:rFonts w:eastAsiaTheme="minorEastAsia"/>
                <w:kern w:val="0"/>
                <w:sz w:val="22"/>
                <w:szCs w:val="22"/>
              </w:rPr>
            </w:pPr>
          </w:p>
        </w:tc>
        <w:tc>
          <w:tcPr>
            <w:tcW w:w="1130" w:type="dxa"/>
            <w:tcBorders>
              <w:top w:val="nil"/>
              <w:left w:val="nil"/>
              <w:bottom w:val="single" w:sz="8" w:space="0" w:color="auto"/>
              <w:right w:val="single" w:sz="8" w:space="0" w:color="auto"/>
            </w:tcBorders>
            <w:vAlign w:val="center"/>
          </w:tcPr>
          <w:p w14:paraId="25D430F6" w14:textId="77777777" w:rsidR="001C73AA" w:rsidRDefault="00000000">
            <w:pPr>
              <w:widowControl/>
              <w:jc w:val="center"/>
              <w:rPr>
                <w:rFonts w:eastAsiaTheme="minorEastAsia"/>
                <w:kern w:val="0"/>
                <w:sz w:val="22"/>
                <w:szCs w:val="22"/>
              </w:rPr>
            </w:pPr>
            <w:r>
              <w:rPr>
                <w:rFonts w:eastAsiaTheme="minorEastAsia" w:hint="eastAsia"/>
                <w:kern w:val="0"/>
                <w:sz w:val="22"/>
                <w:szCs w:val="22"/>
              </w:rPr>
              <w:t>X</w:t>
            </w:r>
          </w:p>
        </w:tc>
        <w:tc>
          <w:tcPr>
            <w:tcW w:w="1339" w:type="dxa"/>
            <w:tcBorders>
              <w:top w:val="nil"/>
              <w:left w:val="nil"/>
              <w:bottom w:val="single" w:sz="8" w:space="0" w:color="auto"/>
              <w:right w:val="single" w:sz="8" w:space="0" w:color="auto"/>
            </w:tcBorders>
            <w:vAlign w:val="center"/>
          </w:tcPr>
          <w:p w14:paraId="700220CB" w14:textId="77777777" w:rsidR="001C73AA" w:rsidRDefault="00000000">
            <w:pPr>
              <w:widowControl/>
              <w:jc w:val="center"/>
              <w:rPr>
                <w:rFonts w:eastAsiaTheme="minorEastAsia"/>
                <w:kern w:val="0"/>
                <w:sz w:val="22"/>
                <w:szCs w:val="22"/>
              </w:rPr>
            </w:pPr>
            <w:r>
              <w:rPr>
                <w:rFonts w:eastAsiaTheme="minorEastAsia" w:hint="eastAsia"/>
                <w:kern w:val="0"/>
                <w:sz w:val="22"/>
                <w:szCs w:val="22"/>
              </w:rPr>
              <w:t>X</w:t>
            </w:r>
          </w:p>
        </w:tc>
        <w:tc>
          <w:tcPr>
            <w:tcW w:w="1399" w:type="dxa"/>
            <w:tcBorders>
              <w:top w:val="nil"/>
              <w:left w:val="nil"/>
              <w:bottom w:val="single" w:sz="8" w:space="0" w:color="auto"/>
              <w:right w:val="single" w:sz="8" w:space="0" w:color="auto"/>
            </w:tcBorders>
            <w:vAlign w:val="center"/>
          </w:tcPr>
          <w:p w14:paraId="438FCB55" w14:textId="77777777" w:rsidR="001C73AA" w:rsidRDefault="00000000">
            <w:pPr>
              <w:widowControl/>
              <w:jc w:val="center"/>
              <w:rPr>
                <w:rFonts w:eastAsiaTheme="minorEastAsia"/>
                <w:kern w:val="0"/>
                <w:sz w:val="22"/>
                <w:szCs w:val="22"/>
              </w:rPr>
            </w:pPr>
            <w:r>
              <w:rPr>
                <w:rFonts w:eastAsiaTheme="minorEastAsia" w:hint="eastAsia"/>
                <w:kern w:val="0"/>
                <w:sz w:val="22"/>
                <w:szCs w:val="22"/>
              </w:rPr>
              <w:t>X</w:t>
            </w:r>
          </w:p>
        </w:tc>
        <w:tc>
          <w:tcPr>
            <w:tcW w:w="1398" w:type="dxa"/>
            <w:tcBorders>
              <w:top w:val="nil"/>
              <w:left w:val="nil"/>
              <w:bottom w:val="single" w:sz="8" w:space="0" w:color="auto"/>
              <w:right w:val="single" w:sz="8" w:space="0" w:color="auto"/>
            </w:tcBorders>
            <w:vAlign w:val="center"/>
          </w:tcPr>
          <w:p w14:paraId="69EC15BE"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r>
      <w:tr w:rsidR="001C73AA" w14:paraId="63528297" w14:textId="77777777">
        <w:trPr>
          <w:trHeight w:val="350"/>
          <w:jc w:val="center"/>
        </w:trPr>
        <w:tc>
          <w:tcPr>
            <w:tcW w:w="1725" w:type="dxa"/>
            <w:tcBorders>
              <w:top w:val="nil"/>
              <w:left w:val="single" w:sz="8" w:space="0" w:color="auto"/>
              <w:bottom w:val="single" w:sz="8" w:space="0" w:color="auto"/>
              <w:right w:val="single" w:sz="8" w:space="0" w:color="auto"/>
            </w:tcBorders>
            <w:vAlign w:val="center"/>
          </w:tcPr>
          <w:p w14:paraId="3010DEB3" w14:textId="77777777" w:rsidR="001C73AA" w:rsidRDefault="00000000">
            <w:pPr>
              <w:widowControl/>
              <w:jc w:val="left"/>
              <w:rPr>
                <w:rFonts w:eastAsiaTheme="minorEastAsia"/>
                <w:kern w:val="0"/>
                <w:sz w:val="22"/>
                <w:szCs w:val="22"/>
              </w:rPr>
            </w:pPr>
            <w:r>
              <w:rPr>
                <w:rFonts w:eastAsiaTheme="minorEastAsia" w:hint="eastAsia"/>
                <w:kern w:val="0"/>
                <w:sz w:val="22"/>
                <w:szCs w:val="22"/>
              </w:rPr>
              <w:t>C</w:t>
            </w:r>
            <w:r>
              <w:rPr>
                <w:rFonts w:eastAsiaTheme="minorEastAsia"/>
                <w:kern w:val="0"/>
                <w:sz w:val="22"/>
                <w:szCs w:val="22"/>
              </w:rPr>
              <w:t>TPA</w:t>
            </w:r>
            <w:r>
              <w:rPr>
                <w:rFonts w:eastAsiaTheme="minorEastAsia"/>
                <w:kern w:val="0"/>
                <w:sz w:val="22"/>
                <w:szCs w:val="22"/>
                <w:vertAlign w:val="superscript"/>
              </w:rPr>
              <w:t>9</w:t>
            </w:r>
          </w:p>
        </w:tc>
        <w:tc>
          <w:tcPr>
            <w:tcW w:w="1203" w:type="dxa"/>
            <w:tcBorders>
              <w:top w:val="nil"/>
              <w:left w:val="nil"/>
              <w:bottom w:val="single" w:sz="8" w:space="0" w:color="auto"/>
              <w:right w:val="single" w:sz="8" w:space="0" w:color="auto"/>
            </w:tcBorders>
            <w:vAlign w:val="center"/>
          </w:tcPr>
          <w:p w14:paraId="13CE3812" w14:textId="77777777" w:rsidR="001C73AA" w:rsidRDefault="00000000">
            <w:pPr>
              <w:widowControl/>
              <w:jc w:val="center"/>
              <w:rPr>
                <w:rFonts w:eastAsiaTheme="minorEastAsia"/>
                <w:kern w:val="0"/>
                <w:sz w:val="22"/>
                <w:szCs w:val="22"/>
              </w:rPr>
            </w:pPr>
            <w:r>
              <w:rPr>
                <w:rFonts w:eastAsiaTheme="minorEastAsia" w:hint="eastAsia"/>
                <w:kern w:val="0"/>
                <w:sz w:val="22"/>
                <w:szCs w:val="22"/>
              </w:rPr>
              <w:t>(X</w:t>
            </w:r>
            <w:r>
              <w:rPr>
                <w:rFonts w:eastAsiaTheme="minorEastAsia"/>
                <w:kern w:val="0"/>
                <w:sz w:val="22"/>
                <w:szCs w:val="22"/>
              </w:rPr>
              <w:t>)</w:t>
            </w:r>
          </w:p>
        </w:tc>
        <w:tc>
          <w:tcPr>
            <w:tcW w:w="1047" w:type="dxa"/>
            <w:tcBorders>
              <w:top w:val="nil"/>
              <w:left w:val="nil"/>
              <w:bottom w:val="single" w:sz="8" w:space="0" w:color="auto"/>
              <w:right w:val="single" w:sz="8" w:space="0" w:color="auto"/>
            </w:tcBorders>
            <w:vAlign w:val="center"/>
          </w:tcPr>
          <w:p w14:paraId="2BC603A0" w14:textId="77777777" w:rsidR="001C73AA" w:rsidRDefault="001C73AA">
            <w:pPr>
              <w:widowControl/>
              <w:jc w:val="center"/>
              <w:rPr>
                <w:rFonts w:eastAsiaTheme="minorEastAsia"/>
                <w:kern w:val="0"/>
                <w:sz w:val="22"/>
                <w:szCs w:val="22"/>
              </w:rPr>
            </w:pPr>
          </w:p>
        </w:tc>
        <w:tc>
          <w:tcPr>
            <w:tcW w:w="1130" w:type="dxa"/>
            <w:tcBorders>
              <w:top w:val="nil"/>
              <w:left w:val="nil"/>
              <w:bottom w:val="single" w:sz="8" w:space="0" w:color="auto"/>
              <w:right w:val="single" w:sz="8" w:space="0" w:color="auto"/>
            </w:tcBorders>
            <w:vAlign w:val="center"/>
          </w:tcPr>
          <w:p w14:paraId="330253BB" w14:textId="77777777" w:rsidR="001C73AA" w:rsidRDefault="001C73AA">
            <w:pPr>
              <w:widowControl/>
              <w:jc w:val="center"/>
              <w:rPr>
                <w:rFonts w:eastAsiaTheme="minorEastAsia"/>
                <w:kern w:val="0"/>
                <w:sz w:val="22"/>
                <w:szCs w:val="22"/>
              </w:rPr>
            </w:pPr>
          </w:p>
        </w:tc>
        <w:tc>
          <w:tcPr>
            <w:tcW w:w="1339" w:type="dxa"/>
            <w:tcBorders>
              <w:top w:val="nil"/>
              <w:left w:val="nil"/>
              <w:bottom w:val="single" w:sz="8" w:space="0" w:color="auto"/>
              <w:right w:val="single" w:sz="8" w:space="0" w:color="auto"/>
            </w:tcBorders>
            <w:vAlign w:val="center"/>
          </w:tcPr>
          <w:p w14:paraId="76F4DCE0" w14:textId="77777777" w:rsidR="001C73AA" w:rsidRDefault="00000000">
            <w:pPr>
              <w:widowControl/>
              <w:jc w:val="center"/>
              <w:rPr>
                <w:rFonts w:eastAsiaTheme="minorEastAsia"/>
                <w:kern w:val="0"/>
                <w:sz w:val="22"/>
                <w:szCs w:val="22"/>
              </w:rPr>
            </w:pPr>
            <w:r>
              <w:rPr>
                <w:rFonts w:eastAsiaTheme="minorEastAsia" w:hint="eastAsia"/>
                <w:kern w:val="0"/>
                <w:sz w:val="22"/>
                <w:szCs w:val="22"/>
              </w:rPr>
              <w:t>(</w:t>
            </w:r>
            <w:r>
              <w:rPr>
                <w:rFonts w:eastAsiaTheme="minorEastAsia"/>
                <w:kern w:val="0"/>
                <w:sz w:val="22"/>
                <w:szCs w:val="22"/>
              </w:rPr>
              <w:t>X)</w:t>
            </w:r>
          </w:p>
        </w:tc>
        <w:tc>
          <w:tcPr>
            <w:tcW w:w="1399" w:type="dxa"/>
            <w:tcBorders>
              <w:top w:val="nil"/>
              <w:left w:val="nil"/>
              <w:bottom w:val="single" w:sz="8" w:space="0" w:color="auto"/>
              <w:right w:val="single" w:sz="8" w:space="0" w:color="auto"/>
            </w:tcBorders>
            <w:vAlign w:val="center"/>
          </w:tcPr>
          <w:p w14:paraId="529F1B52"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98" w:type="dxa"/>
            <w:tcBorders>
              <w:top w:val="nil"/>
              <w:left w:val="nil"/>
              <w:bottom w:val="single" w:sz="8" w:space="0" w:color="auto"/>
              <w:right w:val="single" w:sz="8" w:space="0" w:color="auto"/>
            </w:tcBorders>
            <w:vAlign w:val="center"/>
          </w:tcPr>
          <w:p w14:paraId="30DCE8E6" w14:textId="77777777" w:rsidR="001C73AA" w:rsidRDefault="00000000">
            <w:pPr>
              <w:widowControl/>
              <w:jc w:val="center"/>
              <w:rPr>
                <w:rFonts w:eastAsiaTheme="minorEastAsia"/>
                <w:kern w:val="0"/>
                <w:sz w:val="22"/>
                <w:szCs w:val="22"/>
              </w:rPr>
            </w:pPr>
            <w:r>
              <w:rPr>
                <w:rFonts w:eastAsiaTheme="minorEastAsia" w:hint="eastAsia"/>
                <w:kern w:val="0"/>
                <w:sz w:val="22"/>
                <w:szCs w:val="22"/>
              </w:rPr>
              <w:t>(</w:t>
            </w:r>
            <w:r>
              <w:rPr>
                <w:rFonts w:eastAsiaTheme="minorEastAsia"/>
                <w:kern w:val="0"/>
                <w:sz w:val="22"/>
                <w:szCs w:val="22"/>
              </w:rPr>
              <w:t>X)</w:t>
            </w:r>
          </w:p>
        </w:tc>
      </w:tr>
      <w:tr w:rsidR="001C73AA" w14:paraId="4EB0D526" w14:textId="77777777">
        <w:trPr>
          <w:trHeight w:val="350"/>
          <w:jc w:val="center"/>
        </w:trPr>
        <w:tc>
          <w:tcPr>
            <w:tcW w:w="1725" w:type="dxa"/>
            <w:tcBorders>
              <w:top w:val="nil"/>
              <w:left w:val="single" w:sz="8" w:space="0" w:color="auto"/>
              <w:bottom w:val="single" w:sz="8" w:space="0" w:color="auto"/>
              <w:right w:val="single" w:sz="8" w:space="0" w:color="auto"/>
            </w:tcBorders>
            <w:vAlign w:val="center"/>
          </w:tcPr>
          <w:p w14:paraId="3ABEBD2A" w14:textId="77777777" w:rsidR="001C73AA" w:rsidRDefault="00000000">
            <w:pPr>
              <w:widowControl/>
              <w:jc w:val="left"/>
              <w:rPr>
                <w:rFonts w:eastAsiaTheme="minorEastAsia"/>
                <w:kern w:val="0"/>
                <w:sz w:val="22"/>
                <w:szCs w:val="22"/>
              </w:rPr>
            </w:pPr>
            <w:r>
              <w:rPr>
                <w:rFonts w:eastAsiaTheme="minorEastAsia"/>
                <w:kern w:val="0"/>
                <w:sz w:val="22"/>
                <w:szCs w:val="22"/>
              </w:rPr>
              <w:t>DSA</w:t>
            </w:r>
            <w:r>
              <w:rPr>
                <w:rFonts w:eastAsiaTheme="minorEastAsia"/>
                <w:kern w:val="0"/>
                <w:sz w:val="22"/>
                <w:szCs w:val="22"/>
                <w:vertAlign w:val="superscript"/>
              </w:rPr>
              <w:t>10</w:t>
            </w:r>
          </w:p>
        </w:tc>
        <w:tc>
          <w:tcPr>
            <w:tcW w:w="1203" w:type="dxa"/>
            <w:tcBorders>
              <w:top w:val="nil"/>
              <w:left w:val="nil"/>
              <w:bottom w:val="single" w:sz="8" w:space="0" w:color="auto"/>
              <w:right w:val="single" w:sz="8" w:space="0" w:color="auto"/>
            </w:tcBorders>
            <w:vAlign w:val="center"/>
          </w:tcPr>
          <w:p w14:paraId="1A843A3D" w14:textId="77777777" w:rsidR="001C73AA" w:rsidRDefault="001C73AA">
            <w:pPr>
              <w:widowControl/>
              <w:jc w:val="center"/>
              <w:rPr>
                <w:rFonts w:eastAsiaTheme="minorEastAsia"/>
                <w:kern w:val="0"/>
                <w:sz w:val="22"/>
                <w:szCs w:val="22"/>
              </w:rPr>
            </w:pPr>
          </w:p>
        </w:tc>
        <w:tc>
          <w:tcPr>
            <w:tcW w:w="1047" w:type="dxa"/>
            <w:tcBorders>
              <w:top w:val="nil"/>
              <w:left w:val="nil"/>
              <w:bottom w:val="single" w:sz="8" w:space="0" w:color="auto"/>
              <w:right w:val="single" w:sz="8" w:space="0" w:color="auto"/>
            </w:tcBorders>
            <w:vAlign w:val="center"/>
          </w:tcPr>
          <w:p w14:paraId="4D5F666B" w14:textId="77777777" w:rsidR="001C73AA" w:rsidRDefault="00000000">
            <w:pPr>
              <w:widowControl/>
              <w:jc w:val="center"/>
              <w:rPr>
                <w:rFonts w:eastAsiaTheme="minorEastAsia"/>
                <w:kern w:val="0"/>
                <w:sz w:val="22"/>
                <w:szCs w:val="22"/>
              </w:rPr>
            </w:pPr>
            <w:r>
              <w:rPr>
                <w:rFonts w:eastAsiaTheme="minorEastAsia" w:hint="eastAsia"/>
                <w:kern w:val="0"/>
                <w:sz w:val="22"/>
                <w:szCs w:val="22"/>
              </w:rPr>
              <w:t>X</w:t>
            </w:r>
          </w:p>
        </w:tc>
        <w:tc>
          <w:tcPr>
            <w:tcW w:w="1130" w:type="dxa"/>
            <w:tcBorders>
              <w:top w:val="nil"/>
              <w:left w:val="nil"/>
              <w:bottom w:val="single" w:sz="8" w:space="0" w:color="auto"/>
              <w:right w:val="single" w:sz="8" w:space="0" w:color="auto"/>
            </w:tcBorders>
            <w:vAlign w:val="center"/>
          </w:tcPr>
          <w:p w14:paraId="15AFC5D6" w14:textId="77777777" w:rsidR="001C73AA" w:rsidRDefault="001C73AA">
            <w:pPr>
              <w:widowControl/>
              <w:jc w:val="center"/>
              <w:rPr>
                <w:rFonts w:eastAsiaTheme="minorEastAsia"/>
                <w:kern w:val="0"/>
                <w:sz w:val="22"/>
                <w:szCs w:val="22"/>
              </w:rPr>
            </w:pPr>
          </w:p>
        </w:tc>
        <w:tc>
          <w:tcPr>
            <w:tcW w:w="1339" w:type="dxa"/>
            <w:tcBorders>
              <w:top w:val="nil"/>
              <w:left w:val="nil"/>
              <w:bottom w:val="single" w:sz="8" w:space="0" w:color="auto"/>
              <w:right w:val="single" w:sz="8" w:space="0" w:color="auto"/>
            </w:tcBorders>
            <w:vAlign w:val="center"/>
          </w:tcPr>
          <w:p w14:paraId="73BA1DFF" w14:textId="77777777" w:rsidR="001C73AA" w:rsidRDefault="001C73AA">
            <w:pPr>
              <w:widowControl/>
              <w:jc w:val="center"/>
              <w:rPr>
                <w:rFonts w:eastAsiaTheme="minorEastAsia"/>
                <w:kern w:val="0"/>
                <w:sz w:val="22"/>
                <w:szCs w:val="22"/>
              </w:rPr>
            </w:pPr>
          </w:p>
        </w:tc>
        <w:tc>
          <w:tcPr>
            <w:tcW w:w="1399" w:type="dxa"/>
            <w:tcBorders>
              <w:top w:val="nil"/>
              <w:left w:val="nil"/>
              <w:bottom w:val="single" w:sz="8" w:space="0" w:color="auto"/>
              <w:right w:val="single" w:sz="8" w:space="0" w:color="auto"/>
            </w:tcBorders>
            <w:vAlign w:val="center"/>
          </w:tcPr>
          <w:p w14:paraId="4B720D77" w14:textId="77777777" w:rsidR="001C73AA" w:rsidRDefault="001C73AA">
            <w:pPr>
              <w:widowControl/>
              <w:jc w:val="center"/>
              <w:rPr>
                <w:rFonts w:eastAsiaTheme="minorEastAsia"/>
                <w:kern w:val="0"/>
                <w:sz w:val="22"/>
                <w:szCs w:val="22"/>
              </w:rPr>
            </w:pPr>
          </w:p>
        </w:tc>
        <w:tc>
          <w:tcPr>
            <w:tcW w:w="1398" w:type="dxa"/>
            <w:tcBorders>
              <w:top w:val="nil"/>
              <w:left w:val="nil"/>
              <w:bottom w:val="single" w:sz="8" w:space="0" w:color="auto"/>
              <w:right w:val="single" w:sz="8" w:space="0" w:color="auto"/>
            </w:tcBorders>
            <w:vAlign w:val="center"/>
          </w:tcPr>
          <w:p w14:paraId="63E97D84" w14:textId="77777777" w:rsidR="001C73AA" w:rsidRDefault="001C73AA">
            <w:pPr>
              <w:widowControl/>
              <w:jc w:val="center"/>
              <w:rPr>
                <w:rFonts w:eastAsiaTheme="minorEastAsia"/>
                <w:kern w:val="0"/>
                <w:sz w:val="22"/>
                <w:szCs w:val="22"/>
              </w:rPr>
            </w:pPr>
          </w:p>
        </w:tc>
      </w:tr>
      <w:tr w:rsidR="001C73AA" w14:paraId="766F0850" w14:textId="77777777">
        <w:trPr>
          <w:trHeight w:val="301"/>
          <w:jc w:val="center"/>
        </w:trPr>
        <w:tc>
          <w:tcPr>
            <w:tcW w:w="1725" w:type="dxa"/>
            <w:tcBorders>
              <w:top w:val="nil"/>
              <w:left w:val="single" w:sz="8" w:space="0" w:color="auto"/>
              <w:bottom w:val="single" w:sz="8" w:space="0" w:color="auto"/>
              <w:right w:val="single" w:sz="8" w:space="0" w:color="auto"/>
            </w:tcBorders>
            <w:vAlign w:val="center"/>
          </w:tcPr>
          <w:p w14:paraId="551E492D" w14:textId="77777777" w:rsidR="001C73AA" w:rsidRDefault="00000000">
            <w:pPr>
              <w:widowControl/>
              <w:jc w:val="left"/>
              <w:rPr>
                <w:rFonts w:eastAsiaTheme="minorEastAsia"/>
                <w:kern w:val="0"/>
                <w:sz w:val="22"/>
                <w:szCs w:val="22"/>
              </w:rPr>
            </w:pPr>
            <w:r>
              <w:rPr>
                <w:rFonts w:eastAsiaTheme="minorEastAsia"/>
                <w:kern w:val="0"/>
                <w:sz w:val="22"/>
                <w:szCs w:val="22"/>
              </w:rPr>
              <w:t>VCSS</w:t>
            </w:r>
            <w:r>
              <w:rPr>
                <w:rFonts w:eastAsiaTheme="minorEastAsia"/>
                <w:kern w:val="0"/>
                <w:sz w:val="22"/>
                <w:szCs w:val="22"/>
              </w:rPr>
              <w:t>评分</w:t>
            </w:r>
          </w:p>
        </w:tc>
        <w:tc>
          <w:tcPr>
            <w:tcW w:w="1203" w:type="dxa"/>
            <w:tcBorders>
              <w:top w:val="nil"/>
              <w:left w:val="nil"/>
              <w:bottom w:val="single" w:sz="8" w:space="0" w:color="auto"/>
              <w:right w:val="single" w:sz="8" w:space="0" w:color="auto"/>
            </w:tcBorders>
            <w:vAlign w:val="center"/>
          </w:tcPr>
          <w:p w14:paraId="3FCB7289"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5BAB144C" w14:textId="77777777" w:rsidR="001C73AA" w:rsidRDefault="001C73AA">
            <w:pPr>
              <w:widowControl/>
              <w:jc w:val="center"/>
              <w:rPr>
                <w:rFonts w:eastAsiaTheme="minorEastAsia"/>
                <w:kern w:val="0"/>
                <w:sz w:val="22"/>
                <w:szCs w:val="22"/>
              </w:rPr>
            </w:pPr>
          </w:p>
        </w:tc>
        <w:tc>
          <w:tcPr>
            <w:tcW w:w="1130" w:type="dxa"/>
            <w:tcBorders>
              <w:top w:val="nil"/>
              <w:left w:val="nil"/>
              <w:bottom w:val="single" w:sz="8" w:space="0" w:color="auto"/>
              <w:right w:val="single" w:sz="8" w:space="0" w:color="auto"/>
            </w:tcBorders>
            <w:vAlign w:val="center"/>
          </w:tcPr>
          <w:p w14:paraId="4E7BD6EF" w14:textId="77777777" w:rsidR="001C73AA" w:rsidRDefault="001C73AA">
            <w:pPr>
              <w:widowControl/>
              <w:jc w:val="center"/>
              <w:rPr>
                <w:rFonts w:eastAsiaTheme="minorEastAsia"/>
                <w:kern w:val="0"/>
                <w:sz w:val="22"/>
                <w:szCs w:val="22"/>
              </w:rPr>
            </w:pPr>
          </w:p>
        </w:tc>
        <w:tc>
          <w:tcPr>
            <w:tcW w:w="1339" w:type="dxa"/>
            <w:tcBorders>
              <w:top w:val="nil"/>
              <w:left w:val="nil"/>
              <w:bottom w:val="single" w:sz="8" w:space="0" w:color="auto"/>
              <w:right w:val="single" w:sz="8" w:space="0" w:color="auto"/>
            </w:tcBorders>
            <w:vAlign w:val="center"/>
          </w:tcPr>
          <w:p w14:paraId="7C441A3E"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99" w:type="dxa"/>
            <w:tcBorders>
              <w:top w:val="nil"/>
              <w:left w:val="nil"/>
              <w:bottom w:val="single" w:sz="8" w:space="0" w:color="auto"/>
              <w:right w:val="single" w:sz="8" w:space="0" w:color="auto"/>
            </w:tcBorders>
            <w:vAlign w:val="center"/>
          </w:tcPr>
          <w:p w14:paraId="77B8E21B"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98" w:type="dxa"/>
            <w:tcBorders>
              <w:top w:val="nil"/>
              <w:left w:val="nil"/>
              <w:bottom w:val="single" w:sz="8" w:space="0" w:color="auto"/>
              <w:right w:val="single" w:sz="8" w:space="0" w:color="auto"/>
            </w:tcBorders>
            <w:vAlign w:val="center"/>
          </w:tcPr>
          <w:p w14:paraId="012DC9D5"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r>
      <w:tr w:rsidR="001C73AA" w14:paraId="1864C5C7" w14:textId="77777777">
        <w:trPr>
          <w:trHeight w:val="340"/>
          <w:jc w:val="center"/>
        </w:trPr>
        <w:tc>
          <w:tcPr>
            <w:tcW w:w="1725" w:type="dxa"/>
            <w:tcBorders>
              <w:top w:val="nil"/>
              <w:left w:val="single" w:sz="8" w:space="0" w:color="auto"/>
              <w:bottom w:val="single" w:sz="8" w:space="0" w:color="auto"/>
              <w:right w:val="single" w:sz="8" w:space="0" w:color="auto"/>
            </w:tcBorders>
            <w:vAlign w:val="center"/>
          </w:tcPr>
          <w:p w14:paraId="76A4874C" w14:textId="77777777" w:rsidR="001C73AA" w:rsidRDefault="00000000">
            <w:pPr>
              <w:widowControl/>
              <w:snapToGrid w:val="0"/>
              <w:jc w:val="left"/>
              <w:rPr>
                <w:rFonts w:eastAsiaTheme="minorEastAsia"/>
                <w:sz w:val="22"/>
                <w:szCs w:val="22"/>
              </w:rPr>
            </w:pPr>
            <w:r>
              <w:rPr>
                <w:rFonts w:eastAsiaTheme="minorEastAsia"/>
                <w:kern w:val="0"/>
                <w:sz w:val="22"/>
                <w:szCs w:val="22"/>
              </w:rPr>
              <w:t>Villalta</w:t>
            </w:r>
            <w:r>
              <w:rPr>
                <w:rFonts w:eastAsiaTheme="minorEastAsia"/>
                <w:kern w:val="0"/>
                <w:sz w:val="22"/>
                <w:szCs w:val="22"/>
              </w:rPr>
              <w:t>评</w:t>
            </w:r>
            <w:r>
              <w:rPr>
                <w:rFonts w:eastAsiaTheme="minorEastAsia"/>
                <w:kern w:val="0"/>
                <w:sz w:val="22"/>
                <w:szCs w:val="22"/>
                <w:lang w:bidi="ar"/>
              </w:rPr>
              <w:t>分</w:t>
            </w:r>
          </w:p>
        </w:tc>
        <w:tc>
          <w:tcPr>
            <w:tcW w:w="1203" w:type="dxa"/>
            <w:tcBorders>
              <w:top w:val="nil"/>
              <w:left w:val="nil"/>
              <w:bottom w:val="single" w:sz="8" w:space="0" w:color="auto"/>
              <w:right w:val="single" w:sz="8" w:space="0" w:color="auto"/>
            </w:tcBorders>
            <w:vAlign w:val="center"/>
          </w:tcPr>
          <w:p w14:paraId="13D54530" w14:textId="77777777" w:rsidR="001C73AA" w:rsidRDefault="00000000">
            <w:pPr>
              <w:jc w:val="center"/>
              <w:rPr>
                <w:rFonts w:eastAsiaTheme="minorEastAsia"/>
                <w:sz w:val="22"/>
                <w:szCs w:val="22"/>
              </w:rPr>
            </w:pPr>
            <w:r>
              <w:rPr>
                <w:rFonts w:eastAsiaTheme="minorEastAsia" w:hint="eastAsia"/>
                <w:sz w:val="22"/>
                <w:szCs w:val="22"/>
              </w:rPr>
              <w:t>X</w:t>
            </w:r>
          </w:p>
        </w:tc>
        <w:tc>
          <w:tcPr>
            <w:tcW w:w="1047" w:type="dxa"/>
            <w:tcBorders>
              <w:top w:val="nil"/>
              <w:left w:val="nil"/>
              <w:bottom w:val="single" w:sz="8" w:space="0" w:color="auto"/>
              <w:right w:val="single" w:sz="8" w:space="0" w:color="auto"/>
            </w:tcBorders>
            <w:vAlign w:val="center"/>
          </w:tcPr>
          <w:p w14:paraId="2D24E928" w14:textId="77777777" w:rsidR="001C73AA" w:rsidRDefault="001C73AA">
            <w:pPr>
              <w:rPr>
                <w:rFonts w:eastAsiaTheme="minorEastAsia"/>
                <w:sz w:val="22"/>
                <w:szCs w:val="22"/>
              </w:rPr>
            </w:pPr>
          </w:p>
        </w:tc>
        <w:tc>
          <w:tcPr>
            <w:tcW w:w="1130" w:type="dxa"/>
            <w:tcBorders>
              <w:top w:val="nil"/>
              <w:left w:val="nil"/>
              <w:bottom w:val="single" w:sz="8" w:space="0" w:color="auto"/>
              <w:right w:val="single" w:sz="8" w:space="0" w:color="auto"/>
            </w:tcBorders>
            <w:vAlign w:val="center"/>
          </w:tcPr>
          <w:p w14:paraId="06EE03DE" w14:textId="77777777" w:rsidR="001C73AA" w:rsidRDefault="001C73AA">
            <w:pPr>
              <w:jc w:val="center"/>
              <w:rPr>
                <w:rFonts w:eastAsiaTheme="minorEastAsia"/>
                <w:sz w:val="22"/>
                <w:szCs w:val="22"/>
              </w:rPr>
            </w:pPr>
          </w:p>
        </w:tc>
        <w:tc>
          <w:tcPr>
            <w:tcW w:w="1339" w:type="dxa"/>
            <w:tcBorders>
              <w:top w:val="nil"/>
              <w:left w:val="nil"/>
              <w:bottom w:val="single" w:sz="8" w:space="0" w:color="auto"/>
              <w:right w:val="single" w:sz="8" w:space="0" w:color="auto"/>
            </w:tcBorders>
            <w:vAlign w:val="center"/>
          </w:tcPr>
          <w:p w14:paraId="5D3E8B44" w14:textId="77777777" w:rsidR="001C73AA" w:rsidRDefault="001C73AA">
            <w:pPr>
              <w:rPr>
                <w:rFonts w:eastAsiaTheme="minorEastAsia"/>
                <w:sz w:val="22"/>
                <w:szCs w:val="22"/>
              </w:rPr>
            </w:pPr>
          </w:p>
        </w:tc>
        <w:tc>
          <w:tcPr>
            <w:tcW w:w="1399" w:type="dxa"/>
            <w:tcBorders>
              <w:top w:val="nil"/>
              <w:left w:val="nil"/>
              <w:bottom w:val="single" w:sz="8" w:space="0" w:color="auto"/>
              <w:right w:val="single" w:sz="8" w:space="0" w:color="auto"/>
            </w:tcBorders>
            <w:vAlign w:val="center"/>
          </w:tcPr>
          <w:p w14:paraId="4EA1F6FE" w14:textId="77777777" w:rsidR="001C73AA" w:rsidRDefault="001C73AA">
            <w:pPr>
              <w:rPr>
                <w:rFonts w:eastAsiaTheme="minorEastAsia"/>
                <w:sz w:val="22"/>
                <w:szCs w:val="22"/>
              </w:rPr>
            </w:pPr>
          </w:p>
        </w:tc>
        <w:tc>
          <w:tcPr>
            <w:tcW w:w="1398" w:type="dxa"/>
            <w:tcBorders>
              <w:top w:val="nil"/>
              <w:left w:val="nil"/>
              <w:bottom w:val="single" w:sz="8" w:space="0" w:color="auto"/>
              <w:right w:val="single" w:sz="8" w:space="0" w:color="auto"/>
            </w:tcBorders>
            <w:vAlign w:val="center"/>
          </w:tcPr>
          <w:p w14:paraId="14CDEB37" w14:textId="77777777" w:rsidR="001C73AA" w:rsidRDefault="00000000">
            <w:pPr>
              <w:jc w:val="center"/>
              <w:rPr>
                <w:rFonts w:eastAsiaTheme="minorEastAsia"/>
                <w:sz w:val="22"/>
                <w:szCs w:val="22"/>
              </w:rPr>
            </w:pPr>
            <w:r>
              <w:rPr>
                <w:rFonts w:eastAsiaTheme="minorEastAsia"/>
                <w:kern w:val="0"/>
                <w:sz w:val="22"/>
                <w:szCs w:val="22"/>
              </w:rPr>
              <w:t>X</w:t>
            </w:r>
          </w:p>
        </w:tc>
      </w:tr>
      <w:tr w:rsidR="001C73AA" w14:paraId="1E99F509" w14:textId="77777777">
        <w:trPr>
          <w:trHeight w:val="340"/>
          <w:jc w:val="center"/>
        </w:trPr>
        <w:tc>
          <w:tcPr>
            <w:tcW w:w="1725" w:type="dxa"/>
            <w:tcBorders>
              <w:top w:val="nil"/>
              <w:left w:val="single" w:sz="8" w:space="0" w:color="auto"/>
              <w:bottom w:val="single" w:sz="8" w:space="0" w:color="auto"/>
              <w:right w:val="single" w:sz="8" w:space="0" w:color="auto"/>
            </w:tcBorders>
            <w:vAlign w:val="center"/>
          </w:tcPr>
          <w:p w14:paraId="6E7C738D" w14:textId="77777777" w:rsidR="001C73AA" w:rsidRDefault="00000000">
            <w:pPr>
              <w:widowControl/>
              <w:snapToGrid w:val="0"/>
              <w:jc w:val="left"/>
              <w:rPr>
                <w:rFonts w:eastAsiaTheme="minorEastAsia"/>
                <w:kern w:val="0"/>
                <w:sz w:val="22"/>
                <w:szCs w:val="22"/>
              </w:rPr>
            </w:pPr>
            <w:r>
              <w:rPr>
                <w:rFonts w:eastAsiaTheme="minorEastAsia" w:hint="eastAsia"/>
                <w:kern w:val="0"/>
                <w:sz w:val="22"/>
                <w:szCs w:val="22"/>
              </w:rPr>
              <w:t>随机</w:t>
            </w:r>
          </w:p>
        </w:tc>
        <w:tc>
          <w:tcPr>
            <w:tcW w:w="1203" w:type="dxa"/>
            <w:tcBorders>
              <w:top w:val="nil"/>
              <w:left w:val="nil"/>
              <w:bottom w:val="single" w:sz="8" w:space="0" w:color="auto"/>
              <w:right w:val="single" w:sz="8" w:space="0" w:color="auto"/>
            </w:tcBorders>
            <w:vAlign w:val="center"/>
          </w:tcPr>
          <w:p w14:paraId="5C397BD6" w14:textId="77777777" w:rsidR="001C73AA" w:rsidRDefault="001C73AA">
            <w:pPr>
              <w:jc w:val="center"/>
              <w:rPr>
                <w:rFonts w:eastAsiaTheme="minorEastAsia"/>
                <w:sz w:val="22"/>
                <w:szCs w:val="22"/>
              </w:rPr>
            </w:pPr>
          </w:p>
        </w:tc>
        <w:tc>
          <w:tcPr>
            <w:tcW w:w="1047" w:type="dxa"/>
            <w:tcBorders>
              <w:top w:val="nil"/>
              <w:left w:val="nil"/>
              <w:bottom w:val="single" w:sz="8" w:space="0" w:color="auto"/>
              <w:right w:val="single" w:sz="8" w:space="0" w:color="auto"/>
            </w:tcBorders>
            <w:vAlign w:val="center"/>
          </w:tcPr>
          <w:p w14:paraId="79D5D6C4" w14:textId="77777777" w:rsidR="001C73AA" w:rsidRDefault="00000000">
            <w:pPr>
              <w:jc w:val="center"/>
              <w:rPr>
                <w:rFonts w:eastAsiaTheme="minorEastAsia"/>
                <w:sz w:val="22"/>
                <w:szCs w:val="22"/>
              </w:rPr>
            </w:pPr>
            <w:r>
              <w:rPr>
                <w:rFonts w:eastAsiaTheme="minorEastAsia" w:hint="eastAsia"/>
                <w:kern w:val="0"/>
                <w:sz w:val="22"/>
                <w:szCs w:val="22"/>
              </w:rPr>
              <w:t>X</w:t>
            </w:r>
          </w:p>
        </w:tc>
        <w:tc>
          <w:tcPr>
            <w:tcW w:w="1130" w:type="dxa"/>
            <w:tcBorders>
              <w:top w:val="nil"/>
              <w:left w:val="nil"/>
              <w:bottom w:val="single" w:sz="8" w:space="0" w:color="auto"/>
              <w:right w:val="single" w:sz="8" w:space="0" w:color="auto"/>
            </w:tcBorders>
            <w:vAlign w:val="center"/>
          </w:tcPr>
          <w:p w14:paraId="1FC67B01" w14:textId="77777777" w:rsidR="001C73AA" w:rsidRDefault="001C73AA">
            <w:pPr>
              <w:jc w:val="center"/>
              <w:rPr>
                <w:rFonts w:eastAsiaTheme="minorEastAsia"/>
                <w:sz w:val="22"/>
                <w:szCs w:val="22"/>
              </w:rPr>
            </w:pPr>
          </w:p>
        </w:tc>
        <w:tc>
          <w:tcPr>
            <w:tcW w:w="1339" w:type="dxa"/>
            <w:tcBorders>
              <w:top w:val="nil"/>
              <w:left w:val="nil"/>
              <w:bottom w:val="single" w:sz="8" w:space="0" w:color="auto"/>
              <w:right w:val="single" w:sz="8" w:space="0" w:color="auto"/>
            </w:tcBorders>
            <w:vAlign w:val="center"/>
          </w:tcPr>
          <w:p w14:paraId="19B947DF" w14:textId="77777777" w:rsidR="001C73AA" w:rsidRDefault="001C73AA">
            <w:pPr>
              <w:rPr>
                <w:rFonts w:eastAsiaTheme="minorEastAsia"/>
                <w:sz w:val="22"/>
                <w:szCs w:val="22"/>
              </w:rPr>
            </w:pPr>
          </w:p>
        </w:tc>
        <w:tc>
          <w:tcPr>
            <w:tcW w:w="1399" w:type="dxa"/>
            <w:tcBorders>
              <w:top w:val="nil"/>
              <w:left w:val="nil"/>
              <w:bottom w:val="single" w:sz="8" w:space="0" w:color="auto"/>
              <w:right w:val="single" w:sz="8" w:space="0" w:color="auto"/>
            </w:tcBorders>
            <w:vAlign w:val="center"/>
          </w:tcPr>
          <w:p w14:paraId="73051B67" w14:textId="77777777" w:rsidR="001C73AA" w:rsidRDefault="001C73AA">
            <w:pPr>
              <w:rPr>
                <w:rFonts w:eastAsiaTheme="minorEastAsia"/>
                <w:sz w:val="22"/>
                <w:szCs w:val="22"/>
              </w:rPr>
            </w:pPr>
          </w:p>
        </w:tc>
        <w:tc>
          <w:tcPr>
            <w:tcW w:w="1398" w:type="dxa"/>
            <w:tcBorders>
              <w:top w:val="nil"/>
              <w:left w:val="nil"/>
              <w:bottom w:val="single" w:sz="8" w:space="0" w:color="auto"/>
              <w:right w:val="single" w:sz="8" w:space="0" w:color="auto"/>
            </w:tcBorders>
            <w:vAlign w:val="center"/>
          </w:tcPr>
          <w:p w14:paraId="0216D01E" w14:textId="77777777" w:rsidR="001C73AA" w:rsidRDefault="001C73AA">
            <w:pPr>
              <w:jc w:val="center"/>
              <w:rPr>
                <w:rFonts w:eastAsiaTheme="minorEastAsia"/>
                <w:kern w:val="0"/>
                <w:sz w:val="22"/>
                <w:szCs w:val="22"/>
              </w:rPr>
            </w:pPr>
          </w:p>
        </w:tc>
      </w:tr>
      <w:tr w:rsidR="001C73AA" w14:paraId="731D4B3F" w14:textId="77777777">
        <w:trPr>
          <w:trHeight w:val="318"/>
          <w:jc w:val="center"/>
        </w:trPr>
        <w:tc>
          <w:tcPr>
            <w:tcW w:w="1725" w:type="dxa"/>
            <w:tcBorders>
              <w:top w:val="nil"/>
              <w:left w:val="single" w:sz="8" w:space="0" w:color="auto"/>
              <w:bottom w:val="single" w:sz="8" w:space="0" w:color="auto"/>
              <w:right w:val="single" w:sz="8" w:space="0" w:color="auto"/>
            </w:tcBorders>
            <w:vAlign w:val="center"/>
          </w:tcPr>
          <w:p w14:paraId="7A30A92E" w14:textId="77777777" w:rsidR="001C73AA" w:rsidRDefault="00000000">
            <w:pPr>
              <w:widowControl/>
              <w:snapToGrid w:val="0"/>
              <w:jc w:val="left"/>
              <w:rPr>
                <w:rFonts w:eastAsiaTheme="minorEastAsia"/>
                <w:kern w:val="0"/>
                <w:sz w:val="22"/>
                <w:szCs w:val="22"/>
              </w:rPr>
            </w:pPr>
            <w:r>
              <w:rPr>
                <w:rFonts w:eastAsiaTheme="minorEastAsia" w:hint="eastAsia"/>
                <w:kern w:val="0"/>
                <w:sz w:val="22"/>
                <w:szCs w:val="22"/>
              </w:rPr>
              <w:t>手术及记录</w:t>
            </w:r>
          </w:p>
        </w:tc>
        <w:tc>
          <w:tcPr>
            <w:tcW w:w="1203" w:type="dxa"/>
            <w:tcBorders>
              <w:top w:val="nil"/>
              <w:left w:val="nil"/>
              <w:bottom w:val="single" w:sz="8" w:space="0" w:color="auto"/>
              <w:right w:val="single" w:sz="8" w:space="0" w:color="auto"/>
            </w:tcBorders>
            <w:vAlign w:val="center"/>
          </w:tcPr>
          <w:p w14:paraId="18472A2A" w14:textId="77777777" w:rsidR="001C73AA" w:rsidRDefault="001C73AA">
            <w:pPr>
              <w:jc w:val="center"/>
              <w:rPr>
                <w:rFonts w:eastAsiaTheme="minorEastAsia"/>
                <w:sz w:val="22"/>
                <w:szCs w:val="22"/>
              </w:rPr>
            </w:pPr>
          </w:p>
        </w:tc>
        <w:tc>
          <w:tcPr>
            <w:tcW w:w="1047" w:type="dxa"/>
            <w:tcBorders>
              <w:top w:val="nil"/>
              <w:left w:val="nil"/>
              <w:bottom w:val="single" w:sz="8" w:space="0" w:color="auto"/>
              <w:right w:val="single" w:sz="8" w:space="0" w:color="auto"/>
            </w:tcBorders>
            <w:vAlign w:val="center"/>
          </w:tcPr>
          <w:p w14:paraId="77576040" w14:textId="77777777" w:rsidR="001C73AA" w:rsidRDefault="00000000">
            <w:pPr>
              <w:jc w:val="center"/>
              <w:rPr>
                <w:rFonts w:eastAsiaTheme="minorEastAsia"/>
                <w:sz w:val="22"/>
                <w:szCs w:val="22"/>
              </w:rPr>
            </w:pPr>
            <w:r>
              <w:rPr>
                <w:rFonts w:eastAsiaTheme="minorEastAsia" w:hint="eastAsia"/>
                <w:sz w:val="22"/>
                <w:szCs w:val="22"/>
              </w:rPr>
              <w:t>X</w:t>
            </w:r>
          </w:p>
        </w:tc>
        <w:tc>
          <w:tcPr>
            <w:tcW w:w="1130" w:type="dxa"/>
            <w:tcBorders>
              <w:top w:val="nil"/>
              <w:left w:val="nil"/>
              <w:bottom w:val="single" w:sz="8" w:space="0" w:color="auto"/>
              <w:right w:val="single" w:sz="8" w:space="0" w:color="auto"/>
            </w:tcBorders>
            <w:vAlign w:val="center"/>
          </w:tcPr>
          <w:p w14:paraId="13A91519" w14:textId="77777777" w:rsidR="001C73AA" w:rsidRDefault="001C73AA">
            <w:pPr>
              <w:jc w:val="center"/>
              <w:rPr>
                <w:rFonts w:eastAsiaTheme="minorEastAsia"/>
                <w:sz w:val="22"/>
                <w:szCs w:val="22"/>
              </w:rPr>
            </w:pPr>
          </w:p>
        </w:tc>
        <w:tc>
          <w:tcPr>
            <w:tcW w:w="1339" w:type="dxa"/>
            <w:tcBorders>
              <w:top w:val="nil"/>
              <w:left w:val="nil"/>
              <w:bottom w:val="single" w:sz="8" w:space="0" w:color="auto"/>
              <w:right w:val="single" w:sz="8" w:space="0" w:color="auto"/>
            </w:tcBorders>
            <w:vAlign w:val="center"/>
          </w:tcPr>
          <w:p w14:paraId="214AF484" w14:textId="77777777" w:rsidR="001C73AA" w:rsidRDefault="001C73AA">
            <w:pPr>
              <w:rPr>
                <w:rFonts w:eastAsiaTheme="minorEastAsia"/>
                <w:sz w:val="22"/>
                <w:szCs w:val="22"/>
              </w:rPr>
            </w:pPr>
          </w:p>
        </w:tc>
        <w:tc>
          <w:tcPr>
            <w:tcW w:w="1399" w:type="dxa"/>
            <w:tcBorders>
              <w:top w:val="nil"/>
              <w:left w:val="nil"/>
              <w:bottom w:val="single" w:sz="8" w:space="0" w:color="auto"/>
              <w:right w:val="single" w:sz="8" w:space="0" w:color="auto"/>
            </w:tcBorders>
            <w:vAlign w:val="center"/>
          </w:tcPr>
          <w:p w14:paraId="2ADD06B2" w14:textId="77777777" w:rsidR="001C73AA" w:rsidRDefault="001C73AA">
            <w:pPr>
              <w:rPr>
                <w:rFonts w:eastAsiaTheme="minorEastAsia"/>
                <w:sz w:val="22"/>
                <w:szCs w:val="22"/>
              </w:rPr>
            </w:pPr>
          </w:p>
        </w:tc>
        <w:tc>
          <w:tcPr>
            <w:tcW w:w="1398" w:type="dxa"/>
            <w:tcBorders>
              <w:top w:val="nil"/>
              <w:left w:val="nil"/>
              <w:bottom w:val="single" w:sz="8" w:space="0" w:color="auto"/>
              <w:right w:val="single" w:sz="8" w:space="0" w:color="auto"/>
            </w:tcBorders>
            <w:vAlign w:val="center"/>
          </w:tcPr>
          <w:p w14:paraId="4D934A2D" w14:textId="77777777" w:rsidR="001C73AA" w:rsidRDefault="001C73AA">
            <w:pPr>
              <w:jc w:val="center"/>
              <w:rPr>
                <w:rFonts w:eastAsiaTheme="minorEastAsia"/>
                <w:kern w:val="0"/>
                <w:sz w:val="22"/>
                <w:szCs w:val="22"/>
              </w:rPr>
            </w:pPr>
          </w:p>
        </w:tc>
      </w:tr>
      <w:tr w:rsidR="001C73AA" w14:paraId="629C22D9" w14:textId="77777777">
        <w:trPr>
          <w:trHeight w:val="295"/>
          <w:jc w:val="center"/>
        </w:trPr>
        <w:tc>
          <w:tcPr>
            <w:tcW w:w="1725" w:type="dxa"/>
            <w:tcBorders>
              <w:top w:val="nil"/>
              <w:left w:val="single" w:sz="8" w:space="0" w:color="auto"/>
              <w:bottom w:val="single" w:sz="8" w:space="0" w:color="auto"/>
              <w:right w:val="single" w:sz="8" w:space="0" w:color="auto"/>
            </w:tcBorders>
            <w:vAlign w:val="center"/>
          </w:tcPr>
          <w:p w14:paraId="69CAB1C1" w14:textId="77777777" w:rsidR="001C73AA" w:rsidRDefault="00000000">
            <w:pPr>
              <w:widowControl/>
              <w:snapToGrid w:val="0"/>
              <w:jc w:val="left"/>
              <w:rPr>
                <w:rFonts w:eastAsiaTheme="minorEastAsia"/>
                <w:kern w:val="0"/>
                <w:sz w:val="22"/>
                <w:szCs w:val="22"/>
              </w:rPr>
            </w:pPr>
            <w:r>
              <w:rPr>
                <w:rFonts w:eastAsiaTheme="minorEastAsia" w:hint="eastAsia"/>
                <w:kern w:val="0"/>
                <w:sz w:val="22"/>
                <w:szCs w:val="22"/>
              </w:rPr>
              <w:t>溶栓治疗</w:t>
            </w:r>
            <w:r>
              <w:rPr>
                <w:rFonts w:eastAsiaTheme="minorEastAsia"/>
                <w:kern w:val="0"/>
                <w:sz w:val="22"/>
                <w:szCs w:val="22"/>
                <w:vertAlign w:val="superscript"/>
              </w:rPr>
              <w:t>11</w:t>
            </w:r>
          </w:p>
        </w:tc>
        <w:tc>
          <w:tcPr>
            <w:tcW w:w="1203" w:type="dxa"/>
            <w:tcBorders>
              <w:top w:val="nil"/>
              <w:left w:val="nil"/>
              <w:bottom w:val="single" w:sz="8" w:space="0" w:color="auto"/>
              <w:right w:val="single" w:sz="8" w:space="0" w:color="auto"/>
            </w:tcBorders>
            <w:vAlign w:val="center"/>
          </w:tcPr>
          <w:p w14:paraId="53F825F2" w14:textId="77777777" w:rsidR="001C73AA" w:rsidRDefault="001C73AA">
            <w:pPr>
              <w:jc w:val="center"/>
              <w:rPr>
                <w:rFonts w:eastAsiaTheme="minorEastAsia"/>
                <w:sz w:val="22"/>
                <w:szCs w:val="22"/>
              </w:rPr>
            </w:pPr>
          </w:p>
        </w:tc>
        <w:tc>
          <w:tcPr>
            <w:tcW w:w="1047" w:type="dxa"/>
            <w:tcBorders>
              <w:top w:val="nil"/>
              <w:left w:val="nil"/>
              <w:bottom w:val="single" w:sz="8" w:space="0" w:color="auto"/>
              <w:right w:val="single" w:sz="8" w:space="0" w:color="auto"/>
            </w:tcBorders>
            <w:vAlign w:val="center"/>
          </w:tcPr>
          <w:p w14:paraId="45248EB3" w14:textId="77777777" w:rsidR="001C73AA" w:rsidRDefault="00000000">
            <w:pPr>
              <w:jc w:val="center"/>
              <w:rPr>
                <w:rFonts w:eastAsiaTheme="minorEastAsia"/>
                <w:sz w:val="22"/>
                <w:szCs w:val="22"/>
              </w:rPr>
            </w:pPr>
            <w:r>
              <w:rPr>
                <w:rFonts w:eastAsiaTheme="minorEastAsia" w:hint="eastAsia"/>
                <w:sz w:val="22"/>
                <w:szCs w:val="22"/>
              </w:rPr>
              <w:t>X</w:t>
            </w:r>
          </w:p>
        </w:tc>
        <w:tc>
          <w:tcPr>
            <w:tcW w:w="1130" w:type="dxa"/>
            <w:tcBorders>
              <w:top w:val="nil"/>
              <w:left w:val="nil"/>
              <w:bottom w:val="single" w:sz="8" w:space="0" w:color="auto"/>
              <w:right w:val="single" w:sz="8" w:space="0" w:color="auto"/>
            </w:tcBorders>
            <w:vAlign w:val="center"/>
          </w:tcPr>
          <w:p w14:paraId="2B1A7C1C" w14:textId="77777777" w:rsidR="001C73AA" w:rsidRDefault="001C73AA">
            <w:pPr>
              <w:jc w:val="center"/>
              <w:rPr>
                <w:rFonts w:eastAsiaTheme="minorEastAsia"/>
                <w:sz w:val="22"/>
                <w:szCs w:val="22"/>
              </w:rPr>
            </w:pPr>
          </w:p>
        </w:tc>
        <w:tc>
          <w:tcPr>
            <w:tcW w:w="1339" w:type="dxa"/>
            <w:tcBorders>
              <w:top w:val="nil"/>
              <w:left w:val="nil"/>
              <w:bottom w:val="single" w:sz="8" w:space="0" w:color="auto"/>
              <w:right w:val="single" w:sz="8" w:space="0" w:color="auto"/>
            </w:tcBorders>
            <w:vAlign w:val="center"/>
          </w:tcPr>
          <w:p w14:paraId="4F21EE45" w14:textId="77777777" w:rsidR="001C73AA" w:rsidRDefault="001C73AA">
            <w:pPr>
              <w:rPr>
                <w:rFonts w:eastAsiaTheme="minorEastAsia"/>
                <w:sz w:val="22"/>
                <w:szCs w:val="22"/>
              </w:rPr>
            </w:pPr>
          </w:p>
        </w:tc>
        <w:tc>
          <w:tcPr>
            <w:tcW w:w="1399" w:type="dxa"/>
            <w:tcBorders>
              <w:top w:val="nil"/>
              <w:left w:val="nil"/>
              <w:bottom w:val="single" w:sz="8" w:space="0" w:color="auto"/>
              <w:right w:val="single" w:sz="8" w:space="0" w:color="auto"/>
            </w:tcBorders>
            <w:vAlign w:val="center"/>
          </w:tcPr>
          <w:p w14:paraId="307F8183" w14:textId="77777777" w:rsidR="001C73AA" w:rsidRDefault="001C73AA">
            <w:pPr>
              <w:rPr>
                <w:rFonts w:eastAsiaTheme="minorEastAsia"/>
                <w:sz w:val="22"/>
                <w:szCs w:val="22"/>
              </w:rPr>
            </w:pPr>
          </w:p>
        </w:tc>
        <w:tc>
          <w:tcPr>
            <w:tcW w:w="1398" w:type="dxa"/>
            <w:tcBorders>
              <w:top w:val="nil"/>
              <w:left w:val="nil"/>
              <w:bottom w:val="single" w:sz="8" w:space="0" w:color="auto"/>
              <w:right w:val="single" w:sz="8" w:space="0" w:color="auto"/>
            </w:tcBorders>
            <w:vAlign w:val="center"/>
          </w:tcPr>
          <w:p w14:paraId="20352EF1" w14:textId="77777777" w:rsidR="001C73AA" w:rsidRDefault="001C73AA">
            <w:pPr>
              <w:jc w:val="center"/>
              <w:rPr>
                <w:rFonts w:eastAsiaTheme="minorEastAsia"/>
                <w:kern w:val="0"/>
                <w:sz w:val="22"/>
                <w:szCs w:val="22"/>
              </w:rPr>
            </w:pPr>
          </w:p>
        </w:tc>
      </w:tr>
      <w:tr w:rsidR="001C73AA" w14:paraId="19AD8F76" w14:textId="77777777">
        <w:trPr>
          <w:trHeight w:val="342"/>
          <w:jc w:val="center"/>
        </w:trPr>
        <w:tc>
          <w:tcPr>
            <w:tcW w:w="1725" w:type="dxa"/>
            <w:tcBorders>
              <w:top w:val="nil"/>
              <w:left w:val="single" w:sz="8" w:space="0" w:color="auto"/>
              <w:bottom w:val="single" w:sz="8" w:space="0" w:color="auto"/>
              <w:right w:val="single" w:sz="8" w:space="0" w:color="auto"/>
            </w:tcBorders>
            <w:vAlign w:val="center"/>
          </w:tcPr>
          <w:p w14:paraId="3B746958" w14:textId="77777777" w:rsidR="001C73AA" w:rsidRDefault="00000000">
            <w:pPr>
              <w:widowControl/>
              <w:jc w:val="left"/>
              <w:rPr>
                <w:rFonts w:eastAsiaTheme="minorEastAsia"/>
                <w:kern w:val="0"/>
                <w:sz w:val="22"/>
                <w:szCs w:val="22"/>
              </w:rPr>
            </w:pPr>
            <w:r>
              <w:rPr>
                <w:rFonts w:eastAsiaTheme="minorEastAsia"/>
                <w:kern w:val="0"/>
                <w:sz w:val="22"/>
                <w:szCs w:val="22"/>
              </w:rPr>
              <w:t>用药情况</w:t>
            </w:r>
            <w:r>
              <w:rPr>
                <w:rFonts w:eastAsiaTheme="minorEastAsia"/>
                <w:kern w:val="0"/>
                <w:sz w:val="22"/>
                <w:szCs w:val="22"/>
                <w:vertAlign w:val="superscript"/>
              </w:rPr>
              <w:t>12</w:t>
            </w:r>
          </w:p>
        </w:tc>
        <w:tc>
          <w:tcPr>
            <w:tcW w:w="1203" w:type="dxa"/>
            <w:tcBorders>
              <w:top w:val="nil"/>
              <w:left w:val="nil"/>
              <w:bottom w:val="single" w:sz="8" w:space="0" w:color="auto"/>
              <w:right w:val="single" w:sz="8" w:space="0" w:color="auto"/>
            </w:tcBorders>
            <w:vAlign w:val="center"/>
          </w:tcPr>
          <w:p w14:paraId="291E773E"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047" w:type="dxa"/>
            <w:tcBorders>
              <w:top w:val="nil"/>
              <w:left w:val="nil"/>
              <w:bottom w:val="single" w:sz="8" w:space="0" w:color="auto"/>
              <w:right w:val="single" w:sz="8" w:space="0" w:color="auto"/>
            </w:tcBorders>
            <w:vAlign w:val="center"/>
          </w:tcPr>
          <w:p w14:paraId="27A1947E"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130" w:type="dxa"/>
            <w:tcBorders>
              <w:top w:val="nil"/>
              <w:left w:val="nil"/>
              <w:bottom w:val="single" w:sz="8" w:space="0" w:color="auto"/>
              <w:right w:val="single" w:sz="8" w:space="0" w:color="auto"/>
            </w:tcBorders>
            <w:vAlign w:val="center"/>
          </w:tcPr>
          <w:p w14:paraId="4F1EB91D"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39" w:type="dxa"/>
            <w:tcBorders>
              <w:top w:val="nil"/>
              <w:left w:val="nil"/>
              <w:bottom w:val="single" w:sz="8" w:space="0" w:color="auto"/>
              <w:right w:val="single" w:sz="8" w:space="0" w:color="auto"/>
            </w:tcBorders>
            <w:vAlign w:val="center"/>
          </w:tcPr>
          <w:p w14:paraId="13D40C8E"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99" w:type="dxa"/>
            <w:tcBorders>
              <w:top w:val="nil"/>
              <w:left w:val="nil"/>
              <w:bottom w:val="single" w:sz="8" w:space="0" w:color="auto"/>
              <w:right w:val="single" w:sz="8" w:space="0" w:color="auto"/>
            </w:tcBorders>
            <w:vAlign w:val="center"/>
          </w:tcPr>
          <w:p w14:paraId="1F00C5AE"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98" w:type="dxa"/>
            <w:tcBorders>
              <w:top w:val="nil"/>
              <w:left w:val="nil"/>
              <w:bottom w:val="single" w:sz="8" w:space="0" w:color="auto"/>
              <w:right w:val="single" w:sz="8" w:space="0" w:color="auto"/>
            </w:tcBorders>
            <w:vAlign w:val="center"/>
          </w:tcPr>
          <w:p w14:paraId="0814C80A"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r>
      <w:tr w:rsidR="001C73AA" w14:paraId="760330BD" w14:textId="77777777">
        <w:trPr>
          <w:trHeight w:val="361"/>
          <w:jc w:val="center"/>
        </w:trPr>
        <w:tc>
          <w:tcPr>
            <w:tcW w:w="1725" w:type="dxa"/>
            <w:tcBorders>
              <w:top w:val="nil"/>
              <w:left w:val="single" w:sz="8" w:space="0" w:color="auto"/>
              <w:bottom w:val="single" w:sz="8" w:space="0" w:color="auto"/>
              <w:right w:val="single" w:sz="8" w:space="0" w:color="auto"/>
            </w:tcBorders>
            <w:vAlign w:val="center"/>
          </w:tcPr>
          <w:p w14:paraId="1531E4B6" w14:textId="77777777" w:rsidR="001C73AA" w:rsidRDefault="00000000">
            <w:pPr>
              <w:widowControl/>
              <w:jc w:val="left"/>
              <w:rPr>
                <w:rFonts w:eastAsiaTheme="minorEastAsia"/>
                <w:kern w:val="0"/>
                <w:sz w:val="22"/>
                <w:szCs w:val="22"/>
              </w:rPr>
            </w:pPr>
            <w:r>
              <w:rPr>
                <w:rFonts w:eastAsiaTheme="minorEastAsia"/>
                <w:kern w:val="0"/>
                <w:sz w:val="22"/>
                <w:szCs w:val="22"/>
              </w:rPr>
              <w:t>不良事件</w:t>
            </w:r>
            <w:r>
              <w:rPr>
                <w:rFonts w:eastAsiaTheme="minorEastAsia"/>
                <w:kern w:val="0"/>
                <w:sz w:val="22"/>
                <w:szCs w:val="22"/>
                <w:vertAlign w:val="superscript"/>
              </w:rPr>
              <w:t>13</w:t>
            </w:r>
          </w:p>
        </w:tc>
        <w:tc>
          <w:tcPr>
            <w:tcW w:w="1203" w:type="dxa"/>
            <w:tcBorders>
              <w:top w:val="nil"/>
              <w:left w:val="nil"/>
              <w:bottom w:val="single" w:sz="8" w:space="0" w:color="auto"/>
              <w:right w:val="single" w:sz="8" w:space="0" w:color="auto"/>
            </w:tcBorders>
            <w:vAlign w:val="center"/>
          </w:tcPr>
          <w:p w14:paraId="65DCA6D8" w14:textId="77777777" w:rsidR="001C73AA" w:rsidRDefault="001C73AA">
            <w:pPr>
              <w:widowControl/>
              <w:jc w:val="center"/>
              <w:rPr>
                <w:rFonts w:eastAsiaTheme="minorEastAsia"/>
                <w:kern w:val="0"/>
                <w:sz w:val="22"/>
                <w:szCs w:val="22"/>
              </w:rPr>
            </w:pPr>
          </w:p>
        </w:tc>
        <w:tc>
          <w:tcPr>
            <w:tcW w:w="1047" w:type="dxa"/>
            <w:tcBorders>
              <w:top w:val="nil"/>
              <w:left w:val="nil"/>
              <w:bottom w:val="single" w:sz="8" w:space="0" w:color="auto"/>
              <w:right w:val="single" w:sz="8" w:space="0" w:color="auto"/>
            </w:tcBorders>
            <w:vAlign w:val="center"/>
          </w:tcPr>
          <w:p w14:paraId="12386011"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130" w:type="dxa"/>
            <w:tcBorders>
              <w:top w:val="nil"/>
              <w:left w:val="nil"/>
              <w:bottom w:val="single" w:sz="8" w:space="0" w:color="auto"/>
              <w:right w:val="single" w:sz="8" w:space="0" w:color="auto"/>
            </w:tcBorders>
            <w:vAlign w:val="center"/>
          </w:tcPr>
          <w:p w14:paraId="2E3010D0"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39" w:type="dxa"/>
            <w:tcBorders>
              <w:top w:val="nil"/>
              <w:left w:val="nil"/>
              <w:bottom w:val="single" w:sz="8" w:space="0" w:color="auto"/>
              <w:right w:val="single" w:sz="8" w:space="0" w:color="auto"/>
            </w:tcBorders>
            <w:vAlign w:val="center"/>
          </w:tcPr>
          <w:p w14:paraId="25F87DF5"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99" w:type="dxa"/>
            <w:tcBorders>
              <w:top w:val="nil"/>
              <w:left w:val="nil"/>
              <w:bottom w:val="single" w:sz="8" w:space="0" w:color="auto"/>
              <w:right w:val="single" w:sz="8" w:space="0" w:color="auto"/>
            </w:tcBorders>
            <w:vAlign w:val="center"/>
          </w:tcPr>
          <w:p w14:paraId="00DDED1A"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c>
          <w:tcPr>
            <w:tcW w:w="1398" w:type="dxa"/>
            <w:tcBorders>
              <w:top w:val="nil"/>
              <w:left w:val="nil"/>
              <w:bottom w:val="single" w:sz="8" w:space="0" w:color="auto"/>
              <w:right w:val="single" w:sz="8" w:space="0" w:color="auto"/>
            </w:tcBorders>
            <w:vAlign w:val="center"/>
          </w:tcPr>
          <w:p w14:paraId="7F5A9A8F" w14:textId="77777777" w:rsidR="001C73AA" w:rsidRDefault="00000000">
            <w:pPr>
              <w:widowControl/>
              <w:jc w:val="center"/>
              <w:rPr>
                <w:rFonts w:eastAsiaTheme="minorEastAsia"/>
                <w:kern w:val="0"/>
                <w:sz w:val="22"/>
                <w:szCs w:val="22"/>
              </w:rPr>
            </w:pPr>
            <w:r>
              <w:rPr>
                <w:rFonts w:eastAsiaTheme="minorEastAsia"/>
                <w:kern w:val="0"/>
                <w:sz w:val="22"/>
                <w:szCs w:val="22"/>
              </w:rPr>
              <w:t>X</w:t>
            </w:r>
          </w:p>
        </w:tc>
      </w:tr>
    </w:tbl>
    <w:p w14:paraId="50D80740" w14:textId="77777777" w:rsidR="001C73AA" w:rsidRDefault="00000000">
      <w:pPr>
        <w:rPr>
          <w:color w:val="000000"/>
          <w:kern w:val="0"/>
          <w:szCs w:val="21"/>
        </w:rPr>
      </w:pPr>
      <w:bookmarkStart w:id="139" w:name="OLE_LINK9"/>
      <w:r>
        <w:rPr>
          <w:rFonts w:hint="eastAsia"/>
          <w:color w:val="000000"/>
          <w:kern w:val="0"/>
          <w:szCs w:val="21"/>
        </w:rPr>
        <w:t>注：</w:t>
      </w:r>
    </w:p>
    <w:p w14:paraId="18AB1FF3" w14:textId="77777777" w:rsidR="001C73AA" w:rsidRDefault="00000000">
      <w:pPr>
        <w:pStyle w:val="afe"/>
        <w:numPr>
          <w:ilvl w:val="0"/>
          <w:numId w:val="12"/>
        </w:numPr>
        <w:ind w:firstLineChars="0"/>
        <w:rPr>
          <w:color w:val="000000"/>
          <w:kern w:val="0"/>
          <w:szCs w:val="21"/>
        </w:rPr>
      </w:pPr>
      <w:r>
        <w:rPr>
          <w:rFonts w:hint="eastAsia"/>
          <w:color w:val="000000"/>
          <w:kern w:val="0"/>
          <w:szCs w:val="21"/>
        </w:rPr>
        <w:t>筛选期：如果患者签署知情同意书前，已进行相关检查，且在术前</w:t>
      </w:r>
      <w:r>
        <w:rPr>
          <w:color w:val="000000"/>
          <w:kern w:val="0"/>
          <w:szCs w:val="21"/>
        </w:rPr>
        <w:t>14</w:t>
      </w:r>
      <w:r>
        <w:rPr>
          <w:rFonts w:hint="eastAsia"/>
          <w:color w:val="000000"/>
          <w:kern w:val="0"/>
          <w:szCs w:val="21"/>
        </w:rPr>
        <w:t>天内，这些数据可以作为本临床试验的数据进行收集，患者无需再进行相关检查，如血常规、血生化、妊娠试验、凝血功能、心电图、下肢静脉超声等；</w:t>
      </w:r>
    </w:p>
    <w:p w14:paraId="59269377" w14:textId="77777777" w:rsidR="001C73AA" w:rsidRDefault="00000000">
      <w:pPr>
        <w:pStyle w:val="afe"/>
        <w:numPr>
          <w:ilvl w:val="0"/>
          <w:numId w:val="12"/>
        </w:numPr>
        <w:ind w:firstLineChars="0"/>
        <w:rPr>
          <w:color w:val="000000"/>
          <w:kern w:val="0"/>
          <w:szCs w:val="21"/>
        </w:rPr>
      </w:pPr>
      <w:r>
        <w:rPr>
          <w:rFonts w:hint="eastAsia"/>
          <w:color w:val="000000"/>
          <w:kern w:val="0"/>
          <w:szCs w:val="21"/>
        </w:rPr>
        <w:t>生命体征：血压、心率</w:t>
      </w:r>
      <w:r>
        <w:rPr>
          <w:rFonts w:hint="eastAsia"/>
          <w:color w:val="000000"/>
          <w:kern w:val="0"/>
          <w:szCs w:val="21"/>
        </w:rPr>
        <w:t>/</w:t>
      </w:r>
      <w:r>
        <w:rPr>
          <w:rFonts w:hint="eastAsia"/>
          <w:color w:val="000000"/>
          <w:kern w:val="0"/>
          <w:szCs w:val="21"/>
        </w:rPr>
        <w:t>脉搏、体温、呼吸、血氧饱和度；</w:t>
      </w:r>
    </w:p>
    <w:p w14:paraId="3F1163B8" w14:textId="77777777" w:rsidR="001C73AA" w:rsidRDefault="00000000">
      <w:pPr>
        <w:pStyle w:val="afe"/>
        <w:numPr>
          <w:ilvl w:val="0"/>
          <w:numId w:val="12"/>
        </w:numPr>
        <w:ind w:firstLineChars="0"/>
        <w:rPr>
          <w:color w:val="000000"/>
          <w:kern w:val="0"/>
          <w:szCs w:val="21"/>
        </w:rPr>
      </w:pPr>
      <w:r>
        <w:rPr>
          <w:rFonts w:hint="eastAsia"/>
          <w:color w:val="000000"/>
          <w:kern w:val="0"/>
          <w:szCs w:val="21"/>
        </w:rPr>
        <w:t>血常规：红细胞</w:t>
      </w:r>
      <w:r>
        <w:rPr>
          <w:color w:val="000000"/>
          <w:kern w:val="0"/>
          <w:szCs w:val="21"/>
        </w:rPr>
        <w:t>(RBC)</w:t>
      </w:r>
      <w:r>
        <w:rPr>
          <w:rFonts w:hint="eastAsia"/>
          <w:color w:val="000000"/>
          <w:kern w:val="0"/>
          <w:szCs w:val="21"/>
        </w:rPr>
        <w:t>、白细胞</w:t>
      </w:r>
      <w:r>
        <w:rPr>
          <w:color w:val="000000"/>
          <w:kern w:val="0"/>
          <w:szCs w:val="21"/>
        </w:rPr>
        <w:t>(WBC)</w:t>
      </w:r>
      <w:r>
        <w:rPr>
          <w:rFonts w:hint="eastAsia"/>
          <w:color w:val="000000"/>
          <w:kern w:val="0"/>
          <w:szCs w:val="21"/>
        </w:rPr>
        <w:t>、血红蛋白</w:t>
      </w:r>
      <w:r>
        <w:rPr>
          <w:color w:val="000000"/>
          <w:kern w:val="0"/>
          <w:szCs w:val="21"/>
        </w:rPr>
        <w:t>(Hgb)</w:t>
      </w:r>
      <w:r>
        <w:rPr>
          <w:rFonts w:hint="eastAsia"/>
          <w:color w:val="000000"/>
          <w:kern w:val="0"/>
          <w:szCs w:val="21"/>
        </w:rPr>
        <w:t>、血小板</w:t>
      </w:r>
      <w:r>
        <w:rPr>
          <w:color w:val="000000"/>
          <w:kern w:val="0"/>
          <w:szCs w:val="21"/>
        </w:rPr>
        <w:t>(PLT)</w:t>
      </w:r>
      <w:r>
        <w:rPr>
          <w:rFonts w:hint="eastAsia"/>
          <w:color w:val="000000"/>
          <w:kern w:val="0"/>
          <w:szCs w:val="21"/>
        </w:rPr>
        <w:t>；</w:t>
      </w:r>
    </w:p>
    <w:p w14:paraId="335E75A1" w14:textId="77777777" w:rsidR="001C73AA" w:rsidRDefault="00000000">
      <w:pPr>
        <w:pStyle w:val="afe"/>
        <w:numPr>
          <w:ilvl w:val="0"/>
          <w:numId w:val="12"/>
        </w:numPr>
        <w:ind w:firstLineChars="0"/>
        <w:rPr>
          <w:color w:val="000000"/>
          <w:kern w:val="0"/>
          <w:szCs w:val="21"/>
        </w:rPr>
      </w:pPr>
      <w:r>
        <w:rPr>
          <w:rFonts w:hint="eastAsia"/>
          <w:color w:val="000000"/>
          <w:kern w:val="0"/>
          <w:szCs w:val="21"/>
        </w:rPr>
        <w:t>血生化：谷丙转氨酶</w:t>
      </w:r>
      <w:r>
        <w:rPr>
          <w:color w:val="000000"/>
          <w:kern w:val="0"/>
          <w:szCs w:val="21"/>
        </w:rPr>
        <w:t>(ALT)</w:t>
      </w:r>
      <w:r>
        <w:rPr>
          <w:rFonts w:hint="eastAsia"/>
          <w:color w:val="000000"/>
          <w:kern w:val="0"/>
          <w:szCs w:val="21"/>
        </w:rPr>
        <w:t>、谷草转氨酶</w:t>
      </w:r>
      <w:r>
        <w:rPr>
          <w:color w:val="000000"/>
          <w:kern w:val="0"/>
          <w:szCs w:val="21"/>
        </w:rPr>
        <w:t>(AST)</w:t>
      </w:r>
      <w:r>
        <w:rPr>
          <w:rFonts w:hint="eastAsia"/>
          <w:color w:val="000000"/>
          <w:kern w:val="0"/>
          <w:szCs w:val="21"/>
        </w:rPr>
        <w:t>、尿素氮</w:t>
      </w:r>
      <w:r>
        <w:rPr>
          <w:color w:val="000000"/>
          <w:kern w:val="0"/>
          <w:szCs w:val="21"/>
        </w:rPr>
        <w:t>/</w:t>
      </w:r>
      <w:r>
        <w:rPr>
          <w:rFonts w:hint="eastAsia"/>
          <w:color w:val="000000"/>
          <w:kern w:val="0"/>
          <w:szCs w:val="21"/>
        </w:rPr>
        <w:t>尿素</w:t>
      </w:r>
      <w:r>
        <w:rPr>
          <w:color w:val="000000"/>
          <w:kern w:val="0"/>
          <w:szCs w:val="21"/>
        </w:rPr>
        <w:t>(BUN/UREA)</w:t>
      </w:r>
      <w:r>
        <w:rPr>
          <w:rFonts w:hint="eastAsia"/>
          <w:color w:val="000000"/>
          <w:kern w:val="0"/>
          <w:szCs w:val="21"/>
        </w:rPr>
        <w:t>、血清肌酐</w:t>
      </w:r>
      <w:r>
        <w:rPr>
          <w:rFonts w:hint="eastAsia"/>
          <w:color w:val="000000"/>
          <w:kern w:val="0"/>
          <w:szCs w:val="21"/>
        </w:rPr>
        <w:t>(Scr)</w:t>
      </w:r>
      <w:r>
        <w:rPr>
          <w:rFonts w:hint="eastAsia"/>
          <w:color w:val="000000"/>
          <w:kern w:val="0"/>
          <w:szCs w:val="21"/>
        </w:rPr>
        <w:t>、</w:t>
      </w:r>
      <w:r>
        <w:rPr>
          <w:rFonts w:hint="eastAsia"/>
          <w:color w:val="000000"/>
          <w:kern w:val="0"/>
          <w:szCs w:val="21"/>
        </w:rPr>
        <w:t>eGFR</w:t>
      </w:r>
      <w:r>
        <w:rPr>
          <w:rFonts w:hint="eastAsia"/>
          <w:color w:val="000000"/>
          <w:kern w:val="0"/>
          <w:szCs w:val="21"/>
        </w:rPr>
        <w:t>；</w:t>
      </w:r>
    </w:p>
    <w:p w14:paraId="1A242834" w14:textId="77777777" w:rsidR="001C73AA" w:rsidRDefault="00000000">
      <w:pPr>
        <w:pStyle w:val="afe"/>
        <w:numPr>
          <w:ilvl w:val="0"/>
          <w:numId w:val="12"/>
        </w:numPr>
        <w:ind w:firstLineChars="0"/>
        <w:rPr>
          <w:color w:val="000000"/>
          <w:kern w:val="0"/>
          <w:szCs w:val="21"/>
        </w:rPr>
      </w:pPr>
      <w:r>
        <w:rPr>
          <w:rFonts w:hint="eastAsia"/>
          <w:color w:val="000000"/>
          <w:kern w:val="0"/>
          <w:szCs w:val="21"/>
        </w:rPr>
        <w:t>妊娠试验：尿</w:t>
      </w:r>
      <w:r>
        <w:rPr>
          <w:color w:val="000000"/>
          <w:kern w:val="0"/>
          <w:szCs w:val="21"/>
        </w:rPr>
        <w:t>/</w:t>
      </w:r>
      <w:r>
        <w:rPr>
          <w:rFonts w:hint="eastAsia"/>
          <w:color w:val="000000"/>
          <w:kern w:val="0"/>
          <w:szCs w:val="21"/>
        </w:rPr>
        <w:t>血妊娠检查</w:t>
      </w:r>
      <w:r>
        <w:rPr>
          <w:color w:val="000000"/>
          <w:kern w:val="0"/>
          <w:szCs w:val="21"/>
        </w:rPr>
        <w:t>(</w:t>
      </w:r>
      <w:r>
        <w:rPr>
          <w:rFonts w:hint="eastAsia"/>
          <w:color w:val="000000"/>
          <w:kern w:val="0"/>
          <w:szCs w:val="21"/>
        </w:rPr>
        <w:t>仅限育龄期女性</w:t>
      </w:r>
      <w:r>
        <w:rPr>
          <w:color w:val="000000"/>
          <w:kern w:val="0"/>
          <w:szCs w:val="21"/>
        </w:rPr>
        <w:t>)</w:t>
      </w:r>
      <w:r>
        <w:rPr>
          <w:rFonts w:hint="eastAsia"/>
          <w:color w:val="000000"/>
          <w:kern w:val="0"/>
          <w:szCs w:val="21"/>
        </w:rPr>
        <w:t>；</w:t>
      </w:r>
    </w:p>
    <w:p w14:paraId="0BA4CD05" w14:textId="77777777" w:rsidR="001C73AA" w:rsidRDefault="00000000">
      <w:pPr>
        <w:pStyle w:val="afe"/>
        <w:numPr>
          <w:ilvl w:val="0"/>
          <w:numId w:val="12"/>
        </w:numPr>
        <w:ind w:firstLineChars="0"/>
        <w:rPr>
          <w:color w:val="000000"/>
          <w:kern w:val="0"/>
          <w:szCs w:val="21"/>
        </w:rPr>
      </w:pPr>
      <w:r>
        <w:rPr>
          <w:rFonts w:hint="eastAsia"/>
          <w:color w:val="000000"/>
          <w:kern w:val="0"/>
          <w:szCs w:val="21"/>
        </w:rPr>
        <w:t>凝血功能：筛选期和出院前：</w:t>
      </w:r>
      <w:r>
        <w:rPr>
          <w:color w:val="000000"/>
          <w:kern w:val="0"/>
          <w:szCs w:val="21"/>
        </w:rPr>
        <w:t>D-</w:t>
      </w:r>
      <w:r>
        <w:rPr>
          <w:rFonts w:hint="eastAsia"/>
          <w:color w:val="000000"/>
          <w:kern w:val="0"/>
          <w:szCs w:val="21"/>
        </w:rPr>
        <w:t>二聚体</w:t>
      </w:r>
      <w:r>
        <w:rPr>
          <w:color w:val="000000"/>
          <w:kern w:val="0"/>
          <w:szCs w:val="21"/>
        </w:rPr>
        <w:t>(D-dimer)</w:t>
      </w:r>
      <w:r>
        <w:rPr>
          <w:rFonts w:hint="eastAsia"/>
          <w:color w:val="000000"/>
          <w:kern w:val="0"/>
          <w:szCs w:val="21"/>
        </w:rPr>
        <w:t>、国际标准化比值</w:t>
      </w:r>
      <w:r>
        <w:rPr>
          <w:color w:val="000000"/>
          <w:kern w:val="0"/>
          <w:szCs w:val="21"/>
        </w:rPr>
        <w:t>(INR)</w:t>
      </w:r>
      <w:r>
        <w:rPr>
          <w:rFonts w:hint="eastAsia"/>
          <w:color w:val="000000"/>
          <w:kern w:val="0"/>
          <w:szCs w:val="21"/>
        </w:rPr>
        <w:t>、凝血酶原时间</w:t>
      </w:r>
      <w:r>
        <w:rPr>
          <w:color w:val="000000"/>
          <w:kern w:val="0"/>
          <w:szCs w:val="21"/>
        </w:rPr>
        <w:t>(PT)</w:t>
      </w:r>
      <w:r>
        <w:rPr>
          <w:rFonts w:hint="eastAsia"/>
          <w:color w:val="000000"/>
          <w:kern w:val="0"/>
          <w:szCs w:val="21"/>
        </w:rPr>
        <w:t>、活化部分凝血活酶时间</w:t>
      </w:r>
      <w:r>
        <w:rPr>
          <w:color w:val="000000"/>
          <w:kern w:val="0"/>
          <w:szCs w:val="21"/>
        </w:rPr>
        <w:t>(APTT)</w:t>
      </w:r>
      <w:r>
        <w:rPr>
          <w:rFonts w:hint="eastAsia"/>
          <w:color w:val="000000"/>
          <w:kern w:val="0"/>
          <w:szCs w:val="21"/>
        </w:rPr>
        <w:t>、凝血酶时间</w:t>
      </w:r>
      <w:r>
        <w:rPr>
          <w:color w:val="000000"/>
          <w:kern w:val="0"/>
          <w:szCs w:val="21"/>
        </w:rPr>
        <w:t>(TT)</w:t>
      </w:r>
      <w:r>
        <w:rPr>
          <w:rFonts w:hint="eastAsia"/>
          <w:color w:val="000000"/>
          <w:kern w:val="0"/>
          <w:szCs w:val="21"/>
        </w:rPr>
        <w:t>、纤维蛋白原</w:t>
      </w:r>
      <w:r>
        <w:rPr>
          <w:color w:val="000000"/>
          <w:kern w:val="0"/>
          <w:szCs w:val="21"/>
        </w:rPr>
        <w:t>(</w:t>
      </w:r>
      <w:r>
        <w:rPr>
          <w:rFonts w:hint="eastAsia"/>
          <w:color w:val="000000"/>
          <w:kern w:val="0"/>
          <w:szCs w:val="21"/>
        </w:rPr>
        <w:t>Fg</w:t>
      </w:r>
      <w:r>
        <w:rPr>
          <w:color w:val="000000"/>
          <w:kern w:val="0"/>
          <w:szCs w:val="21"/>
        </w:rPr>
        <w:t>)</w:t>
      </w:r>
      <w:r>
        <w:rPr>
          <w:rFonts w:hint="eastAsia"/>
          <w:color w:val="000000"/>
          <w:kern w:val="0"/>
          <w:szCs w:val="21"/>
        </w:rPr>
        <w:t>；治疗期：根据实际情况监测</w:t>
      </w:r>
      <w:r>
        <w:rPr>
          <w:rFonts w:hint="eastAsia"/>
          <w:color w:val="000000"/>
          <w:kern w:val="0"/>
          <w:szCs w:val="21"/>
        </w:rPr>
        <w:t>D-</w:t>
      </w:r>
      <w:r>
        <w:rPr>
          <w:rFonts w:hint="eastAsia"/>
          <w:color w:val="000000"/>
          <w:kern w:val="0"/>
          <w:szCs w:val="21"/>
        </w:rPr>
        <w:t>二聚体</w:t>
      </w:r>
      <w:r>
        <w:rPr>
          <w:rFonts w:hint="eastAsia"/>
          <w:color w:val="000000"/>
          <w:kern w:val="0"/>
          <w:szCs w:val="21"/>
        </w:rPr>
        <w:t>(D-dimer)</w:t>
      </w:r>
      <w:r>
        <w:rPr>
          <w:rFonts w:hint="eastAsia"/>
          <w:color w:val="000000"/>
          <w:kern w:val="0"/>
          <w:szCs w:val="21"/>
        </w:rPr>
        <w:t>和纤维蛋白原</w:t>
      </w:r>
      <w:r>
        <w:rPr>
          <w:rFonts w:hint="eastAsia"/>
          <w:color w:val="000000"/>
          <w:kern w:val="0"/>
          <w:szCs w:val="21"/>
        </w:rPr>
        <w:t>(Fg)</w:t>
      </w:r>
      <w:r>
        <w:rPr>
          <w:rFonts w:hint="eastAsia"/>
          <w:color w:val="000000"/>
          <w:kern w:val="0"/>
          <w:szCs w:val="21"/>
        </w:rPr>
        <w:t>；</w:t>
      </w:r>
    </w:p>
    <w:p w14:paraId="6CB13A1B" w14:textId="77777777" w:rsidR="001C73AA" w:rsidRDefault="00000000">
      <w:pPr>
        <w:pStyle w:val="afe"/>
        <w:numPr>
          <w:ilvl w:val="0"/>
          <w:numId w:val="12"/>
        </w:numPr>
        <w:ind w:firstLineChars="0"/>
        <w:rPr>
          <w:color w:val="000000"/>
          <w:kern w:val="0"/>
          <w:szCs w:val="21"/>
        </w:rPr>
      </w:pPr>
      <w:r>
        <w:rPr>
          <w:rFonts w:hint="eastAsia"/>
          <w:color w:val="000000"/>
          <w:kern w:val="0"/>
          <w:szCs w:val="21"/>
        </w:rPr>
        <w:t>下肢周径测量：测量患侧与健侧距髌骨中点向上</w:t>
      </w:r>
      <w:r>
        <w:rPr>
          <w:rFonts w:hint="eastAsia"/>
          <w:color w:val="000000"/>
          <w:kern w:val="0"/>
          <w:szCs w:val="21"/>
        </w:rPr>
        <w:t>15 cm</w:t>
      </w:r>
      <w:r>
        <w:rPr>
          <w:rFonts w:hint="eastAsia"/>
          <w:color w:val="000000"/>
          <w:kern w:val="0"/>
          <w:szCs w:val="21"/>
        </w:rPr>
        <w:t>和髌骨中点向下</w:t>
      </w:r>
      <w:r>
        <w:rPr>
          <w:rFonts w:hint="eastAsia"/>
          <w:color w:val="000000"/>
          <w:kern w:val="0"/>
          <w:szCs w:val="21"/>
        </w:rPr>
        <w:t>10 cm</w:t>
      </w:r>
      <w:r>
        <w:rPr>
          <w:rFonts w:hint="eastAsia"/>
          <w:color w:val="000000"/>
          <w:kern w:val="0"/>
          <w:szCs w:val="21"/>
        </w:rPr>
        <w:t>的周径；</w:t>
      </w:r>
    </w:p>
    <w:p w14:paraId="5EAB6CC9" w14:textId="77777777" w:rsidR="001C73AA" w:rsidRDefault="00000000">
      <w:pPr>
        <w:pStyle w:val="afe"/>
        <w:numPr>
          <w:ilvl w:val="0"/>
          <w:numId w:val="12"/>
        </w:numPr>
        <w:ind w:firstLineChars="0"/>
        <w:rPr>
          <w:color w:val="000000"/>
          <w:kern w:val="0"/>
          <w:szCs w:val="21"/>
        </w:rPr>
      </w:pPr>
      <w:r>
        <w:rPr>
          <w:rFonts w:hint="eastAsia"/>
          <w:color w:val="000000"/>
          <w:kern w:val="0"/>
          <w:szCs w:val="21"/>
        </w:rPr>
        <w:t>下肢静脉超声：筛选期、出院前、术后</w:t>
      </w:r>
      <w:r>
        <w:rPr>
          <w:rFonts w:hint="eastAsia"/>
          <w:color w:val="000000"/>
          <w:kern w:val="0"/>
          <w:szCs w:val="21"/>
        </w:rPr>
        <w:t>1</w:t>
      </w:r>
      <w:r>
        <w:rPr>
          <w:rFonts w:hint="eastAsia"/>
          <w:color w:val="000000"/>
          <w:kern w:val="0"/>
          <w:szCs w:val="21"/>
        </w:rPr>
        <w:t>个月行下肢分段加压超声，术后</w:t>
      </w:r>
      <w:r>
        <w:rPr>
          <w:rFonts w:hint="eastAsia"/>
          <w:color w:val="000000"/>
          <w:kern w:val="0"/>
          <w:szCs w:val="21"/>
        </w:rPr>
        <w:t>3</w:t>
      </w:r>
      <w:r>
        <w:rPr>
          <w:rFonts w:hint="eastAsia"/>
          <w:color w:val="000000"/>
          <w:kern w:val="0"/>
          <w:szCs w:val="21"/>
        </w:rPr>
        <w:t>个月、术后</w:t>
      </w:r>
      <w:r>
        <w:rPr>
          <w:rFonts w:hint="eastAsia"/>
          <w:color w:val="000000"/>
          <w:kern w:val="0"/>
          <w:szCs w:val="21"/>
        </w:rPr>
        <w:t>6</w:t>
      </w:r>
      <w:r>
        <w:rPr>
          <w:rFonts w:hint="eastAsia"/>
          <w:color w:val="000000"/>
          <w:kern w:val="0"/>
          <w:szCs w:val="21"/>
        </w:rPr>
        <w:t>个月</w:t>
      </w:r>
      <w:r>
        <w:rPr>
          <w:rFonts w:hint="eastAsia"/>
          <w:color w:val="000000"/>
          <w:kern w:val="0"/>
          <w:szCs w:val="21"/>
        </w:rPr>
        <w:lastRenderedPageBreak/>
        <w:t>行下肢静脉超声，术后</w:t>
      </w:r>
      <w:r>
        <w:rPr>
          <w:rFonts w:hint="eastAsia"/>
          <w:color w:val="000000"/>
          <w:kern w:val="0"/>
          <w:szCs w:val="21"/>
        </w:rPr>
        <w:t>3</w:t>
      </w:r>
      <w:r>
        <w:rPr>
          <w:rFonts w:hint="eastAsia"/>
          <w:color w:val="000000"/>
          <w:kern w:val="0"/>
          <w:szCs w:val="21"/>
        </w:rPr>
        <w:t>个月超声可接受</w:t>
      </w:r>
      <w:r>
        <w:rPr>
          <w:rFonts w:hint="eastAsia"/>
          <w:color w:val="000000"/>
          <w:szCs w:val="21"/>
        </w:rPr>
        <w:t>二级甲等或以上等级医院的检查结果</w:t>
      </w:r>
      <w:r>
        <w:rPr>
          <w:rFonts w:hint="eastAsia"/>
          <w:color w:val="000000"/>
          <w:kern w:val="0"/>
          <w:szCs w:val="21"/>
        </w:rPr>
        <w:t>；</w:t>
      </w:r>
    </w:p>
    <w:p w14:paraId="10E94C7A" w14:textId="77777777" w:rsidR="001C73AA" w:rsidRDefault="00000000">
      <w:pPr>
        <w:pStyle w:val="afe"/>
        <w:numPr>
          <w:ilvl w:val="0"/>
          <w:numId w:val="12"/>
        </w:numPr>
        <w:ind w:firstLineChars="0"/>
        <w:rPr>
          <w:color w:val="000000"/>
          <w:kern w:val="0"/>
          <w:szCs w:val="21"/>
        </w:rPr>
      </w:pPr>
      <w:r>
        <w:rPr>
          <w:rFonts w:hint="eastAsia"/>
          <w:color w:val="000000"/>
          <w:kern w:val="0"/>
          <w:szCs w:val="21"/>
        </w:rPr>
        <w:t>C</w:t>
      </w:r>
      <w:r>
        <w:rPr>
          <w:color w:val="000000"/>
          <w:kern w:val="0"/>
          <w:szCs w:val="21"/>
        </w:rPr>
        <w:t>TPA</w:t>
      </w:r>
      <w:r>
        <w:rPr>
          <w:rFonts w:hint="eastAsia"/>
          <w:color w:val="000000"/>
          <w:kern w:val="0"/>
          <w:szCs w:val="21"/>
        </w:rPr>
        <w:t>：筛选期、术后</w:t>
      </w:r>
      <w:r>
        <w:rPr>
          <w:rFonts w:hint="eastAsia"/>
          <w:color w:val="000000"/>
          <w:kern w:val="0"/>
          <w:szCs w:val="21"/>
        </w:rPr>
        <w:t>1</w:t>
      </w:r>
      <w:r>
        <w:rPr>
          <w:rFonts w:hint="eastAsia"/>
          <w:color w:val="000000"/>
          <w:kern w:val="0"/>
          <w:szCs w:val="21"/>
        </w:rPr>
        <w:t>个月、</w:t>
      </w:r>
      <w:r>
        <w:rPr>
          <w:rFonts w:hint="eastAsia"/>
          <w:color w:val="000000"/>
          <w:kern w:val="0"/>
          <w:szCs w:val="21"/>
        </w:rPr>
        <w:t>3</w:t>
      </w:r>
      <w:r>
        <w:rPr>
          <w:rFonts w:hint="eastAsia"/>
          <w:color w:val="000000"/>
          <w:kern w:val="0"/>
          <w:szCs w:val="21"/>
        </w:rPr>
        <w:t>个月和</w:t>
      </w:r>
      <w:r>
        <w:rPr>
          <w:rFonts w:hint="eastAsia"/>
          <w:color w:val="000000"/>
          <w:kern w:val="0"/>
          <w:szCs w:val="21"/>
        </w:rPr>
        <w:t>6</w:t>
      </w:r>
      <w:r>
        <w:rPr>
          <w:rFonts w:hint="eastAsia"/>
          <w:color w:val="000000"/>
          <w:kern w:val="0"/>
          <w:szCs w:val="21"/>
        </w:rPr>
        <w:t>个月由研究者根据患者病情评估是否需要行</w:t>
      </w:r>
      <w:r>
        <w:rPr>
          <w:rFonts w:hint="eastAsia"/>
          <w:color w:val="000000"/>
          <w:kern w:val="0"/>
          <w:szCs w:val="21"/>
        </w:rPr>
        <w:t>CTPA</w:t>
      </w:r>
      <w:r>
        <w:rPr>
          <w:rFonts w:hint="eastAsia"/>
          <w:color w:val="000000"/>
          <w:kern w:val="0"/>
          <w:szCs w:val="21"/>
        </w:rPr>
        <w:t>检查排除肺栓塞；</w:t>
      </w:r>
    </w:p>
    <w:p w14:paraId="4537C09E" w14:textId="77777777" w:rsidR="001C73AA" w:rsidRDefault="00000000">
      <w:pPr>
        <w:pStyle w:val="afe"/>
        <w:numPr>
          <w:ilvl w:val="0"/>
          <w:numId w:val="12"/>
        </w:numPr>
        <w:ind w:firstLineChars="0"/>
        <w:rPr>
          <w:color w:val="000000"/>
          <w:kern w:val="0"/>
          <w:szCs w:val="21"/>
        </w:rPr>
      </w:pPr>
      <w:r>
        <w:rPr>
          <w:rFonts w:hint="eastAsia"/>
          <w:color w:val="000000"/>
          <w:kern w:val="0"/>
          <w:szCs w:val="21"/>
        </w:rPr>
        <w:t>D</w:t>
      </w:r>
      <w:r>
        <w:rPr>
          <w:color w:val="000000"/>
          <w:kern w:val="0"/>
          <w:szCs w:val="21"/>
        </w:rPr>
        <w:t>SA</w:t>
      </w:r>
      <w:r>
        <w:rPr>
          <w:rFonts w:hint="eastAsia"/>
          <w:color w:val="000000"/>
          <w:kern w:val="0"/>
          <w:szCs w:val="21"/>
        </w:rPr>
        <w:t>：造影的时间点为溶栓药物开始释放前、溶栓治疗</w:t>
      </w:r>
      <w:r>
        <w:rPr>
          <w:color w:val="000000"/>
          <w:kern w:val="0"/>
          <w:szCs w:val="21"/>
        </w:rPr>
        <w:t>3</w:t>
      </w:r>
      <w:r>
        <w:rPr>
          <w:rFonts w:hint="eastAsia"/>
          <w:color w:val="000000"/>
          <w:kern w:val="0"/>
          <w:szCs w:val="21"/>
        </w:rPr>
        <w:t>0 min</w:t>
      </w:r>
      <w:r>
        <w:rPr>
          <w:rFonts w:hint="eastAsia"/>
          <w:color w:val="000000"/>
          <w:kern w:val="0"/>
          <w:szCs w:val="21"/>
        </w:rPr>
        <w:t>（±</w:t>
      </w:r>
      <w:r>
        <w:rPr>
          <w:rFonts w:hint="eastAsia"/>
          <w:color w:val="000000"/>
          <w:kern w:val="0"/>
          <w:szCs w:val="21"/>
        </w:rPr>
        <w:t>10min</w:t>
      </w:r>
      <w:r>
        <w:rPr>
          <w:rFonts w:hint="eastAsia"/>
          <w:color w:val="000000"/>
          <w:kern w:val="0"/>
          <w:szCs w:val="21"/>
        </w:rPr>
        <w:t>）、溶栓治疗</w:t>
      </w:r>
      <w:r>
        <w:rPr>
          <w:rFonts w:hint="eastAsia"/>
          <w:color w:val="000000"/>
          <w:kern w:val="0"/>
          <w:szCs w:val="21"/>
        </w:rPr>
        <w:t>24h</w:t>
      </w:r>
      <w:r>
        <w:rPr>
          <w:rFonts w:hint="eastAsia"/>
          <w:color w:val="000000"/>
          <w:kern w:val="0"/>
          <w:szCs w:val="21"/>
        </w:rPr>
        <w:t>（±</w:t>
      </w:r>
      <w:r>
        <w:rPr>
          <w:rFonts w:hint="eastAsia"/>
          <w:color w:val="000000"/>
          <w:kern w:val="0"/>
          <w:szCs w:val="21"/>
        </w:rPr>
        <w:t>6h</w:t>
      </w:r>
      <w:r>
        <w:rPr>
          <w:rFonts w:hint="eastAsia"/>
          <w:color w:val="000000"/>
          <w:kern w:val="0"/>
          <w:szCs w:val="21"/>
        </w:rPr>
        <w:t>），溶栓治疗结束（如适用）；</w:t>
      </w:r>
    </w:p>
    <w:p w14:paraId="0EDA78B2" w14:textId="77777777" w:rsidR="001C73AA" w:rsidRDefault="00000000">
      <w:pPr>
        <w:pStyle w:val="afe"/>
        <w:numPr>
          <w:ilvl w:val="0"/>
          <w:numId w:val="12"/>
        </w:numPr>
        <w:ind w:firstLineChars="0"/>
        <w:rPr>
          <w:color w:val="000000"/>
          <w:kern w:val="0"/>
          <w:szCs w:val="21"/>
        </w:rPr>
      </w:pPr>
      <w:r>
        <w:rPr>
          <w:rFonts w:hint="eastAsia"/>
          <w:color w:val="000000"/>
          <w:kern w:val="0"/>
          <w:szCs w:val="21"/>
        </w:rPr>
        <w:t>溶栓治疗：术中溶栓持续</w:t>
      </w:r>
      <w:r>
        <w:rPr>
          <w:color w:val="000000"/>
          <w:kern w:val="0"/>
          <w:szCs w:val="21"/>
        </w:rPr>
        <w:t>30min</w:t>
      </w:r>
      <w:r>
        <w:rPr>
          <w:rFonts w:hint="eastAsia"/>
          <w:color w:val="000000"/>
          <w:kern w:val="0"/>
          <w:szCs w:val="21"/>
        </w:rPr>
        <w:t>±</w:t>
      </w:r>
      <w:r>
        <w:rPr>
          <w:rFonts w:hint="eastAsia"/>
          <w:color w:val="000000"/>
          <w:kern w:val="0"/>
          <w:szCs w:val="21"/>
        </w:rPr>
        <w:t>10min</w:t>
      </w:r>
      <w:r>
        <w:rPr>
          <w:rFonts w:hint="eastAsia"/>
          <w:color w:val="000000"/>
          <w:kern w:val="0"/>
          <w:szCs w:val="21"/>
        </w:rPr>
        <w:t>，进行一次静脉造影，若造影下仍存在血栓，则置留导管继续溶栓，直至①</w:t>
      </w:r>
      <w:r>
        <w:rPr>
          <w:color w:val="000000"/>
          <w:kern w:val="0"/>
          <w:szCs w:val="21"/>
        </w:rPr>
        <w:t>24h</w:t>
      </w:r>
      <w:r>
        <w:rPr>
          <w:rFonts w:hint="eastAsia"/>
          <w:color w:val="000000"/>
          <w:kern w:val="0"/>
          <w:szCs w:val="21"/>
        </w:rPr>
        <w:t>±</w:t>
      </w:r>
      <w:r>
        <w:rPr>
          <w:color w:val="000000"/>
          <w:kern w:val="0"/>
          <w:szCs w:val="21"/>
        </w:rPr>
        <w:t>6h</w:t>
      </w:r>
      <w:r>
        <w:rPr>
          <w:rFonts w:hint="eastAsia"/>
          <w:color w:val="000000"/>
          <w:kern w:val="0"/>
          <w:szCs w:val="21"/>
        </w:rPr>
        <w:t>后造影评估血栓消失，或②研究者评估溶栓成功（通过</w:t>
      </w:r>
      <w:r>
        <w:rPr>
          <w:color w:val="000000"/>
          <w:kern w:val="0"/>
          <w:szCs w:val="21"/>
        </w:rPr>
        <w:t>D-dimer</w:t>
      </w:r>
      <w:r>
        <w:rPr>
          <w:rFonts w:hint="eastAsia"/>
          <w:color w:val="000000"/>
          <w:kern w:val="0"/>
          <w:szCs w:val="21"/>
        </w:rPr>
        <w:t>和血管超声等结果临床评估），或③</w:t>
      </w:r>
      <w:r>
        <w:rPr>
          <w:color w:val="000000"/>
          <w:kern w:val="0"/>
          <w:szCs w:val="21"/>
        </w:rPr>
        <w:t>Fg</w:t>
      </w:r>
      <w:r>
        <w:rPr>
          <w:rFonts w:hint="eastAsia"/>
          <w:color w:val="000000"/>
          <w:kern w:val="0"/>
          <w:szCs w:val="21"/>
        </w:rPr>
        <w:t>水平</w:t>
      </w:r>
      <w:r>
        <w:rPr>
          <w:color w:val="000000"/>
          <w:kern w:val="0"/>
          <w:szCs w:val="21"/>
        </w:rPr>
        <w:t>&lt;1.0g/L</w:t>
      </w:r>
      <w:r>
        <w:rPr>
          <w:rFonts w:hint="eastAsia"/>
          <w:color w:val="000000"/>
          <w:kern w:val="0"/>
          <w:szCs w:val="21"/>
        </w:rPr>
        <w:t>，或出现明显的治疗相关并发症（如大出血等），或④溶栓总时间达到</w:t>
      </w:r>
      <w:r>
        <w:rPr>
          <w:color w:val="000000"/>
          <w:kern w:val="0"/>
          <w:szCs w:val="21"/>
        </w:rPr>
        <w:t>7</w:t>
      </w:r>
      <w:r>
        <w:rPr>
          <w:rFonts w:hint="eastAsia"/>
          <w:color w:val="000000"/>
          <w:kern w:val="0"/>
          <w:szCs w:val="21"/>
        </w:rPr>
        <w:t>天；</w:t>
      </w:r>
    </w:p>
    <w:p w14:paraId="334CC3A3" w14:textId="77777777" w:rsidR="001C73AA" w:rsidRDefault="00000000">
      <w:pPr>
        <w:pStyle w:val="afe"/>
        <w:numPr>
          <w:ilvl w:val="0"/>
          <w:numId w:val="12"/>
        </w:numPr>
        <w:ind w:firstLineChars="0"/>
        <w:rPr>
          <w:color w:val="000000"/>
          <w:kern w:val="0"/>
          <w:szCs w:val="21"/>
        </w:rPr>
      </w:pPr>
      <w:r>
        <w:rPr>
          <w:rFonts w:hint="eastAsia"/>
          <w:color w:val="000000"/>
          <w:kern w:val="0"/>
          <w:szCs w:val="21"/>
        </w:rPr>
        <w:t>用药情况：记录自患者签署知情同意书至研究结束期间的抗凝药物、抗血小板聚集药物和溶栓药物，以及与不良事件相关的纠正治疗用药；</w:t>
      </w:r>
    </w:p>
    <w:p w14:paraId="0FECA89D" w14:textId="77777777" w:rsidR="001C73AA" w:rsidRDefault="00000000">
      <w:pPr>
        <w:pStyle w:val="afe"/>
        <w:numPr>
          <w:ilvl w:val="0"/>
          <w:numId w:val="12"/>
        </w:numPr>
        <w:ind w:firstLineChars="0"/>
        <w:rPr>
          <w:color w:val="000000"/>
          <w:kern w:val="0"/>
          <w:szCs w:val="21"/>
        </w:rPr>
      </w:pPr>
      <w:r>
        <w:rPr>
          <w:rFonts w:hint="eastAsia"/>
          <w:color w:val="000000"/>
          <w:kern w:val="0"/>
          <w:szCs w:val="21"/>
        </w:rPr>
        <w:t>不良事件：记录自使用研究器械开始至研究结束期间的不良事件，现有疾病计划住院或进行方案要求的随访而健康状况无严重恶化，包括</w:t>
      </w:r>
      <w:bookmarkStart w:id="140" w:name="_Hlk128577309"/>
      <w:r>
        <w:rPr>
          <w:rFonts w:hint="eastAsia"/>
          <w:color w:val="000000"/>
          <w:kern w:val="0"/>
          <w:szCs w:val="21"/>
        </w:rPr>
        <w:t>术后因需要取出下腔静脉滤器而住院手术等，不记录严重不良事件</w:t>
      </w:r>
      <w:bookmarkEnd w:id="139"/>
      <w:r>
        <w:rPr>
          <w:rFonts w:hint="eastAsia"/>
          <w:color w:val="000000"/>
          <w:kern w:val="0"/>
          <w:szCs w:val="21"/>
        </w:rPr>
        <w:t>。</w:t>
      </w:r>
      <w:bookmarkEnd w:id="140"/>
    </w:p>
    <w:p w14:paraId="208B6995" w14:textId="77777777" w:rsidR="001C73AA" w:rsidRDefault="001C73AA">
      <w:pPr>
        <w:rPr>
          <w:color w:val="000000"/>
          <w:kern w:val="0"/>
          <w:szCs w:val="21"/>
        </w:rPr>
      </w:pPr>
    </w:p>
    <w:p w14:paraId="4FAC5DA5" w14:textId="77777777" w:rsidR="001C73AA" w:rsidRDefault="001C73AA">
      <w:pPr>
        <w:rPr>
          <w:color w:val="000000"/>
          <w:kern w:val="0"/>
          <w:szCs w:val="21"/>
        </w:rPr>
        <w:sectPr w:rsidR="001C73AA">
          <w:pgSz w:w="11906" w:h="16838"/>
          <w:pgMar w:top="1587" w:right="1417" w:bottom="1587" w:left="1417" w:header="851" w:footer="907" w:gutter="0"/>
          <w:cols w:space="720"/>
          <w:docGrid w:type="lines" w:linePitch="312"/>
        </w:sectPr>
      </w:pPr>
    </w:p>
    <w:p w14:paraId="6A04F679" w14:textId="77777777" w:rsidR="001C73AA" w:rsidRDefault="00000000">
      <w:pPr>
        <w:pStyle w:val="11"/>
        <w:numPr>
          <w:ilvl w:val="0"/>
          <w:numId w:val="13"/>
        </w:numPr>
        <w:spacing w:before="312" w:after="156"/>
        <w:rPr>
          <w:bCs/>
        </w:rPr>
      </w:pPr>
      <w:bookmarkStart w:id="141" w:name="_Toc104144959"/>
      <w:bookmarkStart w:id="142" w:name="_Toc16086"/>
      <w:bookmarkStart w:id="143" w:name="_Toc15019"/>
      <w:bookmarkStart w:id="144" w:name="_Toc104144445"/>
      <w:bookmarkStart w:id="145" w:name="_Toc787"/>
      <w:bookmarkStart w:id="146" w:name="_Toc118380698"/>
      <w:bookmarkStart w:id="147" w:name="_Toc104144607"/>
      <w:r>
        <w:rPr>
          <w:bCs/>
        </w:rPr>
        <w:lastRenderedPageBreak/>
        <w:t>申办者信息</w:t>
      </w:r>
      <w:bookmarkEnd w:id="141"/>
      <w:bookmarkEnd w:id="142"/>
      <w:bookmarkEnd w:id="143"/>
      <w:bookmarkEnd w:id="144"/>
      <w:bookmarkEnd w:id="145"/>
      <w:bookmarkEnd w:id="146"/>
      <w:bookmarkEnd w:id="147"/>
    </w:p>
    <w:p w14:paraId="380667EA" w14:textId="77777777" w:rsidR="001C73AA" w:rsidRDefault="00000000">
      <w:pPr>
        <w:pStyle w:val="afa"/>
      </w:pPr>
      <w:r>
        <w:rPr>
          <w:rFonts w:hint="eastAsia"/>
        </w:rPr>
        <w:t>1</w:t>
      </w:r>
      <w:r>
        <w:t>.1</w:t>
      </w:r>
      <w:r>
        <w:t>申办者名称：</w:t>
      </w:r>
      <w:r>
        <w:rPr>
          <w:rFonts w:hint="eastAsia"/>
        </w:rPr>
        <w:t>北京荷清和创医疗科技有限公司</w:t>
      </w:r>
    </w:p>
    <w:p w14:paraId="46FEC87B" w14:textId="77777777" w:rsidR="001C73AA" w:rsidRDefault="00000000">
      <w:pPr>
        <w:widowControl/>
        <w:spacing w:line="360" w:lineRule="auto"/>
        <w:ind w:left="360" w:hangingChars="150" w:hanging="360"/>
        <w:jc w:val="left"/>
        <w:rPr>
          <w:color w:val="000000" w:themeColor="text1"/>
          <w:sz w:val="24"/>
        </w:rPr>
      </w:pPr>
      <w:r>
        <w:rPr>
          <w:sz w:val="24"/>
        </w:rPr>
        <w:t>1.2</w:t>
      </w:r>
      <w:r>
        <w:rPr>
          <w:sz w:val="24"/>
        </w:rPr>
        <w:t>申办</w:t>
      </w:r>
      <w:r>
        <w:rPr>
          <w:rFonts w:hint="eastAsia"/>
          <w:color w:val="000000" w:themeColor="text1"/>
          <w:sz w:val="24"/>
        </w:rPr>
        <w:t>者地址：北京市大兴区中关村科技园区大兴生物医药产业基地永旺西路</w:t>
      </w:r>
      <w:r>
        <w:rPr>
          <w:rFonts w:hint="eastAsia"/>
          <w:color w:val="000000" w:themeColor="text1"/>
          <w:sz w:val="24"/>
        </w:rPr>
        <w:t>26</w:t>
      </w:r>
      <w:r>
        <w:rPr>
          <w:rFonts w:hint="eastAsia"/>
          <w:color w:val="000000" w:themeColor="text1"/>
          <w:sz w:val="24"/>
        </w:rPr>
        <w:t>号院</w:t>
      </w:r>
      <w:r>
        <w:rPr>
          <w:color w:val="000000" w:themeColor="text1"/>
          <w:sz w:val="24"/>
        </w:rPr>
        <w:t xml:space="preserve"> </w:t>
      </w:r>
      <w:r>
        <w:rPr>
          <w:rFonts w:hint="eastAsia"/>
          <w:color w:val="000000" w:themeColor="text1"/>
          <w:sz w:val="24"/>
        </w:rPr>
        <w:t>6</w:t>
      </w:r>
      <w:r>
        <w:rPr>
          <w:rFonts w:hint="eastAsia"/>
          <w:color w:val="000000" w:themeColor="text1"/>
          <w:sz w:val="24"/>
        </w:rPr>
        <w:t>号楼一层</w:t>
      </w:r>
      <w:r>
        <w:rPr>
          <w:rFonts w:hint="eastAsia"/>
          <w:color w:val="000000" w:themeColor="text1"/>
          <w:sz w:val="24"/>
        </w:rPr>
        <w:t>112</w:t>
      </w:r>
      <w:r>
        <w:rPr>
          <w:rFonts w:hint="eastAsia"/>
          <w:color w:val="000000" w:themeColor="text1"/>
          <w:sz w:val="24"/>
        </w:rPr>
        <w:t>室</w:t>
      </w:r>
      <w:r>
        <w:rPr>
          <w:color w:val="000000" w:themeColor="text1"/>
          <w:sz w:val="24"/>
        </w:rPr>
        <w:t>(</w:t>
      </w:r>
      <w:r>
        <w:rPr>
          <w:rFonts w:hint="eastAsia"/>
          <w:color w:val="000000" w:themeColor="text1"/>
          <w:sz w:val="24"/>
        </w:rPr>
        <w:t>集群注册</w:t>
      </w:r>
      <w:r>
        <w:rPr>
          <w:color w:val="000000" w:themeColor="text1"/>
          <w:sz w:val="24"/>
        </w:rPr>
        <w:t>)</w:t>
      </w:r>
    </w:p>
    <w:p w14:paraId="5164485D" w14:textId="77777777" w:rsidR="001C73AA" w:rsidRDefault="00000000">
      <w:pPr>
        <w:pStyle w:val="afa"/>
      </w:pPr>
      <w:r>
        <w:t>1.3</w:t>
      </w:r>
      <w:r>
        <w:t>申办者联系方式：</w:t>
      </w:r>
      <w:r>
        <w:rPr>
          <w:rFonts w:hint="eastAsia"/>
        </w:rPr>
        <w:t>电话：</w:t>
      </w:r>
      <w:r>
        <w:rPr>
          <w:rFonts w:hint="eastAsia"/>
        </w:rPr>
        <w:t xml:space="preserve">010-61259377 </w:t>
      </w:r>
      <w:r>
        <w:rPr>
          <w:rFonts w:hint="eastAsia"/>
        </w:rPr>
        <w:t>邮箱：</w:t>
      </w:r>
      <w:r>
        <w:rPr>
          <w:rFonts w:hint="eastAsia"/>
        </w:rPr>
        <w:t xml:space="preserve">cs@hqhcmt.com </w:t>
      </w:r>
      <w:r>
        <w:rPr>
          <w:rFonts w:hint="eastAsia"/>
        </w:rPr>
        <w:t>邮编：</w:t>
      </w:r>
      <w:r>
        <w:rPr>
          <w:rFonts w:hint="eastAsia"/>
        </w:rPr>
        <w:t>102600</w:t>
      </w:r>
    </w:p>
    <w:p w14:paraId="0ED7EF2D" w14:textId="77777777" w:rsidR="001C73AA" w:rsidRDefault="00000000">
      <w:pPr>
        <w:pStyle w:val="11"/>
        <w:numPr>
          <w:ilvl w:val="0"/>
          <w:numId w:val="13"/>
        </w:numPr>
        <w:spacing w:before="312" w:after="156"/>
        <w:rPr>
          <w:bCs/>
        </w:rPr>
      </w:pPr>
      <w:bookmarkStart w:id="148" w:name="_Toc118380699"/>
      <w:bookmarkStart w:id="149" w:name="_Toc4896"/>
      <w:bookmarkStart w:id="150" w:name="_Toc20937"/>
      <w:bookmarkStart w:id="151" w:name="_Toc104144960"/>
      <w:bookmarkStart w:id="152" w:name="_Toc10499"/>
      <w:bookmarkStart w:id="153" w:name="_Toc104144608"/>
      <w:bookmarkStart w:id="154" w:name="_Toc104144446"/>
      <w:r>
        <w:rPr>
          <w:bCs/>
        </w:rPr>
        <w:t>临床试验机构和主要研究者信息</w:t>
      </w:r>
      <w:bookmarkEnd w:id="148"/>
      <w:bookmarkEnd w:id="149"/>
      <w:bookmarkEnd w:id="150"/>
      <w:bookmarkEnd w:id="151"/>
      <w:bookmarkEnd w:id="152"/>
      <w:bookmarkEnd w:id="153"/>
      <w:bookmarkEnd w:id="154"/>
    </w:p>
    <w:p w14:paraId="5291BE82" w14:textId="77777777" w:rsidR="001C73AA" w:rsidRDefault="00000000">
      <w:pPr>
        <w:pStyle w:val="a8"/>
        <w:ind w:firstLine="480"/>
        <w:rPr>
          <w:color w:val="000000" w:themeColor="text1"/>
        </w:rPr>
      </w:pPr>
      <w:r>
        <w:rPr>
          <w:rFonts w:hint="eastAsia"/>
          <w:color w:val="000000" w:themeColor="text1"/>
        </w:rPr>
        <w:t>详见参与本临床试验的《</w:t>
      </w:r>
      <w:r>
        <w:rPr>
          <w:rFonts w:hint="eastAsia"/>
          <w:lang w:bidi="ar"/>
        </w:rPr>
        <w:t>多中心临床试验机构和研究者列表</w:t>
      </w:r>
      <w:r>
        <w:rPr>
          <w:rFonts w:hint="eastAsia"/>
          <w:color w:val="000000" w:themeColor="text1"/>
        </w:rPr>
        <w:t>》，</w:t>
      </w:r>
      <w:r>
        <w:rPr>
          <w:rFonts w:hint="eastAsia"/>
          <w:lang w:bidi="ar"/>
        </w:rPr>
        <w:t>在临床试验进行过程中，如发生试验进度明显低于预期计划等情况时，申办方可与主要研究者协商对参与的临床试验机构作出调整。只有试验中心列表进行调整时将不对方案的版本号及版本日期进行升级，《多中心临床试验机构和研究者列表》以最终实际临床试验执行为准</w:t>
      </w:r>
      <w:r>
        <w:rPr>
          <w:rFonts w:hint="eastAsia"/>
          <w:color w:val="000000" w:themeColor="text1"/>
        </w:rPr>
        <w:t>。</w:t>
      </w:r>
    </w:p>
    <w:p w14:paraId="08D7B6EC" w14:textId="77777777" w:rsidR="001C73AA" w:rsidRDefault="00000000">
      <w:pPr>
        <w:pStyle w:val="11"/>
        <w:numPr>
          <w:ilvl w:val="0"/>
          <w:numId w:val="13"/>
        </w:numPr>
        <w:spacing w:before="312" w:after="156"/>
        <w:rPr>
          <w:bCs/>
        </w:rPr>
      </w:pPr>
      <w:bookmarkStart w:id="155" w:name="_Toc15086"/>
      <w:bookmarkStart w:id="156" w:name="_Toc118380700"/>
      <w:bookmarkStart w:id="157" w:name="_Toc104144609"/>
      <w:bookmarkStart w:id="158" w:name="_Toc8508"/>
      <w:bookmarkStart w:id="159" w:name="_Toc31449"/>
      <w:bookmarkStart w:id="160" w:name="_Toc104144447"/>
      <w:bookmarkStart w:id="161" w:name="_Toc104144961"/>
      <w:r>
        <w:rPr>
          <w:bCs/>
        </w:rPr>
        <w:t>临床试验的背景资料</w:t>
      </w:r>
      <w:bookmarkEnd w:id="155"/>
      <w:bookmarkEnd w:id="156"/>
      <w:bookmarkEnd w:id="157"/>
      <w:bookmarkEnd w:id="158"/>
      <w:bookmarkEnd w:id="159"/>
      <w:bookmarkEnd w:id="160"/>
      <w:bookmarkEnd w:id="161"/>
    </w:p>
    <w:p w14:paraId="63CA7200" w14:textId="77777777" w:rsidR="001C73AA" w:rsidRDefault="00000000">
      <w:pPr>
        <w:pStyle w:val="24"/>
        <w:numPr>
          <w:ilvl w:val="1"/>
          <w:numId w:val="14"/>
        </w:numPr>
        <w:spacing w:before="156"/>
        <w:ind w:firstLine="0"/>
        <w:rPr>
          <w:bCs/>
        </w:rPr>
      </w:pPr>
      <w:bookmarkStart w:id="162" w:name="_Toc15682"/>
      <w:bookmarkStart w:id="163" w:name="_Toc104144448"/>
      <w:bookmarkStart w:id="164" w:name="_Toc104144610"/>
      <w:bookmarkStart w:id="165" w:name="_Toc118380701"/>
      <w:bookmarkStart w:id="166" w:name="_Toc18214"/>
      <w:bookmarkStart w:id="167" w:name="_Toc14956"/>
      <w:bookmarkStart w:id="168" w:name="_Toc104144962"/>
      <w:r>
        <w:rPr>
          <w:bCs/>
        </w:rPr>
        <w:t>研发背景</w:t>
      </w:r>
      <w:bookmarkEnd w:id="162"/>
      <w:bookmarkEnd w:id="163"/>
      <w:bookmarkEnd w:id="164"/>
      <w:bookmarkEnd w:id="165"/>
      <w:bookmarkEnd w:id="166"/>
      <w:bookmarkEnd w:id="167"/>
      <w:bookmarkEnd w:id="168"/>
    </w:p>
    <w:p w14:paraId="0E46CA42" w14:textId="77777777" w:rsidR="001C73AA" w:rsidRDefault="00000000">
      <w:pPr>
        <w:spacing w:line="360" w:lineRule="auto"/>
        <w:ind w:firstLineChars="200" w:firstLine="480"/>
        <w:rPr>
          <w:sz w:val="24"/>
        </w:rPr>
      </w:pPr>
      <w:bookmarkStart w:id="169" w:name="_Toc104144611"/>
      <w:bookmarkStart w:id="170" w:name="_Toc104144966"/>
      <w:bookmarkStart w:id="171" w:name="_Toc104144449"/>
      <w:r>
        <w:rPr>
          <w:sz w:val="24"/>
        </w:rPr>
        <w:t>下肢深静脉血栓形成（</w:t>
      </w:r>
      <w:r>
        <w:rPr>
          <w:sz w:val="24"/>
        </w:rPr>
        <w:t>deep venous thrombosis</w:t>
      </w:r>
      <w:r>
        <w:rPr>
          <w:sz w:val="24"/>
        </w:rPr>
        <w:t>，</w:t>
      </w:r>
      <w:r>
        <w:rPr>
          <w:sz w:val="24"/>
        </w:rPr>
        <w:t>DVT</w:t>
      </w:r>
      <w:r>
        <w:rPr>
          <w:sz w:val="24"/>
        </w:rPr>
        <w:t>）是血液在下肢深静脉内异常凝结引起的疾病</w:t>
      </w:r>
      <w:r>
        <w:rPr>
          <w:sz w:val="24"/>
          <w:vertAlign w:val="superscript"/>
        </w:rPr>
        <w:t>[1-4]</w:t>
      </w:r>
      <w:r>
        <w:rPr>
          <w:sz w:val="24"/>
        </w:rPr>
        <w:t>。患者因血液回流受阻，出现下肢肿胀、疼痛、功能障碍，血栓脱落可引起肺动脉栓塞（</w:t>
      </w:r>
      <w:r>
        <w:rPr>
          <w:sz w:val="24"/>
        </w:rPr>
        <w:t>pulmonary embolism</w:t>
      </w:r>
      <w:r>
        <w:rPr>
          <w:sz w:val="24"/>
        </w:rPr>
        <w:t>，</w:t>
      </w:r>
      <w:r>
        <w:rPr>
          <w:sz w:val="24"/>
        </w:rPr>
        <w:t>PE</w:t>
      </w:r>
      <w:r>
        <w:rPr>
          <w:sz w:val="24"/>
        </w:rPr>
        <w:t>），导致气体交换障碍、肺动脉高压、右心功能不全，严重者出现呼吸困难、休克甚至死亡。</w:t>
      </w:r>
      <w:r>
        <w:rPr>
          <w:sz w:val="24"/>
        </w:rPr>
        <w:t>DVT</w:t>
      </w:r>
      <w:r>
        <w:rPr>
          <w:sz w:val="24"/>
        </w:rPr>
        <w:t>和</w:t>
      </w:r>
      <w:r>
        <w:rPr>
          <w:sz w:val="24"/>
        </w:rPr>
        <w:t>PE</w:t>
      </w:r>
      <w:r>
        <w:rPr>
          <w:sz w:val="24"/>
        </w:rPr>
        <w:t>统称为静脉血栓栓塞症（</w:t>
      </w:r>
      <w:r>
        <w:rPr>
          <w:sz w:val="24"/>
        </w:rPr>
        <w:t>venous thromboembolism</w:t>
      </w:r>
      <w:r>
        <w:rPr>
          <w:sz w:val="24"/>
        </w:rPr>
        <w:t>，</w:t>
      </w:r>
      <w:r>
        <w:rPr>
          <w:sz w:val="24"/>
        </w:rPr>
        <w:t>VTE</w:t>
      </w:r>
      <w:r>
        <w:rPr>
          <w:sz w:val="24"/>
        </w:rPr>
        <w:t>）。由于</w:t>
      </w:r>
      <w:r>
        <w:rPr>
          <w:sz w:val="24"/>
        </w:rPr>
        <w:t>DVT</w:t>
      </w:r>
      <w:r>
        <w:rPr>
          <w:sz w:val="24"/>
        </w:rPr>
        <w:t>后</w:t>
      </w:r>
      <w:r>
        <w:rPr>
          <w:sz w:val="24"/>
        </w:rPr>
        <w:t>PE</w:t>
      </w:r>
      <w:r>
        <w:rPr>
          <w:sz w:val="24"/>
        </w:rPr>
        <w:t>发生率较高，或</w:t>
      </w:r>
      <w:r>
        <w:rPr>
          <w:sz w:val="24"/>
        </w:rPr>
        <w:t>PE</w:t>
      </w:r>
      <w:r>
        <w:rPr>
          <w:sz w:val="24"/>
        </w:rPr>
        <w:t>栓子大都来源于</w:t>
      </w:r>
      <w:r>
        <w:rPr>
          <w:sz w:val="24"/>
        </w:rPr>
        <w:t>DVT</w:t>
      </w:r>
      <w:r>
        <w:rPr>
          <w:sz w:val="24"/>
        </w:rPr>
        <w:t>，</w:t>
      </w:r>
      <w:r>
        <w:rPr>
          <w:sz w:val="24"/>
        </w:rPr>
        <w:t>DVT</w:t>
      </w:r>
      <w:r>
        <w:rPr>
          <w:sz w:val="24"/>
        </w:rPr>
        <w:t>和</w:t>
      </w:r>
      <w:r>
        <w:rPr>
          <w:sz w:val="24"/>
        </w:rPr>
        <w:t>PE</w:t>
      </w:r>
      <w:r>
        <w:rPr>
          <w:sz w:val="24"/>
        </w:rPr>
        <w:t>可视为</w:t>
      </w:r>
      <w:r>
        <w:rPr>
          <w:sz w:val="24"/>
        </w:rPr>
        <w:t>VTE</w:t>
      </w:r>
      <w:r>
        <w:rPr>
          <w:sz w:val="24"/>
        </w:rPr>
        <w:t>的不同阶段或过程。</w:t>
      </w:r>
      <w:r>
        <w:rPr>
          <w:sz w:val="24"/>
        </w:rPr>
        <w:t>DVT</w:t>
      </w:r>
      <w:r>
        <w:rPr>
          <w:sz w:val="24"/>
        </w:rPr>
        <w:t>如在急性期未得到有效治疗，血栓会机化，常遗留静脉功能不全，称为血栓后综合征（</w:t>
      </w:r>
      <w:r>
        <w:rPr>
          <w:sz w:val="24"/>
        </w:rPr>
        <w:t>post thrombosis syndrome</w:t>
      </w:r>
      <w:r>
        <w:rPr>
          <w:sz w:val="24"/>
        </w:rPr>
        <w:t>，</w:t>
      </w:r>
      <w:r>
        <w:rPr>
          <w:sz w:val="24"/>
        </w:rPr>
        <w:t>PTS</w:t>
      </w:r>
      <w:r>
        <w:rPr>
          <w:sz w:val="24"/>
        </w:rPr>
        <w:t>）</w:t>
      </w:r>
      <w:r>
        <w:rPr>
          <w:rFonts w:hint="eastAsia"/>
          <w:sz w:val="24"/>
        </w:rPr>
        <w:t>。</w:t>
      </w:r>
    </w:p>
    <w:p w14:paraId="1D0813C9" w14:textId="3D050706" w:rsidR="001C73AA" w:rsidRDefault="00000000">
      <w:pPr>
        <w:spacing w:line="360" w:lineRule="auto"/>
        <w:ind w:firstLineChars="200" w:firstLine="480"/>
        <w:rPr>
          <w:sz w:val="24"/>
        </w:rPr>
      </w:pPr>
      <w:r>
        <w:rPr>
          <w:sz w:val="24"/>
        </w:rPr>
        <w:t>下肢深静脉血栓的临床分型按发病时间分为</w:t>
      </w:r>
      <w:bookmarkStart w:id="172" w:name="OLE_LINK1"/>
      <w:r>
        <w:rPr>
          <w:sz w:val="24"/>
        </w:rPr>
        <w:t>急性期（发病后</w:t>
      </w:r>
      <w:r>
        <w:rPr>
          <w:sz w:val="24"/>
        </w:rPr>
        <w:t>14d</w:t>
      </w:r>
      <w:r>
        <w:rPr>
          <w:sz w:val="24"/>
        </w:rPr>
        <w:t>以内）、亚急性期（发病</w:t>
      </w:r>
      <w:r>
        <w:rPr>
          <w:sz w:val="24"/>
        </w:rPr>
        <w:t>15~30d</w:t>
      </w:r>
      <w:r>
        <w:rPr>
          <w:sz w:val="24"/>
        </w:rPr>
        <w:t>之间）、慢性期（发病</w:t>
      </w:r>
      <w:r>
        <w:rPr>
          <w:sz w:val="24"/>
        </w:rPr>
        <w:t>30d</w:t>
      </w:r>
      <w:r>
        <w:rPr>
          <w:sz w:val="24"/>
        </w:rPr>
        <w:t>以后）</w:t>
      </w:r>
      <w:bookmarkEnd w:id="172"/>
      <w:r>
        <w:rPr>
          <w:sz w:val="24"/>
        </w:rPr>
        <w:t>，早期下肢深静脉血栓包含急性期和亚急性期血栓</w:t>
      </w:r>
      <w:r>
        <w:rPr>
          <w:rFonts w:hint="eastAsia"/>
          <w:sz w:val="24"/>
          <w:vertAlign w:val="superscript"/>
        </w:rPr>
        <w:t>[5-6]</w:t>
      </w:r>
      <w:r>
        <w:rPr>
          <w:sz w:val="24"/>
        </w:rPr>
        <w:t>。</w:t>
      </w:r>
      <w:r>
        <w:rPr>
          <w:rFonts w:hint="eastAsia"/>
          <w:sz w:val="24"/>
        </w:rPr>
        <w:t>有研究表明快速血栓溶解可有效保护静脉瓣膜功能，防止瓣膜返流，降低静脉血栓栓塞复发及</w:t>
      </w:r>
      <w:r>
        <w:rPr>
          <w:sz w:val="24"/>
        </w:rPr>
        <w:t>PTS</w:t>
      </w:r>
      <w:r>
        <w:rPr>
          <w:sz w:val="24"/>
        </w:rPr>
        <w:t>风险</w:t>
      </w:r>
      <w:r>
        <w:rPr>
          <w:sz w:val="24"/>
          <w:vertAlign w:val="superscript"/>
        </w:rPr>
        <w:fldChar w:fldCharType="begin"/>
      </w:r>
      <w:r>
        <w:rPr>
          <w:sz w:val="24"/>
          <w:vertAlign w:val="superscript"/>
        </w:rPr>
        <w:instrText xml:space="preserve"> REF _Ref125028294 \r \h  \* MERGEFORMAT </w:instrText>
      </w:r>
      <w:r>
        <w:rPr>
          <w:sz w:val="24"/>
          <w:vertAlign w:val="superscript"/>
        </w:rPr>
      </w:r>
      <w:r>
        <w:rPr>
          <w:sz w:val="24"/>
          <w:vertAlign w:val="superscript"/>
        </w:rPr>
        <w:fldChar w:fldCharType="separate"/>
      </w:r>
      <w:r w:rsidR="00E04297">
        <w:rPr>
          <w:sz w:val="24"/>
          <w:vertAlign w:val="superscript"/>
        </w:rPr>
        <w:t>[7]</w:t>
      </w:r>
      <w:r>
        <w:rPr>
          <w:sz w:val="24"/>
          <w:vertAlign w:val="superscript"/>
        </w:rPr>
        <w:fldChar w:fldCharType="end"/>
      </w:r>
      <w:r>
        <w:rPr>
          <w:rFonts w:hint="eastAsia"/>
          <w:sz w:val="24"/>
        </w:rPr>
        <w:t>。</w:t>
      </w:r>
      <w:r>
        <w:rPr>
          <w:sz w:val="24"/>
        </w:rPr>
        <w:t>因此，</w:t>
      </w:r>
      <w:r>
        <w:rPr>
          <w:rFonts w:hint="eastAsia"/>
          <w:sz w:val="24"/>
        </w:rPr>
        <w:t>如何快速有效地治疗急性下肢</w:t>
      </w:r>
      <w:r>
        <w:rPr>
          <w:sz w:val="24"/>
        </w:rPr>
        <w:t>DVT</w:t>
      </w:r>
      <w:r>
        <w:rPr>
          <w:sz w:val="24"/>
        </w:rPr>
        <w:t>显得</w:t>
      </w:r>
      <w:r>
        <w:rPr>
          <w:sz w:val="24"/>
        </w:rPr>
        <w:lastRenderedPageBreak/>
        <w:t>尤为重要。</w:t>
      </w:r>
    </w:p>
    <w:p w14:paraId="7B9BA3AB" w14:textId="2F17CEE1" w:rsidR="001C73AA" w:rsidRDefault="00000000">
      <w:pPr>
        <w:spacing w:line="360" w:lineRule="auto"/>
        <w:ind w:firstLineChars="200" w:firstLine="480"/>
        <w:rPr>
          <w:sz w:val="24"/>
        </w:rPr>
      </w:pPr>
      <w:r>
        <w:rPr>
          <w:rFonts w:hint="eastAsia"/>
          <w:sz w:val="24"/>
        </w:rPr>
        <w:t>抗凝是下肢</w:t>
      </w:r>
      <w:r>
        <w:rPr>
          <w:sz w:val="24"/>
        </w:rPr>
        <w:t>DVT</w:t>
      </w:r>
      <w:r>
        <w:rPr>
          <w:sz w:val="24"/>
        </w:rPr>
        <w:t>治疗基础，常用药物包括低分</w:t>
      </w:r>
      <w:r>
        <w:rPr>
          <w:rFonts w:hint="eastAsia"/>
          <w:sz w:val="24"/>
        </w:rPr>
        <w:t>子肝素、阿加曲班、利伐沙班等。抗凝虽能防止血栓进展，但不能溶解血栓、恢复静脉瓣功能，这也是其不能降低</w:t>
      </w:r>
      <w:r>
        <w:rPr>
          <w:sz w:val="24"/>
        </w:rPr>
        <w:t>PTS</w:t>
      </w:r>
      <w:r>
        <w:rPr>
          <w:sz w:val="24"/>
        </w:rPr>
        <w:t>发生率的主要原</w:t>
      </w:r>
      <w:r>
        <w:rPr>
          <w:rFonts w:hint="eastAsia"/>
          <w:sz w:val="24"/>
        </w:rPr>
        <w:t>因。</w:t>
      </w:r>
      <w:r>
        <w:rPr>
          <w:sz w:val="24"/>
        </w:rPr>
        <w:t>有文献报道显示单纯抗凝治疗</w:t>
      </w:r>
      <w:r>
        <w:rPr>
          <w:sz w:val="24"/>
        </w:rPr>
        <w:t>5</w:t>
      </w:r>
      <w:r>
        <w:rPr>
          <w:sz w:val="24"/>
        </w:rPr>
        <w:t>年内近半数患</w:t>
      </w:r>
      <w:r>
        <w:rPr>
          <w:rFonts w:hint="eastAsia"/>
          <w:sz w:val="24"/>
        </w:rPr>
        <w:t>者出现</w:t>
      </w:r>
      <w:r>
        <w:rPr>
          <w:sz w:val="24"/>
        </w:rPr>
        <w:t>PTS</w:t>
      </w:r>
      <w:r>
        <w:rPr>
          <w:sz w:val="24"/>
        </w:rPr>
        <w:t>，静脉跛行率高达</w:t>
      </w:r>
      <w:r>
        <w:rPr>
          <w:sz w:val="24"/>
        </w:rPr>
        <w:t>40%</w:t>
      </w:r>
      <w:r>
        <w:rPr>
          <w:sz w:val="24"/>
        </w:rPr>
        <w:t>，</w:t>
      </w:r>
      <w:r>
        <w:rPr>
          <w:rFonts w:hint="eastAsia"/>
          <w:sz w:val="24"/>
        </w:rPr>
        <w:t>且多见于髂股静脉血栓患者</w:t>
      </w:r>
      <w:r>
        <w:rPr>
          <w:sz w:val="24"/>
          <w:vertAlign w:val="superscript"/>
        </w:rPr>
        <w:fldChar w:fldCharType="begin"/>
      </w:r>
      <w:r>
        <w:rPr>
          <w:sz w:val="24"/>
          <w:vertAlign w:val="superscript"/>
        </w:rPr>
        <w:instrText xml:space="preserve"> </w:instrText>
      </w:r>
      <w:r>
        <w:rPr>
          <w:rFonts w:hint="eastAsia"/>
          <w:sz w:val="24"/>
          <w:vertAlign w:val="superscript"/>
        </w:rPr>
        <w:instrText>REF _Ref125028447 \r \h</w:instrText>
      </w:r>
      <w:r>
        <w:rPr>
          <w:sz w:val="24"/>
          <w:vertAlign w:val="superscript"/>
        </w:rPr>
        <w:instrText xml:space="preserve">  \* MERGEFORMAT </w:instrText>
      </w:r>
      <w:r>
        <w:rPr>
          <w:sz w:val="24"/>
          <w:vertAlign w:val="superscript"/>
        </w:rPr>
      </w:r>
      <w:r>
        <w:rPr>
          <w:sz w:val="24"/>
          <w:vertAlign w:val="superscript"/>
        </w:rPr>
        <w:fldChar w:fldCharType="separate"/>
      </w:r>
      <w:r w:rsidR="00E04297">
        <w:rPr>
          <w:sz w:val="24"/>
          <w:vertAlign w:val="superscript"/>
        </w:rPr>
        <w:t>[8]</w:t>
      </w:r>
      <w:r>
        <w:rPr>
          <w:sz w:val="24"/>
          <w:vertAlign w:val="superscript"/>
        </w:rPr>
        <w:fldChar w:fldCharType="end"/>
      </w:r>
      <w:r>
        <w:rPr>
          <w:rFonts w:hint="eastAsia"/>
          <w:sz w:val="24"/>
        </w:rPr>
        <w:t>，因此对于髂股静脉血栓要尽早清除。手术取栓及目前新兴的各种介入技术都是清除静脉内血栓的有效方法。但手术取栓相比介入技术创伤大，手术后再发率高，远期治疗效果不满意</w:t>
      </w:r>
      <w:r>
        <w:rPr>
          <w:sz w:val="24"/>
          <w:vertAlign w:val="superscript"/>
        </w:rPr>
        <w:fldChar w:fldCharType="begin"/>
      </w:r>
      <w:r>
        <w:rPr>
          <w:sz w:val="24"/>
          <w:vertAlign w:val="superscript"/>
        </w:rPr>
        <w:instrText xml:space="preserve"> </w:instrText>
      </w:r>
      <w:r>
        <w:rPr>
          <w:rFonts w:hint="eastAsia"/>
          <w:sz w:val="24"/>
          <w:vertAlign w:val="superscript"/>
        </w:rPr>
        <w:instrText>REF _Ref125028958 \r \h</w:instrText>
      </w:r>
      <w:r>
        <w:rPr>
          <w:sz w:val="24"/>
          <w:vertAlign w:val="superscript"/>
        </w:rPr>
        <w:instrText xml:space="preserve">  \* MERGEFORMAT </w:instrText>
      </w:r>
      <w:r>
        <w:rPr>
          <w:sz w:val="24"/>
          <w:vertAlign w:val="superscript"/>
        </w:rPr>
      </w:r>
      <w:r>
        <w:rPr>
          <w:sz w:val="24"/>
          <w:vertAlign w:val="superscript"/>
        </w:rPr>
        <w:fldChar w:fldCharType="separate"/>
      </w:r>
      <w:r w:rsidR="00E04297">
        <w:rPr>
          <w:sz w:val="24"/>
          <w:vertAlign w:val="superscript"/>
        </w:rPr>
        <w:t>[9]</w:t>
      </w:r>
      <w:r>
        <w:rPr>
          <w:sz w:val="24"/>
          <w:vertAlign w:val="superscript"/>
        </w:rPr>
        <w:fldChar w:fldCharType="end"/>
      </w:r>
      <w:r>
        <w:rPr>
          <w:sz w:val="24"/>
        </w:rPr>
        <w:t>，故使用介入技术消除静脉内血栓尤其是髂</w:t>
      </w:r>
      <w:r>
        <w:rPr>
          <w:rFonts w:hint="eastAsia"/>
          <w:sz w:val="24"/>
        </w:rPr>
        <w:t>股静脉血栓越来越受到推崇。</w:t>
      </w:r>
    </w:p>
    <w:p w14:paraId="6A4DB020" w14:textId="2307093C" w:rsidR="001C73AA" w:rsidRDefault="00000000">
      <w:pPr>
        <w:spacing w:line="360" w:lineRule="auto"/>
        <w:ind w:firstLineChars="200" w:firstLine="480"/>
        <w:rPr>
          <w:sz w:val="24"/>
        </w:rPr>
      </w:pPr>
      <w:r>
        <w:rPr>
          <w:rFonts w:hint="eastAsia"/>
          <w:sz w:val="24"/>
        </w:rPr>
        <w:t>经导管直接溶栓（</w:t>
      </w:r>
      <w:r>
        <w:rPr>
          <w:sz w:val="24"/>
        </w:rPr>
        <w:t>catheter directed thrombolysis</w:t>
      </w:r>
      <w:r>
        <w:rPr>
          <w:sz w:val="24"/>
        </w:rPr>
        <w:t>，</w:t>
      </w:r>
      <w:r>
        <w:rPr>
          <w:sz w:val="24"/>
        </w:rPr>
        <w:t>CDT</w:t>
      </w:r>
      <w:r>
        <w:rPr>
          <w:sz w:val="24"/>
        </w:rPr>
        <w:t>）</w:t>
      </w:r>
      <w:r>
        <w:rPr>
          <w:rFonts w:hint="eastAsia"/>
          <w:sz w:val="24"/>
        </w:rPr>
        <w:t>是目前临床较常用、清除血栓效果得到公认的一种治疗方法。它是利用血管腔内技术将溶栓导管插入血栓部位，通过导管侧孔直接灌注溶栓药物溶解血栓。该技术的优势在于将高浓度的溶栓药物直接与血栓接触，达到最佳的溶栓效果的同时减少了全身出血并发症的发生。</w:t>
      </w:r>
      <w:r>
        <w:rPr>
          <w:sz w:val="24"/>
        </w:rPr>
        <w:t>1994</w:t>
      </w:r>
      <w:r>
        <w:rPr>
          <w:sz w:val="24"/>
        </w:rPr>
        <w:t>年</w:t>
      </w:r>
      <w:r>
        <w:rPr>
          <w:sz w:val="24"/>
        </w:rPr>
        <w:t>Semba</w:t>
      </w:r>
      <w:r>
        <w:rPr>
          <w:sz w:val="24"/>
        </w:rPr>
        <w:t>等</w:t>
      </w:r>
      <w:r>
        <w:rPr>
          <w:sz w:val="24"/>
          <w:vertAlign w:val="superscript"/>
        </w:rPr>
        <w:fldChar w:fldCharType="begin"/>
      </w:r>
      <w:r>
        <w:rPr>
          <w:sz w:val="24"/>
          <w:vertAlign w:val="superscript"/>
        </w:rPr>
        <w:instrText xml:space="preserve"> REF _Ref125029429 \r \h  \* MERGEFORMAT </w:instrText>
      </w:r>
      <w:r>
        <w:rPr>
          <w:sz w:val="24"/>
          <w:vertAlign w:val="superscript"/>
        </w:rPr>
      </w:r>
      <w:r>
        <w:rPr>
          <w:sz w:val="24"/>
          <w:vertAlign w:val="superscript"/>
        </w:rPr>
        <w:fldChar w:fldCharType="separate"/>
      </w:r>
      <w:r w:rsidR="00E04297">
        <w:rPr>
          <w:sz w:val="24"/>
          <w:vertAlign w:val="superscript"/>
        </w:rPr>
        <w:t>[10]</w:t>
      </w:r>
      <w:r>
        <w:rPr>
          <w:sz w:val="24"/>
          <w:vertAlign w:val="superscript"/>
        </w:rPr>
        <w:fldChar w:fldCharType="end"/>
      </w:r>
      <w:r>
        <w:rPr>
          <w:sz w:val="24"/>
        </w:rPr>
        <w:t>首次报道应用该技术治疗急性髂股静脉血栓，</w:t>
      </w:r>
      <w:r>
        <w:rPr>
          <w:rFonts w:hint="eastAsia"/>
          <w:sz w:val="24"/>
        </w:rPr>
        <w:t>显示了该技术对于治疗有症状的髂股静脉血栓的有效性及安全性。</w:t>
      </w:r>
      <w:r>
        <w:rPr>
          <w:sz w:val="24"/>
        </w:rPr>
        <w:t>Vedanthan</w:t>
      </w:r>
      <w:r>
        <w:rPr>
          <w:sz w:val="24"/>
        </w:rPr>
        <w:t>等</w:t>
      </w:r>
      <w:r>
        <w:rPr>
          <w:sz w:val="24"/>
          <w:vertAlign w:val="superscript"/>
        </w:rPr>
        <w:fldChar w:fldCharType="begin"/>
      </w:r>
      <w:r>
        <w:rPr>
          <w:sz w:val="24"/>
          <w:vertAlign w:val="superscript"/>
        </w:rPr>
        <w:instrText xml:space="preserve"> REF _Ref125030065 \r \h  \* MERGEFORMAT </w:instrText>
      </w:r>
      <w:r>
        <w:rPr>
          <w:sz w:val="24"/>
          <w:vertAlign w:val="superscript"/>
        </w:rPr>
      </w:r>
      <w:r>
        <w:rPr>
          <w:sz w:val="24"/>
          <w:vertAlign w:val="superscript"/>
        </w:rPr>
        <w:fldChar w:fldCharType="separate"/>
      </w:r>
      <w:r w:rsidR="00E04297">
        <w:rPr>
          <w:sz w:val="24"/>
          <w:vertAlign w:val="superscript"/>
        </w:rPr>
        <w:t>[11]</w:t>
      </w:r>
      <w:r>
        <w:rPr>
          <w:sz w:val="24"/>
          <w:vertAlign w:val="superscript"/>
        </w:rPr>
        <w:fldChar w:fldCharType="end"/>
      </w:r>
      <w:r>
        <w:rPr>
          <w:sz w:val="24"/>
        </w:rPr>
        <w:t>在</w:t>
      </w:r>
      <w:r>
        <w:rPr>
          <w:sz w:val="24"/>
        </w:rPr>
        <w:t>2006</w:t>
      </w:r>
      <w:r>
        <w:rPr>
          <w:sz w:val="24"/>
        </w:rPr>
        <w:t>年回顾性分析应用</w:t>
      </w:r>
      <w:r>
        <w:rPr>
          <w:sz w:val="24"/>
        </w:rPr>
        <w:t>CDT</w:t>
      </w:r>
      <w:r>
        <w:rPr>
          <w:rFonts w:hint="eastAsia"/>
          <w:sz w:val="24"/>
        </w:rPr>
        <w:t>技术治疗急性</w:t>
      </w:r>
      <w:r>
        <w:rPr>
          <w:sz w:val="24"/>
        </w:rPr>
        <w:t>DVT</w:t>
      </w:r>
      <w:r>
        <w:rPr>
          <w:sz w:val="24"/>
        </w:rPr>
        <w:t>的</w:t>
      </w:r>
      <w:r>
        <w:rPr>
          <w:sz w:val="24"/>
        </w:rPr>
        <w:t>19</w:t>
      </w:r>
      <w:r>
        <w:rPr>
          <w:sz w:val="24"/>
        </w:rPr>
        <w:t>个临床中心共计</w:t>
      </w:r>
      <w:r>
        <w:rPr>
          <w:sz w:val="24"/>
        </w:rPr>
        <w:t>1046</w:t>
      </w:r>
      <w:r>
        <w:rPr>
          <w:sz w:val="24"/>
        </w:rPr>
        <w:t>例患者的</w:t>
      </w:r>
      <w:r>
        <w:rPr>
          <w:rFonts w:hint="eastAsia"/>
          <w:sz w:val="24"/>
        </w:rPr>
        <w:t>临床资料，统计结果显示出总的溶栓成功率高达</w:t>
      </w:r>
      <w:r>
        <w:rPr>
          <w:sz w:val="24"/>
        </w:rPr>
        <w:t>88%</w:t>
      </w:r>
      <w:r>
        <w:rPr>
          <w:sz w:val="24"/>
        </w:rPr>
        <w:t>。此</w:t>
      </w:r>
      <w:r>
        <w:rPr>
          <w:rFonts w:hint="eastAsia"/>
          <w:sz w:val="24"/>
        </w:rPr>
        <w:t>外，</w:t>
      </w:r>
      <w:r>
        <w:rPr>
          <w:sz w:val="24"/>
        </w:rPr>
        <w:t>CDT</w:t>
      </w:r>
      <w:r>
        <w:rPr>
          <w:sz w:val="24"/>
        </w:rPr>
        <w:t>还可以降低</w:t>
      </w:r>
      <w:r>
        <w:rPr>
          <w:sz w:val="24"/>
        </w:rPr>
        <w:t>PTS</w:t>
      </w:r>
      <w:r>
        <w:rPr>
          <w:sz w:val="24"/>
        </w:rPr>
        <w:t>的发生率，保护静脉瓣膜，减</w:t>
      </w:r>
      <w:r>
        <w:rPr>
          <w:rFonts w:hint="eastAsia"/>
          <w:sz w:val="24"/>
        </w:rPr>
        <w:t>轻肌肉泵的功能损害</w:t>
      </w:r>
      <w:r>
        <w:rPr>
          <w:sz w:val="24"/>
          <w:vertAlign w:val="superscript"/>
        </w:rPr>
        <w:fldChar w:fldCharType="begin"/>
      </w:r>
      <w:r>
        <w:rPr>
          <w:sz w:val="24"/>
          <w:vertAlign w:val="superscript"/>
        </w:rPr>
        <w:instrText xml:space="preserve"> </w:instrText>
      </w:r>
      <w:r>
        <w:rPr>
          <w:rFonts w:hint="eastAsia"/>
          <w:sz w:val="24"/>
          <w:vertAlign w:val="superscript"/>
        </w:rPr>
        <w:instrText>REF _Ref125030080 \r \h</w:instrText>
      </w:r>
      <w:r>
        <w:rPr>
          <w:sz w:val="24"/>
          <w:vertAlign w:val="superscript"/>
        </w:rPr>
        <w:instrText xml:space="preserve">  \* MERGEFORMAT </w:instrText>
      </w:r>
      <w:r>
        <w:rPr>
          <w:sz w:val="24"/>
          <w:vertAlign w:val="superscript"/>
        </w:rPr>
      </w:r>
      <w:r>
        <w:rPr>
          <w:sz w:val="24"/>
          <w:vertAlign w:val="superscript"/>
        </w:rPr>
        <w:fldChar w:fldCharType="separate"/>
      </w:r>
      <w:r w:rsidR="00E04297">
        <w:rPr>
          <w:sz w:val="24"/>
          <w:vertAlign w:val="superscript"/>
        </w:rPr>
        <w:t>[12]</w:t>
      </w:r>
      <w:r>
        <w:rPr>
          <w:sz w:val="24"/>
          <w:vertAlign w:val="superscript"/>
        </w:rPr>
        <w:fldChar w:fldCharType="end"/>
      </w:r>
      <w:r>
        <w:rPr>
          <w:sz w:val="24"/>
        </w:rPr>
        <w:t>。来自挪威的学者在</w:t>
      </w:r>
      <w:r>
        <w:rPr>
          <w:sz w:val="24"/>
        </w:rPr>
        <w:t>2012</w:t>
      </w:r>
      <w:r>
        <w:rPr>
          <w:sz w:val="24"/>
        </w:rPr>
        <w:t>年所做</w:t>
      </w:r>
      <w:r>
        <w:rPr>
          <w:rFonts w:hint="eastAsia"/>
          <w:sz w:val="24"/>
        </w:rPr>
        <w:t>的一组多中心前瞻性随机对照实验</w:t>
      </w:r>
      <w:r>
        <w:rPr>
          <w:sz w:val="24"/>
          <w:vertAlign w:val="superscript"/>
        </w:rPr>
        <w:fldChar w:fldCharType="begin"/>
      </w:r>
      <w:r>
        <w:rPr>
          <w:sz w:val="24"/>
          <w:vertAlign w:val="superscript"/>
        </w:rPr>
        <w:instrText xml:space="preserve"> </w:instrText>
      </w:r>
      <w:r>
        <w:rPr>
          <w:rFonts w:hint="eastAsia"/>
          <w:sz w:val="24"/>
          <w:vertAlign w:val="superscript"/>
        </w:rPr>
        <w:instrText>REF _Ref125030087 \r \h</w:instrText>
      </w:r>
      <w:r>
        <w:rPr>
          <w:sz w:val="24"/>
          <w:vertAlign w:val="superscript"/>
        </w:rPr>
        <w:instrText xml:space="preserve">  \* MERGEFORMAT </w:instrText>
      </w:r>
      <w:r>
        <w:rPr>
          <w:sz w:val="24"/>
          <w:vertAlign w:val="superscript"/>
        </w:rPr>
      </w:r>
      <w:r>
        <w:rPr>
          <w:sz w:val="24"/>
          <w:vertAlign w:val="superscript"/>
        </w:rPr>
        <w:fldChar w:fldCharType="separate"/>
      </w:r>
      <w:r w:rsidR="00E04297">
        <w:rPr>
          <w:sz w:val="24"/>
          <w:vertAlign w:val="superscript"/>
        </w:rPr>
        <w:t>[13]</w:t>
      </w:r>
      <w:r>
        <w:rPr>
          <w:sz w:val="24"/>
          <w:vertAlign w:val="superscript"/>
        </w:rPr>
        <w:fldChar w:fldCharType="end"/>
      </w:r>
      <w:r>
        <w:rPr>
          <w:sz w:val="24"/>
        </w:rPr>
        <w:t>中证实，行</w:t>
      </w:r>
      <w:r>
        <w:rPr>
          <w:sz w:val="24"/>
        </w:rPr>
        <w:t>CDT+</w:t>
      </w:r>
      <w:r>
        <w:rPr>
          <w:rFonts w:hint="eastAsia"/>
          <w:sz w:val="24"/>
        </w:rPr>
        <w:t>抗凝治疗的实验组</w:t>
      </w:r>
      <w:r>
        <w:rPr>
          <w:sz w:val="24"/>
        </w:rPr>
        <w:t>PTS</w:t>
      </w:r>
      <w:r>
        <w:rPr>
          <w:sz w:val="24"/>
        </w:rPr>
        <w:t>发生率（</w:t>
      </w:r>
      <w:r>
        <w:rPr>
          <w:sz w:val="24"/>
        </w:rPr>
        <w:t>41%</w:t>
      </w:r>
      <w:r>
        <w:rPr>
          <w:sz w:val="24"/>
        </w:rPr>
        <w:t>）明显低于行单纯抗</w:t>
      </w:r>
      <w:r>
        <w:rPr>
          <w:rFonts w:hint="eastAsia"/>
          <w:sz w:val="24"/>
        </w:rPr>
        <w:t>凝治疗的对照组（</w:t>
      </w:r>
      <w:r>
        <w:rPr>
          <w:sz w:val="24"/>
        </w:rPr>
        <w:t>55.6%</w:t>
      </w:r>
      <w:r>
        <w:rPr>
          <w:sz w:val="24"/>
        </w:rPr>
        <w:t>）。</w:t>
      </w:r>
    </w:p>
    <w:p w14:paraId="2F6E7DB0" w14:textId="77777777" w:rsidR="001C73AA" w:rsidRDefault="00000000">
      <w:pPr>
        <w:spacing w:line="360" w:lineRule="auto"/>
        <w:ind w:firstLineChars="200" w:firstLine="480"/>
        <w:rPr>
          <w:sz w:val="24"/>
        </w:rPr>
      </w:pPr>
      <w:r>
        <w:rPr>
          <w:rFonts w:hint="eastAsia"/>
          <w:sz w:val="24"/>
        </w:rPr>
        <w:t>超声加速导管定向溶栓（</w:t>
      </w:r>
      <w:r>
        <w:rPr>
          <w:sz w:val="24"/>
        </w:rPr>
        <w:t>Ultrasound-accelerated catheter</w:t>
      </w:r>
      <w:r>
        <w:rPr>
          <w:rFonts w:hint="eastAsia"/>
          <w:sz w:val="24"/>
        </w:rPr>
        <w:t>-</w:t>
      </w:r>
      <w:r>
        <w:rPr>
          <w:sz w:val="24"/>
        </w:rPr>
        <w:t>directed thrombolysis, USACDT</w:t>
      </w:r>
      <w:r>
        <w:rPr>
          <w:sz w:val="24"/>
        </w:rPr>
        <w:t>）采用</w:t>
      </w:r>
      <w:r>
        <w:rPr>
          <w:sz w:val="24"/>
        </w:rPr>
        <w:t>CDT</w:t>
      </w:r>
      <w:r>
        <w:rPr>
          <w:sz w:val="24"/>
        </w:rPr>
        <w:t>联合低强度超声来增加溶栓药物对腔内血栓的渗透，以提高</w:t>
      </w:r>
      <w:r>
        <w:rPr>
          <w:sz w:val="24"/>
        </w:rPr>
        <w:t>CDT</w:t>
      </w:r>
      <w:r>
        <w:rPr>
          <w:sz w:val="24"/>
        </w:rPr>
        <w:t>的疗效，降低严重并发症的发生率。</w:t>
      </w:r>
      <w:r>
        <w:rPr>
          <w:rFonts w:hint="eastAsia"/>
          <w:sz w:val="24"/>
        </w:rPr>
        <w:t>超声溶栓的直接作用机制主要包括机械效应和空化效应。机械作用表现为超声波在纵向和横向两方面对血栓产生强烈的振动作用，使纤维蛋白结构由紧密变为松散</w:t>
      </w:r>
      <w:r>
        <w:rPr>
          <w:sz w:val="24"/>
        </w:rPr>
        <w:t>；</w:t>
      </w:r>
      <w:r>
        <w:rPr>
          <w:rFonts w:hint="eastAsia"/>
          <w:sz w:val="24"/>
        </w:rPr>
        <w:t>此外，超声波还可产生声流现象，在血栓表面产生高速度梯度，形成剪切力，机械破坏血栓表面</w:t>
      </w:r>
      <w:r>
        <w:rPr>
          <w:sz w:val="24"/>
        </w:rPr>
        <w:t>。空化效应是指</w:t>
      </w:r>
      <w:r>
        <w:rPr>
          <w:rFonts w:hint="eastAsia"/>
          <w:sz w:val="24"/>
        </w:rPr>
        <w:t>液体中存在的微小气泡在超声波作用下产生振荡、膨胀、收缩以至内爆等一系列动力学过程，在气泡爆裂和振动时产生强烈的作用，可以直接引起血栓的破坏和溶解；同时，组织和细胞内也可产生空化效应，引发“内爆炸”效应，其可使血栓在极短时间内碎解成细小颗粒。</w:t>
      </w:r>
    </w:p>
    <w:p w14:paraId="7363AC93" w14:textId="0ADCD54D" w:rsidR="001C73AA" w:rsidRDefault="00000000">
      <w:pPr>
        <w:spacing w:line="360" w:lineRule="auto"/>
        <w:ind w:firstLineChars="200" w:firstLine="480"/>
        <w:rPr>
          <w:sz w:val="24"/>
        </w:rPr>
      </w:pPr>
      <w:r>
        <w:rPr>
          <w:sz w:val="24"/>
        </w:rPr>
        <w:t>USACDT</w:t>
      </w:r>
      <w:r>
        <w:rPr>
          <w:rFonts w:hint="eastAsia"/>
          <w:sz w:val="24"/>
        </w:rPr>
        <w:t>在临床上主要应用于急性肺栓塞及深静脉血栓的治疗。</w:t>
      </w:r>
      <w:r>
        <w:rPr>
          <w:sz w:val="24"/>
        </w:rPr>
        <w:t>2018</w:t>
      </w:r>
      <w:r>
        <w:rPr>
          <w:sz w:val="24"/>
        </w:rPr>
        <w:t>年一项文献</w:t>
      </w:r>
      <w:r>
        <w:rPr>
          <w:rFonts w:hint="eastAsia"/>
          <w:sz w:val="24"/>
        </w:rPr>
        <w:lastRenderedPageBreak/>
        <w:t>复习分析</w:t>
      </w:r>
      <w:r>
        <w:rPr>
          <w:sz w:val="24"/>
          <w:vertAlign w:val="superscript"/>
        </w:rPr>
        <w:fldChar w:fldCharType="begin"/>
      </w:r>
      <w:r>
        <w:rPr>
          <w:sz w:val="24"/>
          <w:vertAlign w:val="superscript"/>
        </w:rPr>
        <w:instrText xml:space="preserve"> </w:instrText>
      </w:r>
      <w:r>
        <w:rPr>
          <w:rFonts w:hint="eastAsia"/>
          <w:sz w:val="24"/>
          <w:vertAlign w:val="superscript"/>
        </w:rPr>
        <w:instrText>REF _Ref125031705 \r \h</w:instrText>
      </w:r>
      <w:r>
        <w:rPr>
          <w:sz w:val="24"/>
          <w:vertAlign w:val="superscript"/>
        </w:rPr>
        <w:instrText xml:space="preserve">  \* MERGEFORMAT </w:instrText>
      </w:r>
      <w:r>
        <w:rPr>
          <w:sz w:val="24"/>
          <w:vertAlign w:val="superscript"/>
        </w:rPr>
      </w:r>
      <w:r>
        <w:rPr>
          <w:sz w:val="24"/>
          <w:vertAlign w:val="superscript"/>
        </w:rPr>
        <w:fldChar w:fldCharType="separate"/>
      </w:r>
      <w:r w:rsidR="00E04297">
        <w:rPr>
          <w:sz w:val="24"/>
          <w:vertAlign w:val="superscript"/>
        </w:rPr>
        <w:t>[14]</w:t>
      </w:r>
      <w:r>
        <w:rPr>
          <w:sz w:val="24"/>
          <w:vertAlign w:val="superscript"/>
        </w:rPr>
        <w:fldChar w:fldCharType="end"/>
      </w:r>
      <w:r>
        <w:rPr>
          <w:rFonts w:hint="eastAsia"/>
          <w:sz w:val="24"/>
        </w:rPr>
        <w:t>纳入</w:t>
      </w:r>
      <w:r>
        <w:rPr>
          <w:sz w:val="24"/>
        </w:rPr>
        <w:t>16</w:t>
      </w:r>
      <w:r>
        <w:rPr>
          <w:sz w:val="24"/>
        </w:rPr>
        <w:t>项独立的临床研究，共</w:t>
      </w:r>
      <w:r>
        <w:rPr>
          <w:sz w:val="24"/>
        </w:rPr>
        <w:t>512</w:t>
      </w:r>
      <w:r>
        <w:rPr>
          <w:sz w:val="24"/>
        </w:rPr>
        <w:t>例患者进行了</w:t>
      </w:r>
      <w:r>
        <w:rPr>
          <w:sz w:val="24"/>
        </w:rPr>
        <w:t>548</w:t>
      </w:r>
      <w:r>
        <w:rPr>
          <w:sz w:val="24"/>
        </w:rPr>
        <w:t>次溶栓治疗，统计分析结果表明应用导管介导超声溶</w:t>
      </w:r>
      <w:r>
        <w:rPr>
          <w:rFonts w:hint="eastAsia"/>
          <w:sz w:val="24"/>
        </w:rPr>
        <w:t>栓治疗深静脉血栓</w:t>
      </w:r>
      <w:r>
        <w:rPr>
          <w:rFonts w:hint="eastAsia"/>
          <w:sz w:val="24"/>
        </w:rPr>
        <w:t>D</w:t>
      </w:r>
      <w:r>
        <w:rPr>
          <w:sz w:val="24"/>
        </w:rPr>
        <w:t>VT</w:t>
      </w:r>
      <w:r>
        <w:rPr>
          <w:sz w:val="24"/>
        </w:rPr>
        <w:t>安全、有效，</w:t>
      </w:r>
      <w:r>
        <w:rPr>
          <w:rFonts w:hint="eastAsia"/>
          <w:sz w:val="24"/>
        </w:rPr>
        <w:t>溶栓效率高，并且栓塞血管再通速度快。</w:t>
      </w:r>
      <w:r>
        <w:rPr>
          <w:rFonts w:hint="eastAsia"/>
          <w:sz w:val="24"/>
        </w:rPr>
        <w:t>2</w:t>
      </w:r>
      <w:r>
        <w:rPr>
          <w:sz w:val="24"/>
        </w:rPr>
        <w:t>022</w:t>
      </w:r>
      <w:r>
        <w:rPr>
          <w:rFonts w:hint="eastAsia"/>
          <w:sz w:val="24"/>
        </w:rPr>
        <w:t>的一篇</w:t>
      </w:r>
      <w:r>
        <w:rPr>
          <w:rFonts w:hint="eastAsia"/>
          <w:sz w:val="24"/>
        </w:rPr>
        <w:t>meta</w:t>
      </w:r>
      <w:r>
        <w:rPr>
          <w:rFonts w:hint="eastAsia"/>
          <w:sz w:val="24"/>
        </w:rPr>
        <w:t>分析</w:t>
      </w:r>
      <w:r>
        <w:rPr>
          <w:sz w:val="24"/>
          <w:vertAlign w:val="superscript"/>
        </w:rPr>
        <w:fldChar w:fldCharType="begin"/>
      </w:r>
      <w:r>
        <w:rPr>
          <w:sz w:val="24"/>
          <w:vertAlign w:val="superscript"/>
        </w:rPr>
        <w:instrText xml:space="preserve"> </w:instrText>
      </w:r>
      <w:r>
        <w:rPr>
          <w:rFonts w:hint="eastAsia"/>
          <w:sz w:val="24"/>
          <w:vertAlign w:val="superscript"/>
        </w:rPr>
        <w:instrText>REF _Ref125031885 \r \h</w:instrText>
      </w:r>
      <w:r>
        <w:rPr>
          <w:sz w:val="24"/>
          <w:vertAlign w:val="superscript"/>
        </w:rPr>
        <w:instrText xml:space="preserve">  \* MERGEFORMAT </w:instrText>
      </w:r>
      <w:r>
        <w:rPr>
          <w:sz w:val="24"/>
          <w:vertAlign w:val="superscript"/>
        </w:rPr>
      </w:r>
      <w:r>
        <w:rPr>
          <w:sz w:val="24"/>
          <w:vertAlign w:val="superscript"/>
        </w:rPr>
        <w:fldChar w:fldCharType="separate"/>
      </w:r>
      <w:r w:rsidR="00E04297">
        <w:rPr>
          <w:sz w:val="24"/>
          <w:vertAlign w:val="superscript"/>
        </w:rPr>
        <w:t>[15]</w:t>
      </w:r>
      <w:r>
        <w:rPr>
          <w:sz w:val="24"/>
          <w:vertAlign w:val="superscript"/>
        </w:rPr>
        <w:fldChar w:fldCharType="end"/>
      </w:r>
      <w:r>
        <w:rPr>
          <w:rFonts w:hint="eastAsia"/>
          <w:sz w:val="24"/>
        </w:rPr>
        <w:t>纳入</w:t>
      </w:r>
      <w:r>
        <w:rPr>
          <w:rFonts w:hint="eastAsia"/>
          <w:sz w:val="24"/>
        </w:rPr>
        <w:t>1</w:t>
      </w:r>
      <w:r>
        <w:rPr>
          <w:sz w:val="24"/>
        </w:rPr>
        <w:t>8</w:t>
      </w:r>
      <w:r>
        <w:rPr>
          <w:rFonts w:hint="eastAsia"/>
          <w:sz w:val="24"/>
        </w:rPr>
        <w:t>项临床研究，统计了共</w:t>
      </w:r>
      <w:r>
        <w:rPr>
          <w:rFonts w:hint="eastAsia"/>
          <w:sz w:val="24"/>
        </w:rPr>
        <w:t>5</w:t>
      </w:r>
      <w:r>
        <w:rPr>
          <w:sz w:val="24"/>
        </w:rPr>
        <w:t>97</w:t>
      </w:r>
      <w:r>
        <w:rPr>
          <w:rFonts w:hint="eastAsia"/>
          <w:sz w:val="24"/>
        </w:rPr>
        <w:t>名患者的治疗结果，同样证实了这种新型介入治疗相对于传统导管溶栓治疗深静脉血栓形成的优越性。</w:t>
      </w:r>
    </w:p>
    <w:p w14:paraId="5ABB65F7" w14:textId="77777777" w:rsidR="001C73AA" w:rsidRDefault="00000000">
      <w:pPr>
        <w:spacing w:line="360" w:lineRule="auto"/>
        <w:ind w:firstLineChars="200" w:firstLine="480"/>
        <w:rPr>
          <w:sz w:val="24"/>
        </w:rPr>
      </w:pPr>
      <w:r>
        <w:rPr>
          <w:rFonts w:hint="eastAsia"/>
          <w:sz w:val="24"/>
        </w:rPr>
        <w:t>目前在世界范围内，仅有一款</w:t>
      </w:r>
      <w:r>
        <w:rPr>
          <w:rFonts w:hint="eastAsia"/>
          <w:sz w:val="24"/>
        </w:rPr>
        <w:t>U</w:t>
      </w:r>
      <w:r>
        <w:rPr>
          <w:sz w:val="24"/>
        </w:rPr>
        <w:t>SACDT</w:t>
      </w:r>
      <w:r>
        <w:rPr>
          <w:rFonts w:hint="eastAsia"/>
          <w:sz w:val="24"/>
        </w:rPr>
        <w:t>器械在</w:t>
      </w:r>
      <w:r>
        <w:rPr>
          <w:rFonts w:hint="eastAsia"/>
          <w:sz w:val="24"/>
        </w:rPr>
        <w:t>F</w:t>
      </w:r>
      <w:r>
        <w:rPr>
          <w:sz w:val="24"/>
        </w:rPr>
        <w:t>DA</w:t>
      </w:r>
      <w:r>
        <w:rPr>
          <w:rFonts w:hint="eastAsia"/>
          <w:sz w:val="24"/>
        </w:rPr>
        <w:t>获批，即</w:t>
      </w:r>
      <w:r>
        <w:rPr>
          <w:sz w:val="24"/>
        </w:rPr>
        <w:t>Boston Scientific</w:t>
      </w:r>
      <w:r>
        <w:rPr>
          <w:rFonts w:hint="eastAsia"/>
          <w:sz w:val="24"/>
        </w:rPr>
        <w:t>公司生产的</w:t>
      </w:r>
      <w:r>
        <w:rPr>
          <w:sz w:val="24"/>
        </w:rPr>
        <w:t>EKOS</w:t>
      </w:r>
      <w:r>
        <w:rPr>
          <w:rFonts w:hint="eastAsia"/>
          <w:sz w:val="24"/>
        </w:rPr>
        <w:t>血管内系统，国内急需加快同类装置的研发和应用。本研究的试验器械为北京荷清和创医疗科技有限公司生产的超声溶栓导管、超声溶栓主机，其属于第</w:t>
      </w:r>
      <w:r>
        <w:rPr>
          <w:sz w:val="24"/>
        </w:rPr>
        <w:t>Ⅲ</w:t>
      </w:r>
      <w:r>
        <w:rPr>
          <w:rFonts w:hint="eastAsia"/>
          <w:sz w:val="24"/>
        </w:rPr>
        <w:t>类医疗器械，按照相关法规</w:t>
      </w:r>
      <w:r>
        <w:rPr>
          <w:sz w:val="24"/>
        </w:rPr>
        <w:t>要求，在产品上市前需要进行相关的临床试验研究，评价</w:t>
      </w:r>
      <w:r>
        <w:rPr>
          <w:rFonts w:hint="eastAsia"/>
          <w:sz w:val="24"/>
        </w:rPr>
        <w:t>超声溶栓导管、超声溶栓主机</w:t>
      </w:r>
      <w:r>
        <w:rPr>
          <w:sz w:val="24"/>
        </w:rPr>
        <w:t>用于</w:t>
      </w:r>
      <w:r>
        <w:rPr>
          <w:rFonts w:hint="eastAsia"/>
          <w:sz w:val="24"/>
        </w:rPr>
        <w:t>深静脉血栓清除</w:t>
      </w:r>
      <w:r>
        <w:rPr>
          <w:sz w:val="24"/>
        </w:rPr>
        <w:t>的有效性和安全</w:t>
      </w:r>
      <w:r>
        <w:rPr>
          <w:rFonts w:hint="eastAsia"/>
          <w:sz w:val="24"/>
        </w:rPr>
        <w:t>性。</w:t>
      </w:r>
    </w:p>
    <w:p w14:paraId="320560C4" w14:textId="77777777" w:rsidR="001C73AA" w:rsidRDefault="00000000">
      <w:pPr>
        <w:pStyle w:val="24"/>
        <w:numPr>
          <w:ilvl w:val="1"/>
          <w:numId w:val="14"/>
        </w:numPr>
        <w:spacing w:before="156"/>
        <w:ind w:firstLine="0"/>
        <w:rPr>
          <w:bCs/>
        </w:rPr>
      </w:pPr>
      <w:bookmarkStart w:id="173" w:name="_Toc12476"/>
      <w:bookmarkStart w:id="174" w:name="_Toc118380702"/>
      <w:bookmarkStart w:id="175" w:name="_Toc14067"/>
      <w:bookmarkStart w:id="176" w:name="_Toc1467"/>
      <w:r>
        <w:rPr>
          <w:bCs/>
        </w:rPr>
        <w:t>产品基本信息</w:t>
      </w:r>
      <w:bookmarkEnd w:id="169"/>
      <w:bookmarkEnd w:id="170"/>
      <w:bookmarkEnd w:id="171"/>
      <w:bookmarkEnd w:id="173"/>
      <w:bookmarkEnd w:id="174"/>
      <w:bookmarkEnd w:id="175"/>
      <w:bookmarkEnd w:id="176"/>
    </w:p>
    <w:p w14:paraId="64890B67" w14:textId="77777777" w:rsidR="001C73AA" w:rsidRDefault="00000000">
      <w:pPr>
        <w:pStyle w:val="32"/>
        <w:numPr>
          <w:ilvl w:val="2"/>
          <w:numId w:val="15"/>
        </w:numPr>
        <w:rPr>
          <w:bCs/>
        </w:rPr>
      </w:pPr>
      <w:bookmarkStart w:id="177" w:name="OLE_LINK4"/>
      <w:bookmarkStart w:id="178" w:name="OLE_LINK2"/>
      <w:r>
        <w:rPr>
          <w:rFonts w:hint="eastAsia"/>
          <w:bCs/>
        </w:rPr>
        <w:t>超声溶栓导管</w:t>
      </w:r>
    </w:p>
    <w:p w14:paraId="508CA23A" w14:textId="77777777" w:rsidR="001C73AA" w:rsidRDefault="00000000">
      <w:pPr>
        <w:spacing w:line="360" w:lineRule="auto"/>
        <w:rPr>
          <w:sz w:val="24"/>
        </w:rPr>
      </w:pPr>
      <w:r>
        <w:rPr>
          <w:rFonts w:hint="eastAsia"/>
          <w:sz w:val="24"/>
        </w:rPr>
        <w:t>【结构组成】</w:t>
      </w:r>
    </w:p>
    <w:p w14:paraId="3AC18D54" w14:textId="77777777" w:rsidR="001C73AA" w:rsidRDefault="00000000">
      <w:pPr>
        <w:spacing w:line="360" w:lineRule="auto"/>
        <w:ind w:firstLineChars="200" w:firstLine="480"/>
        <w:rPr>
          <w:sz w:val="24"/>
        </w:rPr>
      </w:pPr>
      <w:r>
        <w:rPr>
          <w:rFonts w:hint="eastAsia"/>
          <w:sz w:val="24"/>
        </w:rPr>
        <w:t>产品由超声溶栓导管、注药连接管及超声连接线组成。</w:t>
      </w:r>
      <w:r>
        <w:rPr>
          <w:rFonts w:hint="eastAsia"/>
          <w:sz w:val="24"/>
        </w:rPr>
        <w:t xml:space="preserve"> </w:t>
      </w:r>
    </w:p>
    <w:p w14:paraId="7A4D9BD0" w14:textId="77777777" w:rsidR="001C73AA" w:rsidRDefault="00000000">
      <w:pPr>
        <w:spacing w:line="360" w:lineRule="auto"/>
        <w:ind w:firstLineChars="200" w:firstLine="480"/>
        <w:rPr>
          <w:sz w:val="24"/>
        </w:rPr>
      </w:pPr>
      <w:r>
        <w:rPr>
          <w:rFonts w:hint="eastAsia"/>
          <w:sz w:val="24"/>
        </w:rPr>
        <w:t>超声导管介入部分管体为外径</w:t>
      </w:r>
      <w:r>
        <w:rPr>
          <w:rFonts w:hint="eastAsia"/>
          <w:sz w:val="24"/>
        </w:rPr>
        <w:t>8F</w:t>
      </w:r>
      <w:r>
        <w:rPr>
          <w:rFonts w:hint="eastAsia"/>
          <w:sz w:val="24"/>
        </w:rPr>
        <w:t>，长度</w:t>
      </w:r>
      <w:r>
        <w:rPr>
          <w:sz w:val="24"/>
        </w:rPr>
        <w:t>120cm</w:t>
      </w:r>
      <w:r>
        <w:rPr>
          <w:rFonts w:hint="eastAsia"/>
          <w:sz w:val="24"/>
        </w:rPr>
        <w:t>高分子聚合物导管。导管端头内部装有超声模块，用于产生并向导管侧面释放超声波。对应超声元件安装位置的导管另一侧开有轴向排列的多个小孔，用于药物向病变位置的输送。导管尾部连接两个接头，其一为注药管，用于向病变处输入药物；其二为电源接头，通过超声连接线与主机配合，用于超声驱动信号的传输。</w:t>
      </w:r>
    </w:p>
    <w:p w14:paraId="248B9889" w14:textId="77777777" w:rsidR="001C73AA" w:rsidRDefault="00000000">
      <w:pPr>
        <w:pStyle w:val="05220"/>
        <w:jc w:val="center"/>
      </w:pPr>
      <w:r>
        <w:rPr>
          <w:noProof/>
        </w:rPr>
        <w:drawing>
          <wp:inline distT="0" distB="0" distL="0" distR="0" wp14:anchorId="76AF3DE8" wp14:editId="3BE6E817">
            <wp:extent cx="4516120" cy="2475230"/>
            <wp:effectExtent l="0" t="0" r="0" b="0"/>
            <wp:docPr id="166564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4702" name="图片 1"/>
                    <pic:cNvPicPr>
                      <a:picLocks noChangeAspect="1"/>
                    </pic:cNvPicPr>
                  </pic:nvPicPr>
                  <pic:blipFill>
                    <a:blip r:embed="rId19"/>
                    <a:stretch>
                      <a:fillRect/>
                    </a:stretch>
                  </pic:blipFill>
                  <pic:spPr>
                    <a:xfrm>
                      <a:off x="0" y="0"/>
                      <a:ext cx="4533598" cy="2485183"/>
                    </a:xfrm>
                    <a:prstGeom prst="rect">
                      <a:avLst/>
                    </a:prstGeom>
                  </pic:spPr>
                </pic:pic>
              </a:graphicData>
            </a:graphic>
          </wp:inline>
        </w:drawing>
      </w:r>
    </w:p>
    <w:p w14:paraId="0C1C1E5F" w14:textId="77777777" w:rsidR="001C73AA" w:rsidRDefault="00000000">
      <w:pPr>
        <w:widowControl/>
        <w:jc w:val="center"/>
        <w:rPr>
          <w:szCs w:val="21"/>
        </w:rPr>
      </w:pPr>
      <w:r>
        <w:rPr>
          <w:rFonts w:hint="eastAsia"/>
          <w:kern w:val="0"/>
          <w:szCs w:val="21"/>
          <w:lang w:bidi="ar"/>
        </w:rPr>
        <w:t>图</w:t>
      </w:r>
      <w:r>
        <w:rPr>
          <w:rFonts w:hint="eastAsia"/>
          <w:kern w:val="0"/>
          <w:szCs w:val="21"/>
          <w:lang w:bidi="ar"/>
        </w:rPr>
        <w:t>1</w:t>
      </w:r>
      <w:r>
        <w:rPr>
          <w:rFonts w:hint="eastAsia"/>
          <w:kern w:val="0"/>
          <w:szCs w:val="21"/>
          <w:lang w:bidi="ar"/>
        </w:rPr>
        <w:t>：超声溶栓导管示意图</w:t>
      </w:r>
    </w:p>
    <w:p w14:paraId="68BA44AE" w14:textId="77777777" w:rsidR="001C73AA" w:rsidRDefault="001C73AA">
      <w:pPr>
        <w:pStyle w:val="05220"/>
      </w:pPr>
    </w:p>
    <w:tbl>
      <w:tblPr>
        <w:tblStyle w:val="af6"/>
        <w:tblW w:w="0" w:type="auto"/>
        <w:tblInd w:w="508" w:type="dxa"/>
        <w:tblLook w:val="04A0" w:firstRow="1" w:lastRow="0" w:firstColumn="1" w:lastColumn="0" w:noHBand="0" w:noVBand="1"/>
      </w:tblPr>
      <w:tblGrid>
        <w:gridCol w:w="456"/>
        <w:gridCol w:w="4247"/>
        <w:gridCol w:w="426"/>
        <w:gridCol w:w="2727"/>
        <w:gridCol w:w="45"/>
      </w:tblGrid>
      <w:tr w:rsidR="001C73AA" w14:paraId="38F61465" w14:textId="77777777">
        <w:trPr>
          <w:gridAfter w:val="1"/>
          <w:wAfter w:w="45" w:type="dxa"/>
        </w:trPr>
        <w:tc>
          <w:tcPr>
            <w:tcW w:w="456" w:type="dxa"/>
          </w:tcPr>
          <w:p w14:paraId="48BEC4A1" w14:textId="77777777" w:rsidR="001C73AA" w:rsidRDefault="00000000">
            <w:pPr>
              <w:pStyle w:val="05220"/>
              <w:jc w:val="left"/>
              <w:rPr>
                <w:rFonts w:eastAsia="宋体" w:cs="Times New Roman"/>
                <w:szCs w:val="21"/>
              </w:rPr>
            </w:pPr>
            <w:bookmarkStart w:id="179" w:name="_Hlk151731466"/>
            <w:r>
              <w:rPr>
                <w:rFonts w:eastAsia="宋体" w:cs="Times New Roman"/>
                <w:szCs w:val="21"/>
              </w:rPr>
              <w:t>1</w:t>
            </w:r>
          </w:p>
        </w:tc>
        <w:tc>
          <w:tcPr>
            <w:tcW w:w="4247" w:type="dxa"/>
          </w:tcPr>
          <w:p w14:paraId="15C17BE9" w14:textId="77777777" w:rsidR="001C73AA" w:rsidRDefault="00000000">
            <w:pPr>
              <w:widowControl/>
              <w:jc w:val="left"/>
              <w:rPr>
                <w:szCs w:val="21"/>
              </w:rPr>
            </w:pPr>
            <w:r>
              <w:rPr>
                <w:rFonts w:hint="eastAsia"/>
                <w:kern w:val="0"/>
                <w:szCs w:val="21"/>
                <w:lang w:bidi="ar"/>
              </w:rPr>
              <w:t>导管介入部分，表面有</w:t>
            </w:r>
            <w:r>
              <w:rPr>
                <w:rFonts w:hint="eastAsia"/>
                <w:kern w:val="0"/>
                <w:szCs w:val="21"/>
                <w:lang w:bidi="ar"/>
              </w:rPr>
              <w:t xml:space="preserve"> PVP </w:t>
            </w:r>
            <w:r>
              <w:rPr>
                <w:rFonts w:hint="eastAsia"/>
                <w:kern w:val="0"/>
                <w:szCs w:val="21"/>
                <w:lang w:bidi="ar"/>
              </w:rPr>
              <w:t>亲水涂层</w:t>
            </w:r>
            <w:r>
              <w:rPr>
                <w:rFonts w:hint="eastAsia"/>
                <w:kern w:val="0"/>
                <w:szCs w:val="21"/>
                <w:lang w:bidi="ar"/>
              </w:rPr>
              <w:t xml:space="preserve"> </w:t>
            </w:r>
          </w:p>
        </w:tc>
        <w:tc>
          <w:tcPr>
            <w:tcW w:w="426" w:type="dxa"/>
          </w:tcPr>
          <w:p w14:paraId="30D3E226" w14:textId="77777777" w:rsidR="001C73AA" w:rsidRDefault="00000000">
            <w:pPr>
              <w:pStyle w:val="05220"/>
              <w:rPr>
                <w:rFonts w:eastAsia="宋体" w:cs="Times New Roman"/>
                <w:szCs w:val="21"/>
              </w:rPr>
            </w:pPr>
            <w:r>
              <w:rPr>
                <w:rFonts w:eastAsia="宋体" w:cs="Times New Roman"/>
                <w:szCs w:val="21"/>
              </w:rPr>
              <w:t>2</w:t>
            </w:r>
          </w:p>
        </w:tc>
        <w:tc>
          <w:tcPr>
            <w:tcW w:w="2727" w:type="dxa"/>
          </w:tcPr>
          <w:p w14:paraId="6F70BE81" w14:textId="77777777" w:rsidR="001C73AA" w:rsidRDefault="00000000">
            <w:pPr>
              <w:widowControl/>
              <w:jc w:val="left"/>
              <w:rPr>
                <w:szCs w:val="21"/>
              </w:rPr>
            </w:pPr>
            <w:r>
              <w:rPr>
                <w:rFonts w:hint="eastAsia"/>
                <w:kern w:val="0"/>
                <w:szCs w:val="21"/>
                <w:lang w:bidi="ar"/>
              </w:rPr>
              <w:t>手柄</w:t>
            </w:r>
          </w:p>
        </w:tc>
      </w:tr>
      <w:tr w:rsidR="001C73AA" w14:paraId="6F1D1C46" w14:textId="77777777">
        <w:trPr>
          <w:gridAfter w:val="1"/>
          <w:wAfter w:w="45" w:type="dxa"/>
        </w:trPr>
        <w:tc>
          <w:tcPr>
            <w:tcW w:w="456" w:type="dxa"/>
          </w:tcPr>
          <w:p w14:paraId="7364C8E9" w14:textId="77777777" w:rsidR="001C73AA" w:rsidRDefault="00000000">
            <w:pPr>
              <w:pStyle w:val="05220"/>
              <w:jc w:val="left"/>
              <w:rPr>
                <w:rFonts w:eastAsia="宋体" w:cs="Times New Roman"/>
                <w:szCs w:val="21"/>
              </w:rPr>
            </w:pPr>
            <w:r>
              <w:rPr>
                <w:rFonts w:eastAsia="宋体" w:cs="Times New Roman"/>
                <w:szCs w:val="21"/>
              </w:rPr>
              <w:t>3</w:t>
            </w:r>
          </w:p>
        </w:tc>
        <w:tc>
          <w:tcPr>
            <w:tcW w:w="4247" w:type="dxa"/>
          </w:tcPr>
          <w:p w14:paraId="169A3E22" w14:textId="77777777" w:rsidR="001C73AA" w:rsidRDefault="00000000">
            <w:pPr>
              <w:widowControl/>
              <w:jc w:val="left"/>
              <w:rPr>
                <w:szCs w:val="21"/>
              </w:rPr>
            </w:pPr>
            <w:r>
              <w:rPr>
                <w:rFonts w:hint="eastAsia"/>
                <w:kern w:val="0"/>
                <w:szCs w:val="21"/>
                <w:lang w:bidi="ar"/>
              </w:rPr>
              <w:t>注药口，连接注射器或注药连接管</w:t>
            </w:r>
          </w:p>
        </w:tc>
        <w:tc>
          <w:tcPr>
            <w:tcW w:w="426" w:type="dxa"/>
          </w:tcPr>
          <w:p w14:paraId="375DF6D2" w14:textId="77777777" w:rsidR="001C73AA" w:rsidRDefault="00000000">
            <w:pPr>
              <w:pStyle w:val="05220"/>
              <w:rPr>
                <w:rFonts w:eastAsia="宋体" w:cs="Times New Roman"/>
                <w:szCs w:val="21"/>
              </w:rPr>
            </w:pPr>
            <w:r>
              <w:rPr>
                <w:rFonts w:eastAsia="宋体" w:cs="Times New Roman"/>
                <w:szCs w:val="21"/>
              </w:rPr>
              <w:t>4</w:t>
            </w:r>
          </w:p>
        </w:tc>
        <w:tc>
          <w:tcPr>
            <w:tcW w:w="2727" w:type="dxa"/>
          </w:tcPr>
          <w:p w14:paraId="00FBBE24" w14:textId="77777777" w:rsidR="001C73AA" w:rsidRDefault="00000000">
            <w:pPr>
              <w:widowControl/>
              <w:jc w:val="left"/>
              <w:rPr>
                <w:szCs w:val="21"/>
              </w:rPr>
            </w:pPr>
            <w:r>
              <w:rPr>
                <w:rFonts w:hint="eastAsia"/>
                <w:kern w:val="0"/>
                <w:szCs w:val="21"/>
                <w:lang w:bidi="ar"/>
              </w:rPr>
              <w:t>超声信号输入接口</w:t>
            </w:r>
          </w:p>
        </w:tc>
      </w:tr>
      <w:tr w:rsidR="001C73AA" w14:paraId="443AE7ED" w14:textId="77777777">
        <w:trPr>
          <w:gridAfter w:val="1"/>
          <w:wAfter w:w="45" w:type="dxa"/>
        </w:trPr>
        <w:tc>
          <w:tcPr>
            <w:tcW w:w="456" w:type="dxa"/>
          </w:tcPr>
          <w:p w14:paraId="6C1E13D6" w14:textId="77777777" w:rsidR="001C73AA" w:rsidRDefault="00000000">
            <w:pPr>
              <w:pStyle w:val="05220"/>
              <w:jc w:val="left"/>
              <w:rPr>
                <w:rFonts w:eastAsia="宋体" w:cs="Times New Roman"/>
                <w:szCs w:val="21"/>
              </w:rPr>
            </w:pPr>
            <w:r>
              <w:rPr>
                <w:rFonts w:eastAsia="宋体" w:cs="Times New Roman"/>
                <w:szCs w:val="21"/>
              </w:rPr>
              <w:t>5</w:t>
            </w:r>
          </w:p>
        </w:tc>
        <w:tc>
          <w:tcPr>
            <w:tcW w:w="4247" w:type="dxa"/>
          </w:tcPr>
          <w:p w14:paraId="7581AA17" w14:textId="77777777" w:rsidR="001C73AA" w:rsidRDefault="00000000">
            <w:pPr>
              <w:widowControl/>
              <w:jc w:val="left"/>
              <w:rPr>
                <w:kern w:val="0"/>
                <w:szCs w:val="21"/>
                <w:lang w:bidi="ar"/>
              </w:rPr>
            </w:pPr>
            <w:r>
              <w:rPr>
                <w:rFonts w:hint="eastAsia"/>
                <w:kern w:val="0"/>
                <w:szCs w:val="21"/>
                <w:lang w:bidi="ar"/>
              </w:rPr>
              <w:t>导丝孔延长管，导引导丝进入导丝腔</w:t>
            </w:r>
          </w:p>
        </w:tc>
        <w:tc>
          <w:tcPr>
            <w:tcW w:w="426" w:type="dxa"/>
          </w:tcPr>
          <w:p w14:paraId="53E49AD5" w14:textId="77777777" w:rsidR="001C73AA" w:rsidRDefault="00000000">
            <w:pPr>
              <w:pStyle w:val="05220"/>
              <w:rPr>
                <w:rFonts w:eastAsia="宋体" w:cs="Times New Roman"/>
                <w:szCs w:val="21"/>
              </w:rPr>
            </w:pPr>
            <w:r>
              <w:rPr>
                <w:rFonts w:eastAsia="宋体" w:cs="Times New Roman"/>
                <w:szCs w:val="21"/>
              </w:rPr>
              <w:t>6</w:t>
            </w:r>
          </w:p>
        </w:tc>
        <w:tc>
          <w:tcPr>
            <w:tcW w:w="2727" w:type="dxa"/>
          </w:tcPr>
          <w:p w14:paraId="1224F00C" w14:textId="77777777" w:rsidR="001C73AA" w:rsidRDefault="00000000">
            <w:pPr>
              <w:widowControl/>
              <w:jc w:val="left"/>
              <w:rPr>
                <w:szCs w:val="21"/>
              </w:rPr>
            </w:pPr>
            <w:r>
              <w:rPr>
                <w:rFonts w:hint="eastAsia"/>
                <w:kern w:val="0"/>
                <w:szCs w:val="21"/>
                <w:lang w:bidi="ar"/>
              </w:rPr>
              <w:t>头端导丝孔</w:t>
            </w:r>
          </w:p>
        </w:tc>
      </w:tr>
      <w:tr w:rsidR="001C73AA" w14:paraId="4B5F314D" w14:textId="77777777">
        <w:trPr>
          <w:gridAfter w:val="1"/>
          <w:wAfter w:w="45" w:type="dxa"/>
        </w:trPr>
        <w:tc>
          <w:tcPr>
            <w:tcW w:w="456" w:type="dxa"/>
          </w:tcPr>
          <w:p w14:paraId="086FCCF3" w14:textId="77777777" w:rsidR="001C73AA" w:rsidRDefault="00000000">
            <w:pPr>
              <w:pStyle w:val="05220"/>
              <w:jc w:val="left"/>
              <w:rPr>
                <w:rFonts w:eastAsia="宋体" w:cs="Times New Roman"/>
                <w:szCs w:val="21"/>
              </w:rPr>
            </w:pPr>
            <w:r>
              <w:rPr>
                <w:rFonts w:eastAsia="宋体" w:cs="Times New Roman"/>
                <w:szCs w:val="21"/>
              </w:rPr>
              <w:t>7</w:t>
            </w:r>
          </w:p>
        </w:tc>
        <w:tc>
          <w:tcPr>
            <w:tcW w:w="4247" w:type="dxa"/>
          </w:tcPr>
          <w:p w14:paraId="263B36D9" w14:textId="77777777" w:rsidR="001C73AA" w:rsidRDefault="00000000">
            <w:pPr>
              <w:widowControl/>
              <w:jc w:val="left"/>
              <w:rPr>
                <w:kern w:val="0"/>
                <w:szCs w:val="21"/>
                <w:lang w:bidi="ar"/>
              </w:rPr>
            </w:pPr>
            <w:r>
              <w:rPr>
                <w:rFonts w:hint="eastAsia"/>
                <w:kern w:val="0"/>
                <w:szCs w:val="21"/>
                <w:lang w:bidi="ar"/>
              </w:rPr>
              <w:t>超声接头防水保护帽，使用时取下</w:t>
            </w:r>
          </w:p>
        </w:tc>
        <w:tc>
          <w:tcPr>
            <w:tcW w:w="426" w:type="dxa"/>
          </w:tcPr>
          <w:p w14:paraId="49BE9F42" w14:textId="77777777" w:rsidR="001C73AA" w:rsidRDefault="00000000">
            <w:pPr>
              <w:pStyle w:val="05220"/>
              <w:rPr>
                <w:rFonts w:eastAsia="宋体" w:cs="Times New Roman"/>
                <w:szCs w:val="21"/>
              </w:rPr>
            </w:pPr>
            <w:r>
              <w:rPr>
                <w:rFonts w:eastAsia="宋体" w:cs="Times New Roman"/>
                <w:szCs w:val="21"/>
              </w:rPr>
              <w:t>8</w:t>
            </w:r>
          </w:p>
        </w:tc>
        <w:tc>
          <w:tcPr>
            <w:tcW w:w="2727" w:type="dxa"/>
          </w:tcPr>
          <w:p w14:paraId="7AA42F02" w14:textId="77777777" w:rsidR="001C73AA" w:rsidRDefault="00000000">
            <w:pPr>
              <w:widowControl/>
              <w:jc w:val="left"/>
              <w:rPr>
                <w:szCs w:val="21"/>
              </w:rPr>
            </w:pPr>
            <w:r>
              <w:rPr>
                <w:rFonts w:hint="eastAsia"/>
                <w:kern w:val="0"/>
                <w:szCs w:val="21"/>
                <w:lang w:bidi="ar"/>
              </w:rPr>
              <w:t>超声信号插头，连接</w:t>
            </w:r>
            <w:r>
              <w:rPr>
                <w:rFonts w:hint="eastAsia"/>
                <w:kern w:val="0"/>
                <w:szCs w:val="21"/>
                <w:lang w:bidi="ar"/>
              </w:rPr>
              <w:t xml:space="preserve"> 4</w:t>
            </w:r>
          </w:p>
        </w:tc>
      </w:tr>
      <w:tr w:rsidR="001C73AA" w14:paraId="2DC42238" w14:textId="77777777">
        <w:trPr>
          <w:gridAfter w:val="1"/>
          <w:wAfter w:w="45" w:type="dxa"/>
        </w:trPr>
        <w:tc>
          <w:tcPr>
            <w:tcW w:w="456" w:type="dxa"/>
          </w:tcPr>
          <w:p w14:paraId="206A4299" w14:textId="77777777" w:rsidR="001C73AA" w:rsidRDefault="00000000">
            <w:pPr>
              <w:pStyle w:val="05220"/>
              <w:jc w:val="left"/>
              <w:rPr>
                <w:rFonts w:eastAsia="宋体" w:cs="Times New Roman"/>
                <w:szCs w:val="21"/>
              </w:rPr>
            </w:pPr>
            <w:r>
              <w:rPr>
                <w:rFonts w:eastAsia="宋体" w:cs="Times New Roman"/>
                <w:szCs w:val="21"/>
              </w:rPr>
              <w:t>9</w:t>
            </w:r>
          </w:p>
        </w:tc>
        <w:tc>
          <w:tcPr>
            <w:tcW w:w="4247" w:type="dxa"/>
          </w:tcPr>
          <w:p w14:paraId="2DE44A3D" w14:textId="77777777" w:rsidR="001C73AA" w:rsidRDefault="00000000">
            <w:pPr>
              <w:widowControl/>
              <w:jc w:val="left"/>
              <w:rPr>
                <w:kern w:val="0"/>
                <w:szCs w:val="21"/>
                <w:lang w:bidi="ar"/>
              </w:rPr>
            </w:pPr>
            <w:r>
              <w:rPr>
                <w:rFonts w:hint="eastAsia"/>
                <w:kern w:val="0"/>
                <w:szCs w:val="21"/>
                <w:lang w:bidi="ar"/>
              </w:rPr>
              <w:t>超声信号插头，连接主机信号输出端口</w:t>
            </w:r>
          </w:p>
        </w:tc>
        <w:tc>
          <w:tcPr>
            <w:tcW w:w="426" w:type="dxa"/>
          </w:tcPr>
          <w:p w14:paraId="2930ABBD" w14:textId="77777777" w:rsidR="001C73AA" w:rsidRDefault="00000000">
            <w:pPr>
              <w:pStyle w:val="05220"/>
              <w:rPr>
                <w:rFonts w:eastAsia="宋体" w:cs="Times New Roman"/>
                <w:szCs w:val="21"/>
              </w:rPr>
            </w:pPr>
            <w:r>
              <w:rPr>
                <w:rFonts w:eastAsia="宋体" w:cs="Times New Roman"/>
                <w:szCs w:val="21"/>
              </w:rPr>
              <w:t>10</w:t>
            </w:r>
          </w:p>
        </w:tc>
        <w:tc>
          <w:tcPr>
            <w:tcW w:w="2727" w:type="dxa"/>
          </w:tcPr>
          <w:p w14:paraId="303B2EA0" w14:textId="77777777" w:rsidR="001C73AA" w:rsidRDefault="00000000">
            <w:pPr>
              <w:widowControl/>
              <w:jc w:val="left"/>
              <w:rPr>
                <w:szCs w:val="21"/>
              </w:rPr>
            </w:pPr>
            <w:r>
              <w:rPr>
                <w:rFonts w:hint="eastAsia"/>
                <w:kern w:val="0"/>
                <w:szCs w:val="21"/>
                <w:lang w:bidi="ar"/>
              </w:rPr>
              <w:t>防水套，勿取下</w:t>
            </w:r>
          </w:p>
        </w:tc>
      </w:tr>
      <w:tr w:rsidR="001C73AA" w14:paraId="25E6003F" w14:textId="77777777">
        <w:tc>
          <w:tcPr>
            <w:tcW w:w="456" w:type="dxa"/>
          </w:tcPr>
          <w:p w14:paraId="4FC10F10" w14:textId="77777777" w:rsidR="001C73AA" w:rsidRDefault="00000000">
            <w:pPr>
              <w:pStyle w:val="05220"/>
              <w:jc w:val="left"/>
              <w:rPr>
                <w:rFonts w:eastAsia="宋体" w:cs="Times New Roman"/>
                <w:szCs w:val="21"/>
              </w:rPr>
            </w:pPr>
            <w:r>
              <w:rPr>
                <w:rFonts w:eastAsia="宋体" w:cs="Times New Roman" w:hint="eastAsia"/>
                <w:szCs w:val="21"/>
              </w:rPr>
              <w:t>1</w:t>
            </w:r>
            <w:r>
              <w:rPr>
                <w:rFonts w:eastAsia="宋体" w:cs="Times New Roman"/>
                <w:szCs w:val="21"/>
              </w:rPr>
              <w:t>1</w:t>
            </w:r>
          </w:p>
        </w:tc>
        <w:tc>
          <w:tcPr>
            <w:tcW w:w="4247" w:type="dxa"/>
          </w:tcPr>
          <w:p w14:paraId="5DC45194" w14:textId="77777777" w:rsidR="001C73AA" w:rsidRDefault="00000000">
            <w:pPr>
              <w:widowControl/>
              <w:jc w:val="left"/>
              <w:rPr>
                <w:kern w:val="0"/>
                <w:szCs w:val="21"/>
                <w:lang w:bidi="ar"/>
              </w:rPr>
            </w:pPr>
            <w:r>
              <w:rPr>
                <w:rFonts w:hint="eastAsia"/>
                <w:kern w:val="0"/>
                <w:szCs w:val="21"/>
                <w:lang w:bidi="ar"/>
              </w:rPr>
              <w:t>鲁尔接头，连接注药接头</w:t>
            </w:r>
            <w:r>
              <w:rPr>
                <w:kern w:val="0"/>
                <w:szCs w:val="21"/>
                <w:lang w:bidi="ar"/>
              </w:rPr>
              <w:t>3</w:t>
            </w:r>
          </w:p>
        </w:tc>
        <w:tc>
          <w:tcPr>
            <w:tcW w:w="426" w:type="dxa"/>
          </w:tcPr>
          <w:p w14:paraId="17430D2B" w14:textId="77777777" w:rsidR="001C73AA" w:rsidRDefault="00000000">
            <w:pPr>
              <w:pStyle w:val="05220"/>
              <w:rPr>
                <w:rFonts w:eastAsia="宋体" w:cs="Times New Roman"/>
                <w:szCs w:val="21"/>
              </w:rPr>
            </w:pPr>
            <w:r>
              <w:rPr>
                <w:rFonts w:eastAsia="宋体" w:cs="Times New Roman" w:hint="eastAsia"/>
                <w:szCs w:val="21"/>
              </w:rPr>
              <w:t>1</w:t>
            </w:r>
            <w:r>
              <w:rPr>
                <w:rFonts w:eastAsia="宋体" w:cs="Times New Roman"/>
                <w:szCs w:val="21"/>
              </w:rPr>
              <w:t>2</w:t>
            </w:r>
          </w:p>
        </w:tc>
        <w:tc>
          <w:tcPr>
            <w:tcW w:w="2727" w:type="dxa"/>
            <w:gridSpan w:val="2"/>
          </w:tcPr>
          <w:p w14:paraId="54731CAB" w14:textId="77777777" w:rsidR="001C73AA" w:rsidRDefault="00000000">
            <w:pPr>
              <w:widowControl/>
              <w:jc w:val="left"/>
              <w:rPr>
                <w:kern w:val="0"/>
                <w:szCs w:val="21"/>
                <w:lang w:bidi="ar"/>
              </w:rPr>
            </w:pPr>
            <w:r>
              <w:rPr>
                <w:rFonts w:hint="eastAsia"/>
                <w:kern w:val="0"/>
                <w:szCs w:val="21"/>
                <w:lang w:bidi="ar"/>
              </w:rPr>
              <w:t>鲁尔接头，连接注射器</w:t>
            </w:r>
          </w:p>
        </w:tc>
      </w:tr>
      <w:tr w:rsidR="001C73AA" w14:paraId="1F67DDEC" w14:textId="77777777">
        <w:tc>
          <w:tcPr>
            <w:tcW w:w="456" w:type="dxa"/>
          </w:tcPr>
          <w:p w14:paraId="24236B61" w14:textId="77777777" w:rsidR="001C73AA" w:rsidRDefault="00000000">
            <w:pPr>
              <w:pStyle w:val="05220"/>
              <w:jc w:val="left"/>
              <w:rPr>
                <w:rFonts w:eastAsia="宋体" w:cs="Times New Roman"/>
                <w:szCs w:val="21"/>
              </w:rPr>
            </w:pPr>
            <w:r>
              <w:rPr>
                <w:rFonts w:eastAsia="宋体" w:cs="Times New Roman" w:hint="eastAsia"/>
                <w:szCs w:val="21"/>
              </w:rPr>
              <w:t>1</w:t>
            </w:r>
            <w:r>
              <w:rPr>
                <w:rFonts w:eastAsia="宋体" w:cs="Times New Roman"/>
                <w:szCs w:val="21"/>
              </w:rPr>
              <w:t>3</w:t>
            </w:r>
          </w:p>
        </w:tc>
        <w:tc>
          <w:tcPr>
            <w:tcW w:w="4247" w:type="dxa"/>
          </w:tcPr>
          <w:p w14:paraId="65380C35" w14:textId="77777777" w:rsidR="001C73AA" w:rsidRDefault="00000000">
            <w:pPr>
              <w:widowControl/>
              <w:jc w:val="left"/>
              <w:rPr>
                <w:kern w:val="0"/>
                <w:szCs w:val="21"/>
                <w:lang w:bidi="ar"/>
              </w:rPr>
            </w:pPr>
            <w:r>
              <w:rPr>
                <w:rFonts w:hint="eastAsia"/>
                <w:kern w:val="0"/>
                <w:szCs w:val="21"/>
                <w:lang w:bidi="ar"/>
              </w:rPr>
              <w:t>保护帽，使用时取下</w:t>
            </w:r>
          </w:p>
        </w:tc>
        <w:tc>
          <w:tcPr>
            <w:tcW w:w="426" w:type="dxa"/>
          </w:tcPr>
          <w:p w14:paraId="7037159C" w14:textId="77777777" w:rsidR="001C73AA" w:rsidRDefault="00000000">
            <w:pPr>
              <w:pStyle w:val="05220"/>
              <w:rPr>
                <w:rFonts w:eastAsia="宋体" w:cs="Times New Roman"/>
                <w:szCs w:val="21"/>
              </w:rPr>
            </w:pPr>
            <w:r>
              <w:rPr>
                <w:rFonts w:eastAsia="宋体" w:cs="Times New Roman" w:hint="eastAsia"/>
                <w:szCs w:val="21"/>
              </w:rPr>
              <w:t>1</w:t>
            </w:r>
            <w:r>
              <w:rPr>
                <w:rFonts w:eastAsia="宋体" w:cs="Times New Roman"/>
                <w:szCs w:val="21"/>
              </w:rPr>
              <w:t>4</w:t>
            </w:r>
          </w:p>
        </w:tc>
        <w:tc>
          <w:tcPr>
            <w:tcW w:w="2727" w:type="dxa"/>
            <w:gridSpan w:val="2"/>
          </w:tcPr>
          <w:p w14:paraId="2FB8FFC1" w14:textId="77777777" w:rsidR="001C73AA" w:rsidRDefault="00000000">
            <w:pPr>
              <w:widowControl/>
              <w:jc w:val="left"/>
              <w:rPr>
                <w:kern w:val="0"/>
                <w:szCs w:val="21"/>
                <w:lang w:bidi="ar"/>
              </w:rPr>
            </w:pPr>
            <w:r>
              <w:rPr>
                <w:rFonts w:hint="eastAsia"/>
                <w:kern w:val="0"/>
                <w:szCs w:val="21"/>
                <w:lang w:bidi="ar"/>
              </w:rPr>
              <w:t>保护帽，使用时取下</w:t>
            </w:r>
          </w:p>
        </w:tc>
      </w:tr>
      <w:bookmarkEnd w:id="179"/>
    </w:tbl>
    <w:p w14:paraId="73A396BD" w14:textId="77777777" w:rsidR="001C73AA" w:rsidRDefault="001C73AA">
      <w:pPr>
        <w:pStyle w:val="05220"/>
      </w:pPr>
    </w:p>
    <w:p w14:paraId="37AB1990" w14:textId="77777777" w:rsidR="001C73AA" w:rsidRDefault="00000000">
      <w:pPr>
        <w:spacing w:line="360" w:lineRule="auto"/>
        <w:rPr>
          <w:sz w:val="24"/>
        </w:rPr>
      </w:pPr>
      <w:r>
        <w:rPr>
          <w:rFonts w:hint="eastAsia"/>
          <w:sz w:val="24"/>
        </w:rPr>
        <w:t>【工作原理】</w:t>
      </w:r>
    </w:p>
    <w:p w14:paraId="46DAC3A5" w14:textId="77777777" w:rsidR="001C73AA" w:rsidRDefault="00000000">
      <w:pPr>
        <w:spacing w:line="360" w:lineRule="auto"/>
        <w:ind w:firstLineChars="200" w:firstLine="480"/>
        <w:rPr>
          <w:sz w:val="24"/>
        </w:rPr>
      </w:pPr>
      <w:r>
        <w:rPr>
          <w:rFonts w:hint="eastAsia"/>
          <w:sz w:val="24"/>
        </w:rPr>
        <w:t>本产品通过介入方式治疗深静脉血栓。治疗过程中，通过本产品向病变处输送溶栓药物的同时，导管端头释放超声波以提高溶栓药物向血栓内部的扩散效率，结合超声波机械振动对血栓结构的松弛作用，促进血栓溶解。</w:t>
      </w:r>
    </w:p>
    <w:p w14:paraId="41303FCB" w14:textId="77777777" w:rsidR="001C73AA" w:rsidRDefault="00000000">
      <w:pPr>
        <w:spacing w:line="360" w:lineRule="auto"/>
        <w:rPr>
          <w:sz w:val="24"/>
        </w:rPr>
      </w:pPr>
      <w:r>
        <w:rPr>
          <w:rFonts w:hint="eastAsia"/>
          <w:sz w:val="24"/>
        </w:rPr>
        <w:t>【规格型号】</w:t>
      </w:r>
    </w:p>
    <w:tbl>
      <w:tblPr>
        <w:tblW w:w="8784" w:type="dxa"/>
        <w:tblInd w:w="113"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ook w:val="04A0" w:firstRow="1" w:lastRow="0" w:firstColumn="1" w:lastColumn="0" w:noHBand="0" w:noVBand="1"/>
      </w:tblPr>
      <w:tblGrid>
        <w:gridCol w:w="2263"/>
        <w:gridCol w:w="2268"/>
        <w:gridCol w:w="2127"/>
        <w:gridCol w:w="2126"/>
      </w:tblGrid>
      <w:tr w:rsidR="001C73AA" w14:paraId="088817E4" w14:textId="77777777">
        <w:trPr>
          <w:trHeight w:val="151"/>
        </w:trPr>
        <w:tc>
          <w:tcPr>
            <w:tcW w:w="2263" w:type="dxa"/>
            <w:vAlign w:val="center"/>
          </w:tcPr>
          <w:p w14:paraId="2A828CCF" w14:textId="77777777" w:rsidR="001C73AA" w:rsidRDefault="00000000">
            <w:pPr>
              <w:widowControl/>
              <w:jc w:val="center"/>
              <w:rPr>
                <w:color w:val="000000"/>
                <w:kern w:val="0"/>
                <w:szCs w:val="21"/>
              </w:rPr>
            </w:pPr>
            <w:bookmarkStart w:id="180" w:name="_Hlk151731490"/>
            <w:r>
              <w:rPr>
                <w:color w:val="000000"/>
                <w:kern w:val="0"/>
                <w:szCs w:val="21"/>
              </w:rPr>
              <w:t>型号</w:t>
            </w:r>
          </w:p>
        </w:tc>
        <w:tc>
          <w:tcPr>
            <w:tcW w:w="2268" w:type="dxa"/>
            <w:vAlign w:val="bottom"/>
          </w:tcPr>
          <w:p w14:paraId="67B7338A" w14:textId="77777777" w:rsidR="001C73AA" w:rsidRDefault="00000000">
            <w:pPr>
              <w:widowControl/>
              <w:jc w:val="center"/>
              <w:rPr>
                <w:color w:val="000000"/>
                <w:kern w:val="0"/>
                <w:szCs w:val="21"/>
              </w:rPr>
            </w:pPr>
            <w:r>
              <w:rPr>
                <w:color w:val="000000"/>
                <w:kern w:val="0"/>
                <w:szCs w:val="21"/>
              </w:rPr>
              <w:t>导管有效长度</w:t>
            </w:r>
            <w:r>
              <w:rPr>
                <w:color w:val="000000"/>
                <w:kern w:val="0"/>
                <w:szCs w:val="21"/>
              </w:rPr>
              <w:t>(cm)</w:t>
            </w:r>
          </w:p>
        </w:tc>
        <w:tc>
          <w:tcPr>
            <w:tcW w:w="2127" w:type="dxa"/>
            <w:vAlign w:val="bottom"/>
          </w:tcPr>
          <w:p w14:paraId="57BAEC9F" w14:textId="77777777" w:rsidR="001C73AA" w:rsidRDefault="00000000">
            <w:pPr>
              <w:widowControl/>
              <w:jc w:val="center"/>
              <w:rPr>
                <w:color w:val="000000"/>
                <w:kern w:val="0"/>
                <w:szCs w:val="21"/>
              </w:rPr>
            </w:pPr>
            <w:r>
              <w:rPr>
                <w:color w:val="000000"/>
                <w:kern w:val="0"/>
                <w:szCs w:val="21"/>
              </w:rPr>
              <w:t>导管外径</w:t>
            </w:r>
            <w:r>
              <w:rPr>
                <w:color w:val="000000"/>
                <w:kern w:val="0"/>
                <w:szCs w:val="21"/>
              </w:rPr>
              <w:t>(mm)</w:t>
            </w:r>
          </w:p>
        </w:tc>
        <w:tc>
          <w:tcPr>
            <w:tcW w:w="2126" w:type="dxa"/>
            <w:vAlign w:val="bottom"/>
          </w:tcPr>
          <w:p w14:paraId="568012B0" w14:textId="77777777" w:rsidR="001C73AA" w:rsidRDefault="00000000">
            <w:pPr>
              <w:widowControl/>
              <w:jc w:val="center"/>
              <w:rPr>
                <w:color w:val="000000"/>
                <w:kern w:val="0"/>
                <w:szCs w:val="21"/>
              </w:rPr>
            </w:pPr>
            <w:r>
              <w:rPr>
                <w:color w:val="000000"/>
                <w:kern w:val="0"/>
                <w:szCs w:val="21"/>
              </w:rPr>
              <w:t>工作区域长</w:t>
            </w:r>
            <w:r>
              <w:rPr>
                <w:color w:val="000000"/>
                <w:kern w:val="0"/>
                <w:szCs w:val="21"/>
              </w:rPr>
              <w:t>(mm)</w:t>
            </w:r>
          </w:p>
        </w:tc>
      </w:tr>
      <w:tr w:rsidR="001C73AA" w14:paraId="7051C57D" w14:textId="77777777">
        <w:trPr>
          <w:trHeight w:val="284"/>
        </w:trPr>
        <w:tc>
          <w:tcPr>
            <w:tcW w:w="2263" w:type="dxa"/>
            <w:vAlign w:val="bottom"/>
          </w:tcPr>
          <w:p w14:paraId="3B0C28A9" w14:textId="77777777" w:rsidR="001C73AA" w:rsidRDefault="00000000">
            <w:pPr>
              <w:widowControl/>
              <w:jc w:val="center"/>
              <w:rPr>
                <w:color w:val="000000"/>
                <w:kern w:val="0"/>
                <w:szCs w:val="21"/>
              </w:rPr>
            </w:pPr>
            <w:r>
              <w:rPr>
                <w:color w:val="000000"/>
                <w:kern w:val="0"/>
                <w:szCs w:val="21"/>
              </w:rPr>
              <w:t>CS-120F805</w:t>
            </w:r>
          </w:p>
        </w:tc>
        <w:tc>
          <w:tcPr>
            <w:tcW w:w="2268" w:type="dxa"/>
            <w:vAlign w:val="bottom"/>
          </w:tcPr>
          <w:p w14:paraId="1AFFFE0E" w14:textId="77777777" w:rsidR="001C73AA" w:rsidRDefault="00000000">
            <w:pPr>
              <w:widowControl/>
              <w:jc w:val="center"/>
              <w:rPr>
                <w:color w:val="000000"/>
                <w:kern w:val="0"/>
                <w:szCs w:val="21"/>
              </w:rPr>
            </w:pPr>
            <w:r>
              <w:rPr>
                <w:color w:val="000000"/>
                <w:kern w:val="0"/>
                <w:szCs w:val="21"/>
              </w:rPr>
              <w:t>120±5</w:t>
            </w:r>
          </w:p>
        </w:tc>
        <w:tc>
          <w:tcPr>
            <w:tcW w:w="2127" w:type="dxa"/>
            <w:vAlign w:val="bottom"/>
          </w:tcPr>
          <w:p w14:paraId="21686940" w14:textId="77777777" w:rsidR="001C73AA" w:rsidRDefault="00000000">
            <w:pPr>
              <w:widowControl/>
              <w:jc w:val="center"/>
              <w:rPr>
                <w:color w:val="000000"/>
                <w:kern w:val="0"/>
                <w:szCs w:val="21"/>
              </w:rPr>
            </w:pPr>
            <w:r>
              <w:rPr>
                <w:color w:val="000000"/>
                <w:kern w:val="0"/>
                <w:szCs w:val="21"/>
              </w:rPr>
              <w:t>2.67±0.1(8F)</w:t>
            </w:r>
          </w:p>
        </w:tc>
        <w:tc>
          <w:tcPr>
            <w:tcW w:w="2126" w:type="dxa"/>
            <w:vAlign w:val="bottom"/>
          </w:tcPr>
          <w:p w14:paraId="228485AE" w14:textId="77777777" w:rsidR="001C73AA" w:rsidRDefault="00000000">
            <w:pPr>
              <w:widowControl/>
              <w:jc w:val="center"/>
              <w:rPr>
                <w:color w:val="000000"/>
                <w:kern w:val="0"/>
                <w:szCs w:val="21"/>
              </w:rPr>
            </w:pPr>
            <w:r>
              <w:rPr>
                <w:color w:val="000000"/>
                <w:kern w:val="0"/>
                <w:szCs w:val="21"/>
              </w:rPr>
              <w:t>48±5</w:t>
            </w:r>
          </w:p>
        </w:tc>
      </w:tr>
      <w:tr w:rsidR="001C73AA" w14:paraId="5D471422" w14:textId="77777777">
        <w:trPr>
          <w:trHeight w:val="145"/>
        </w:trPr>
        <w:tc>
          <w:tcPr>
            <w:tcW w:w="2263" w:type="dxa"/>
            <w:vAlign w:val="bottom"/>
          </w:tcPr>
          <w:p w14:paraId="49FEB0A3" w14:textId="77777777" w:rsidR="001C73AA" w:rsidRDefault="00000000">
            <w:pPr>
              <w:widowControl/>
              <w:jc w:val="center"/>
              <w:rPr>
                <w:color w:val="000000"/>
                <w:kern w:val="0"/>
                <w:szCs w:val="21"/>
              </w:rPr>
            </w:pPr>
            <w:r>
              <w:rPr>
                <w:color w:val="000000"/>
                <w:kern w:val="0"/>
                <w:szCs w:val="21"/>
              </w:rPr>
              <w:t>CS-120F810</w:t>
            </w:r>
          </w:p>
        </w:tc>
        <w:tc>
          <w:tcPr>
            <w:tcW w:w="2268" w:type="dxa"/>
            <w:vAlign w:val="bottom"/>
          </w:tcPr>
          <w:p w14:paraId="005DE448" w14:textId="77777777" w:rsidR="001C73AA" w:rsidRDefault="00000000">
            <w:pPr>
              <w:widowControl/>
              <w:jc w:val="center"/>
              <w:rPr>
                <w:color w:val="000000"/>
                <w:kern w:val="0"/>
                <w:szCs w:val="21"/>
              </w:rPr>
            </w:pPr>
            <w:r>
              <w:rPr>
                <w:color w:val="000000"/>
                <w:kern w:val="0"/>
                <w:szCs w:val="21"/>
              </w:rPr>
              <w:t>120±5</w:t>
            </w:r>
          </w:p>
        </w:tc>
        <w:tc>
          <w:tcPr>
            <w:tcW w:w="2127" w:type="dxa"/>
            <w:vAlign w:val="bottom"/>
          </w:tcPr>
          <w:p w14:paraId="5E953BAC" w14:textId="77777777" w:rsidR="001C73AA" w:rsidRDefault="00000000">
            <w:pPr>
              <w:widowControl/>
              <w:jc w:val="center"/>
              <w:rPr>
                <w:color w:val="000000"/>
                <w:kern w:val="0"/>
                <w:szCs w:val="21"/>
              </w:rPr>
            </w:pPr>
            <w:r>
              <w:rPr>
                <w:color w:val="000000"/>
                <w:kern w:val="0"/>
                <w:szCs w:val="21"/>
              </w:rPr>
              <w:t>2.67±0.1(8F)</w:t>
            </w:r>
          </w:p>
        </w:tc>
        <w:tc>
          <w:tcPr>
            <w:tcW w:w="2126" w:type="dxa"/>
            <w:vAlign w:val="bottom"/>
          </w:tcPr>
          <w:p w14:paraId="0CDC6FF6" w14:textId="77777777" w:rsidR="001C73AA" w:rsidRDefault="00000000">
            <w:pPr>
              <w:widowControl/>
              <w:jc w:val="center"/>
              <w:rPr>
                <w:color w:val="000000"/>
                <w:kern w:val="0"/>
                <w:szCs w:val="21"/>
              </w:rPr>
            </w:pPr>
            <w:r>
              <w:rPr>
                <w:color w:val="000000"/>
                <w:kern w:val="0"/>
                <w:szCs w:val="21"/>
              </w:rPr>
              <w:t>96±5</w:t>
            </w:r>
          </w:p>
        </w:tc>
      </w:tr>
      <w:tr w:rsidR="001C73AA" w14:paraId="780A4540" w14:textId="77777777">
        <w:trPr>
          <w:trHeight w:val="278"/>
        </w:trPr>
        <w:tc>
          <w:tcPr>
            <w:tcW w:w="2263" w:type="dxa"/>
            <w:vAlign w:val="bottom"/>
          </w:tcPr>
          <w:p w14:paraId="594DF773" w14:textId="77777777" w:rsidR="001C73AA" w:rsidRDefault="00000000">
            <w:pPr>
              <w:widowControl/>
              <w:jc w:val="center"/>
              <w:rPr>
                <w:color w:val="000000"/>
                <w:kern w:val="0"/>
                <w:szCs w:val="21"/>
              </w:rPr>
            </w:pPr>
            <w:r>
              <w:rPr>
                <w:color w:val="000000"/>
                <w:kern w:val="0"/>
                <w:szCs w:val="21"/>
              </w:rPr>
              <w:t>CS-120F820</w:t>
            </w:r>
          </w:p>
        </w:tc>
        <w:tc>
          <w:tcPr>
            <w:tcW w:w="2268" w:type="dxa"/>
            <w:vAlign w:val="bottom"/>
          </w:tcPr>
          <w:p w14:paraId="569AD86A" w14:textId="77777777" w:rsidR="001C73AA" w:rsidRDefault="00000000">
            <w:pPr>
              <w:widowControl/>
              <w:jc w:val="center"/>
              <w:rPr>
                <w:color w:val="000000"/>
                <w:kern w:val="0"/>
                <w:szCs w:val="21"/>
              </w:rPr>
            </w:pPr>
            <w:r>
              <w:rPr>
                <w:color w:val="000000"/>
                <w:kern w:val="0"/>
                <w:szCs w:val="21"/>
              </w:rPr>
              <w:t>120±5</w:t>
            </w:r>
          </w:p>
        </w:tc>
        <w:tc>
          <w:tcPr>
            <w:tcW w:w="2127" w:type="dxa"/>
            <w:vAlign w:val="bottom"/>
          </w:tcPr>
          <w:p w14:paraId="6CD8D919" w14:textId="77777777" w:rsidR="001C73AA" w:rsidRDefault="00000000">
            <w:pPr>
              <w:widowControl/>
              <w:jc w:val="center"/>
              <w:rPr>
                <w:color w:val="000000"/>
                <w:kern w:val="0"/>
                <w:szCs w:val="21"/>
              </w:rPr>
            </w:pPr>
            <w:r>
              <w:rPr>
                <w:color w:val="000000"/>
                <w:kern w:val="0"/>
                <w:szCs w:val="21"/>
              </w:rPr>
              <w:t>2.67±0.1(8F)</w:t>
            </w:r>
          </w:p>
        </w:tc>
        <w:tc>
          <w:tcPr>
            <w:tcW w:w="2126" w:type="dxa"/>
            <w:vAlign w:val="bottom"/>
          </w:tcPr>
          <w:p w14:paraId="1F4B36DD" w14:textId="77777777" w:rsidR="001C73AA" w:rsidRDefault="00000000">
            <w:pPr>
              <w:widowControl/>
              <w:jc w:val="center"/>
              <w:rPr>
                <w:color w:val="000000"/>
                <w:kern w:val="0"/>
                <w:szCs w:val="21"/>
              </w:rPr>
            </w:pPr>
            <w:r>
              <w:rPr>
                <w:color w:val="000000"/>
                <w:kern w:val="0"/>
                <w:szCs w:val="21"/>
              </w:rPr>
              <w:t>192±10</w:t>
            </w:r>
          </w:p>
        </w:tc>
      </w:tr>
      <w:tr w:rsidR="001C73AA" w14:paraId="4A69DBA5" w14:textId="77777777">
        <w:trPr>
          <w:trHeight w:val="281"/>
        </w:trPr>
        <w:tc>
          <w:tcPr>
            <w:tcW w:w="2263" w:type="dxa"/>
            <w:vAlign w:val="bottom"/>
          </w:tcPr>
          <w:p w14:paraId="26FE0EFD" w14:textId="77777777" w:rsidR="001C73AA" w:rsidRDefault="00000000">
            <w:pPr>
              <w:widowControl/>
              <w:jc w:val="center"/>
              <w:rPr>
                <w:color w:val="000000"/>
                <w:kern w:val="0"/>
                <w:szCs w:val="21"/>
              </w:rPr>
            </w:pPr>
            <w:r>
              <w:rPr>
                <w:color w:val="000000"/>
                <w:kern w:val="0"/>
                <w:szCs w:val="21"/>
              </w:rPr>
              <w:t>CS-120F830</w:t>
            </w:r>
          </w:p>
        </w:tc>
        <w:tc>
          <w:tcPr>
            <w:tcW w:w="2268" w:type="dxa"/>
            <w:vAlign w:val="bottom"/>
          </w:tcPr>
          <w:p w14:paraId="0A5A0496" w14:textId="77777777" w:rsidR="001C73AA" w:rsidRDefault="00000000">
            <w:pPr>
              <w:widowControl/>
              <w:jc w:val="center"/>
              <w:rPr>
                <w:color w:val="000000"/>
                <w:kern w:val="0"/>
                <w:szCs w:val="21"/>
              </w:rPr>
            </w:pPr>
            <w:r>
              <w:rPr>
                <w:color w:val="000000"/>
                <w:kern w:val="0"/>
                <w:szCs w:val="21"/>
              </w:rPr>
              <w:t>120±5</w:t>
            </w:r>
          </w:p>
        </w:tc>
        <w:tc>
          <w:tcPr>
            <w:tcW w:w="2127" w:type="dxa"/>
            <w:vAlign w:val="bottom"/>
          </w:tcPr>
          <w:p w14:paraId="5F5464EC" w14:textId="77777777" w:rsidR="001C73AA" w:rsidRDefault="00000000">
            <w:pPr>
              <w:widowControl/>
              <w:jc w:val="center"/>
              <w:rPr>
                <w:color w:val="000000"/>
                <w:kern w:val="0"/>
                <w:szCs w:val="21"/>
              </w:rPr>
            </w:pPr>
            <w:r>
              <w:rPr>
                <w:color w:val="000000"/>
                <w:kern w:val="0"/>
                <w:szCs w:val="21"/>
              </w:rPr>
              <w:t>2.67±0.1(8F)</w:t>
            </w:r>
          </w:p>
        </w:tc>
        <w:tc>
          <w:tcPr>
            <w:tcW w:w="2126" w:type="dxa"/>
            <w:vAlign w:val="bottom"/>
          </w:tcPr>
          <w:p w14:paraId="1C5C7371" w14:textId="77777777" w:rsidR="001C73AA" w:rsidRDefault="00000000">
            <w:pPr>
              <w:widowControl/>
              <w:jc w:val="center"/>
              <w:rPr>
                <w:color w:val="000000"/>
                <w:kern w:val="0"/>
                <w:szCs w:val="21"/>
              </w:rPr>
            </w:pPr>
            <w:r>
              <w:rPr>
                <w:color w:val="000000"/>
                <w:kern w:val="0"/>
                <w:szCs w:val="21"/>
              </w:rPr>
              <w:t>288±15</w:t>
            </w:r>
          </w:p>
        </w:tc>
      </w:tr>
      <w:tr w:rsidR="001C73AA" w14:paraId="462CF018" w14:textId="77777777">
        <w:trPr>
          <w:trHeight w:val="272"/>
        </w:trPr>
        <w:tc>
          <w:tcPr>
            <w:tcW w:w="2263" w:type="dxa"/>
            <w:vAlign w:val="bottom"/>
          </w:tcPr>
          <w:p w14:paraId="661D0D0A" w14:textId="77777777" w:rsidR="001C73AA" w:rsidRDefault="00000000">
            <w:pPr>
              <w:widowControl/>
              <w:jc w:val="center"/>
              <w:rPr>
                <w:color w:val="000000"/>
                <w:kern w:val="0"/>
                <w:szCs w:val="21"/>
              </w:rPr>
            </w:pPr>
            <w:r>
              <w:rPr>
                <w:color w:val="000000"/>
                <w:kern w:val="0"/>
                <w:szCs w:val="21"/>
              </w:rPr>
              <w:t>CS-120F840</w:t>
            </w:r>
          </w:p>
        </w:tc>
        <w:tc>
          <w:tcPr>
            <w:tcW w:w="2268" w:type="dxa"/>
            <w:vAlign w:val="bottom"/>
          </w:tcPr>
          <w:p w14:paraId="1986614C" w14:textId="77777777" w:rsidR="001C73AA" w:rsidRDefault="00000000">
            <w:pPr>
              <w:widowControl/>
              <w:jc w:val="center"/>
              <w:rPr>
                <w:color w:val="000000"/>
                <w:kern w:val="0"/>
                <w:szCs w:val="21"/>
              </w:rPr>
            </w:pPr>
            <w:r>
              <w:rPr>
                <w:color w:val="000000"/>
                <w:kern w:val="0"/>
                <w:szCs w:val="21"/>
              </w:rPr>
              <w:t>120±5</w:t>
            </w:r>
          </w:p>
        </w:tc>
        <w:tc>
          <w:tcPr>
            <w:tcW w:w="2127" w:type="dxa"/>
            <w:vAlign w:val="bottom"/>
          </w:tcPr>
          <w:p w14:paraId="6386EAAB" w14:textId="77777777" w:rsidR="001C73AA" w:rsidRDefault="00000000">
            <w:pPr>
              <w:widowControl/>
              <w:jc w:val="center"/>
              <w:rPr>
                <w:color w:val="000000"/>
                <w:kern w:val="0"/>
                <w:szCs w:val="21"/>
              </w:rPr>
            </w:pPr>
            <w:r>
              <w:rPr>
                <w:color w:val="000000"/>
                <w:kern w:val="0"/>
                <w:szCs w:val="21"/>
              </w:rPr>
              <w:t>2.67±0.1(8F)</w:t>
            </w:r>
          </w:p>
        </w:tc>
        <w:tc>
          <w:tcPr>
            <w:tcW w:w="2126" w:type="dxa"/>
            <w:vAlign w:val="bottom"/>
          </w:tcPr>
          <w:p w14:paraId="0214CF81" w14:textId="77777777" w:rsidR="001C73AA" w:rsidRDefault="00000000">
            <w:pPr>
              <w:widowControl/>
              <w:jc w:val="center"/>
              <w:rPr>
                <w:color w:val="000000"/>
                <w:kern w:val="0"/>
                <w:szCs w:val="21"/>
              </w:rPr>
            </w:pPr>
            <w:r>
              <w:rPr>
                <w:color w:val="000000"/>
                <w:kern w:val="0"/>
                <w:szCs w:val="21"/>
              </w:rPr>
              <w:t>384±20</w:t>
            </w:r>
          </w:p>
        </w:tc>
      </w:tr>
      <w:tr w:rsidR="001C73AA" w14:paraId="15C07178" w14:textId="77777777">
        <w:trPr>
          <w:trHeight w:val="261"/>
        </w:trPr>
        <w:tc>
          <w:tcPr>
            <w:tcW w:w="2263" w:type="dxa"/>
            <w:vAlign w:val="bottom"/>
          </w:tcPr>
          <w:p w14:paraId="15595CED" w14:textId="77777777" w:rsidR="001C73AA" w:rsidRDefault="00000000">
            <w:pPr>
              <w:widowControl/>
              <w:jc w:val="center"/>
              <w:rPr>
                <w:color w:val="000000"/>
                <w:kern w:val="0"/>
                <w:szCs w:val="21"/>
              </w:rPr>
            </w:pPr>
            <w:r>
              <w:rPr>
                <w:color w:val="000000"/>
                <w:kern w:val="0"/>
                <w:szCs w:val="21"/>
              </w:rPr>
              <w:t>CS-120F850</w:t>
            </w:r>
          </w:p>
        </w:tc>
        <w:tc>
          <w:tcPr>
            <w:tcW w:w="2268" w:type="dxa"/>
            <w:vAlign w:val="bottom"/>
          </w:tcPr>
          <w:p w14:paraId="40CBC109" w14:textId="77777777" w:rsidR="001C73AA" w:rsidRDefault="00000000">
            <w:pPr>
              <w:widowControl/>
              <w:jc w:val="center"/>
              <w:rPr>
                <w:color w:val="000000"/>
                <w:kern w:val="0"/>
                <w:szCs w:val="21"/>
              </w:rPr>
            </w:pPr>
            <w:r>
              <w:rPr>
                <w:color w:val="000000"/>
                <w:kern w:val="0"/>
                <w:szCs w:val="21"/>
              </w:rPr>
              <w:t>120±5</w:t>
            </w:r>
          </w:p>
        </w:tc>
        <w:tc>
          <w:tcPr>
            <w:tcW w:w="2127" w:type="dxa"/>
            <w:vAlign w:val="bottom"/>
          </w:tcPr>
          <w:p w14:paraId="1A08D3A6" w14:textId="77777777" w:rsidR="001C73AA" w:rsidRDefault="00000000">
            <w:pPr>
              <w:widowControl/>
              <w:jc w:val="center"/>
              <w:rPr>
                <w:color w:val="000000"/>
                <w:kern w:val="0"/>
                <w:szCs w:val="21"/>
              </w:rPr>
            </w:pPr>
            <w:r>
              <w:rPr>
                <w:color w:val="000000"/>
                <w:kern w:val="0"/>
                <w:szCs w:val="21"/>
              </w:rPr>
              <w:t>2.67±0.1(8F)</w:t>
            </w:r>
          </w:p>
        </w:tc>
        <w:tc>
          <w:tcPr>
            <w:tcW w:w="2126" w:type="dxa"/>
            <w:vAlign w:val="bottom"/>
          </w:tcPr>
          <w:p w14:paraId="4DCB12B8" w14:textId="77777777" w:rsidR="001C73AA" w:rsidRDefault="00000000">
            <w:pPr>
              <w:widowControl/>
              <w:jc w:val="center"/>
              <w:rPr>
                <w:color w:val="000000"/>
                <w:kern w:val="0"/>
                <w:szCs w:val="21"/>
              </w:rPr>
            </w:pPr>
            <w:r>
              <w:rPr>
                <w:color w:val="000000"/>
                <w:kern w:val="0"/>
                <w:szCs w:val="21"/>
              </w:rPr>
              <w:t>480±20</w:t>
            </w:r>
          </w:p>
        </w:tc>
      </w:tr>
      <w:tr w:rsidR="001C73AA" w14:paraId="666716C8" w14:textId="77777777">
        <w:trPr>
          <w:trHeight w:val="64"/>
        </w:trPr>
        <w:tc>
          <w:tcPr>
            <w:tcW w:w="2263" w:type="dxa"/>
            <w:vAlign w:val="center"/>
          </w:tcPr>
          <w:p w14:paraId="51F64BDF" w14:textId="77777777" w:rsidR="001C73AA" w:rsidRDefault="00000000">
            <w:pPr>
              <w:widowControl/>
              <w:jc w:val="center"/>
              <w:rPr>
                <w:color w:val="000000"/>
                <w:kern w:val="0"/>
                <w:szCs w:val="21"/>
              </w:rPr>
            </w:pPr>
            <w:r>
              <w:rPr>
                <w:color w:val="000000"/>
                <w:kern w:val="0"/>
                <w:szCs w:val="21"/>
              </w:rPr>
              <w:t>灭菌方法</w:t>
            </w:r>
          </w:p>
        </w:tc>
        <w:tc>
          <w:tcPr>
            <w:tcW w:w="6521" w:type="dxa"/>
            <w:gridSpan w:val="3"/>
            <w:vAlign w:val="center"/>
          </w:tcPr>
          <w:p w14:paraId="24240A7F" w14:textId="77777777" w:rsidR="001C73AA" w:rsidRDefault="00000000">
            <w:pPr>
              <w:widowControl/>
              <w:jc w:val="center"/>
              <w:rPr>
                <w:color w:val="000000"/>
                <w:kern w:val="0"/>
                <w:szCs w:val="21"/>
              </w:rPr>
            </w:pPr>
            <w:r>
              <w:rPr>
                <w:color w:val="000000"/>
                <w:kern w:val="0"/>
                <w:szCs w:val="21"/>
              </w:rPr>
              <w:t>环氧乙烷灭菌</w:t>
            </w:r>
          </w:p>
        </w:tc>
      </w:tr>
      <w:bookmarkEnd w:id="180"/>
    </w:tbl>
    <w:p w14:paraId="1105C0BF" w14:textId="77777777" w:rsidR="001C73AA" w:rsidRDefault="001C73AA">
      <w:pPr>
        <w:pStyle w:val="05220"/>
      </w:pPr>
    </w:p>
    <w:p w14:paraId="6BBBAED5" w14:textId="77777777" w:rsidR="001C73AA" w:rsidRDefault="00000000">
      <w:pPr>
        <w:pStyle w:val="32"/>
        <w:numPr>
          <w:ilvl w:val="2"/>
          <w:numId w:val="15"/>
        </w:numPr>
        <w:rPr>
          <w:bCs/>
          <w:color w:val="auto"/>
        </w:rPr>
      </w:pPr>
      <w:r>
        <w:rPr>
          <w:rFonts w:hint="eastAsia"/>
          <w:bCs/>
          <w:color w:val="auto"/>
        </w:rPr>
        <w:t>超声溶栓主机</w:t>
      </w:r>
    </w:p>
    <w:p w14:paraId="6DA094F1" w14:textId="77777777" w:rsidR="001C73AA" w:rsidRDefault="00000000">
      <w:pPr>
        <w:spacing w:line="360" w:lineRule="auto"/>
        <w:rPr>
          <w:sz w:val="24"/>
        </w:rPr>
      </w:pPr>
      <w:r>
        <w:rPr>
          <w:rFonts w:hint="eastAsia"/>
          <w:sz w:val="24"/>
        </w:rPr>
        <w:t>【结构组成】</w:t>
      </w:r>
    </w:p>
    <w:p w14:paraId="08CF71DF" w14:textId="77777777" w:rsidR="001C73AA" w:rsidRDefault="00000000">
      <w:pPr>
        <w:spacing w:line="360" w:lineRule="auto"/>
        <w:ind w:firstLineChars="200" w:firstLine="480"/>
        <w:rPr>
          <w:sz w:val="24"/>
        </w:rPr>
      </w:pPr>
      <w:r>
        <w:rPr>
          <w:rFonts w:hint="eastAsia"/>
          <w:sz w:val="24"/>
        </w:rPr>
        <w:t>超声溶栓主机主要由主机、电源线组成。</w:t>
      </w:r>
    </w:p>
    <w:p w14:paraId="6B79E483" w14:textId="77777777" w:rsidR="001C73AA" w:rsidRDefault="00000000">
      <w:pPr>
        <w:pStyle w:val="af"/>
        <w:snapToGrid w:val="0"/>
        <w:spacing w:line="360" w:lineRule="auto"/>
        <w:ind w:left="0" w:firstLineChars="0" w:firstLine="0"/>
        <w:jc w:val="center"/>
        <w:rPr>
          <w:rFonts w:hint="eastAsia"/>
          <w:color w:val="auto"/>
        </w:rPr>
      </w:pPr>
      <w:r>
        <w:rPr>
          <w:rFonts w:ascii="宋体" w:eastAsia="宋体"/>
          <w:noProof/>
          <w:sz w:val="24"/>
          <w:szCs w:val="24"/>
        </w:rPr>
        <w:drawing>
          <wp:inline distT="0" distB="0" distL="0" distR="0" wp14:anchorId="2462891B" wp14:editId="7332A6F9">
            <wp:extent cx="5073015" cy="2091690"/>
            <wp:effectExtent l="0" t="0" r="0" b="0"/>
            <wp:docPr id="1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073015" cy="2091690"/>
                    </a:xfrm>
                    <a:prstGeom prst="rect">
                      <a:avLst/>
                    </a:prstGeom>
                    <a:noFill/>
                    <a:ln w="9525">
                      <a:noFill/>
                    </a:ln>
                  </pic:spPr>
                </pic:pic>
              </a:graphicData>
            </a:graphic>
          </wp:inline>
        </w:drawing>
      </w:r>
    </w:p>
    <w:p w14:paraId="4EA8FD14" w14:textId="77777777" w:rsidR="001C73AA" w:rsidRDefault="00000000">
      <w:pPr>
        <w:spacing w:line="360" w:lineRule="auto"/>
        <w:rPr>
          <w:sz w:val="24"/>
        </w:rPr>
      </w:pPr>
      <w:r>
        <w:rPr>
          <w:rFonts w:hint="eastAsia"/>
          <w:sz w:val="24"/>
        </w:rPr>
        <w:t>【工作原理】</w:t>
      </w:r>
    </w:p>
    <w:p w14:paraId="40BA842B" w14:textId="77777777" w:rsidR="001C73AA" w:rsidRDefault="00000000">
      <w:pPr>
        <w:spacing w:line="360" w:lineRule="auto"/>
        <w:ind w:firstLineChars="200" w:firstLine="480"/>
        <w:rPr>
          <w:sz w:val="24"/>
        </w:rPr>
      </w:pPr>
      <w:r>
        <w:rPr>
          <w:rFonts w:hint="eastAsia"/>
          <w:sz w:val="24"/>
        </w:rPr>
        <w:t>超声溶栓主机是配合超声溶栓导管的有源驱动设备，适用于驱动北京荷清和创医</w:t>
      </w:r>
      <w:r>
        <w:rPr>
          <w:rFonts w:hint="eastAsia"/>
          <w:sz w:val="24"/>
        </w:rPr>
        <w:lastRenderedPageBreak/>
        <w:t>疗科技有限公司生产的超声溶栓导管系列所有规格的导管产品。超声溶栓主机驱动配套的超声溶栓导管发出超声波，促进溶栓药物的向血栓内部的扩散，配合超声的机械作用，实现快速溶栓。</w:t>
      </w:r>
    </w:p>
    <w:p w14:paraId="3345C547" w14:textId="77777777" w:rsidR="001C73AA" w:rsidRDefault="00000000">
      <w:pPr>
        <w:spacing w:line="360" w:lineRule="auto"/>
        <w:rPr>
          <w:sz w:val="24"/>
        </w:rPr>
      </w:pPr>
      <w:r>
        <w:rPr>
          <w:rFonts w:hint="eastAsia"/>
          <w:sz w:val="24"/>
        </w:rPr>
        <w:t>【规格型号】</w:t>
      </w:r>
    </w:p>
    <w:p w14:paraId="44AF52C4" w14:textId="77777777" w:rsidR="001C73AA" w:rsidRDefault="00000000">
      <w:pPr>
        <w:spacing w:line="360" w:lineRule="auto"/>
        <w:ind w:firstLineChars="200" w:firstLine="480"/>
        <w:rPr>
          <w:sz w:val="24"/>
        </w:rPr>
      </w:pPr>
      <w:r>
        <w:rPr>
          <w:sz w:val="24"/>
        </w:rPr>
        <w:t>ZJ-0112111</w:t>
      </w:r>
    </w:p>
    <w:p w14:paraId="3D1FCA41" w14:textId="77777777" w:rsidR="001C73AA" w:rsidRDefault="00000000">
      <w:pPr>
        <w:pStyle w:val="24"/>
        <w:numPr>
          <w:ilvl w:val="1"/>
          <w:numId w:val="14"/>
        </w:numPr>
        <w:spacing w:before="156"/>
        <w:ind w:firstLine="0"/>
        <w:rPr>
          <w:bCs/>
        </w:rPr>
      </w:pPr>
      <w:bookmarkStart w:id="181" w:name="_Toc18407"/>
      <w:r>
        <w:rPr>
          <w:bCs/>
        </w:rPr>
        <w:t>适用范围</w:t>
      </w:r>
      <w:r>
        <w:rPr>
          <w:rFonts w:hint="eastAsia"/>
          <w:bCs/>
        </w:rPr>
        <w:t>以</w:t>
      </w:r>
      <w:r>
        <w:rPr>
          <w:bCs/>
        </w:rPr>
        <w:t>及相关信息</w:t>
      </w:r>
      <w:bookmarkEnd w:id="181"/>
    </w:p>
    <w:p w14:paraId="7F2F343C" w14:textId="77777777" w:rsidR="001C73AA" w:rsidRDefault="00000000">
      <w:pPr>
        <w:numPr>
          <w:ilvl w:val="2"/>
          <w:numId w:val="16"/>
        </w:numPr>
        <w:rPr>
          <w:b/>
          <w:sz w:val="24"/>
        </w:rPr>
      </w:pPr>
      <w:r>
        <w:rPr>
          <w:rFonts w:hint="eastAsia"/>
          <w:b/>
          <w:sz w:val="24"/>
        </w:rPr>
        <w:t xml:space="preserve"> </w:t>
      </w:r>
      <w:r>
        <w:rPr>
          <w:rFonts w:hint="eastAsia"/>
          <w:b/>
          <w:sz w:val="24"/>
        </w:rPr>
        <w:t>超声溶栓导管</w:t>
      </w:r>
    </w:p>
    <w:p w14:paraId="3DEECE77" w14:textId="77777777" w:rsidR="001C73AA" w:rsidRDefault="00000000">
      <w:pPr>
        <w:spacing w:line="360" w:lineRule="auto"/>
        <w:rPr>
          <w:sz w:val="24"/>
        </w:rPr>
      </w:pPr>
      <w:r>
        <w:rPr>
          <w:rFonts w:hint="eastAsia"/>
          <w:sz w:val="24"/>
        </w:rPr>
        <w:t>【预期用途】</w:t>
      </w:r>
    </w:p>
    <w:p w14:paraId="039B56E0" w14:textId="77777777" w:rsidR="001C73AA" w:rsidRDefault="00000000">
      <w:pPr>
        <w:spacing w:line="360" w:lineRule="auto"/>
        <w:ind w:firstLineChars="200" w:firstLine="480"/>
        <w:rPr>
          <w:sz w:val="24"/>
        </w:rPr>
      </w:pPr>
      <w:r>
        <w:rPr>
          <w:rFonts w:hint="eastAsia"/>
          <w:sz w:val="24"/>
        </w:rPr>
        <w:t>本产品与北京荷清和创医疗科技有限公司生产的超声溶栓主机配合使用，适用于深静脉血栓的清除。</w:t>
      </w:r>
      <w:r>
        <w:rPr>
          <w:rFonts w:hint="eastAsia"/>
          <w:sz w:val="24"/>
        </w:rPr>
        <w:t xml:space="preserve"> </w:t>
      </w:r>
    </w:p>
    <w:p w14:paraId="738AE686" w14:textId="77777777" w:rsidR="001C73AA" w:rsidRDefault="00000000">
      <w:pPr>
        <w:spacing w:line="360" w:lineRule="auto"/>
        <w:rPr>
          <w:sz w:val="24"/>
        </w:rPr>
      </w:pPr>
      <w:r>
        <w:rPr>
          <w:rFonts w:hint="eastAsia"/>
          <w:sz w:val="24"/>
        </w:rPr>
        <w:t>【禁忌症】</w:t>
      </w:r>
      <w:r>
        <w:rPr>
          <w:rFonts w:hint="eastAsia"/>
          <w:sz w:val="24"/>
        </w:rPr>
        <w:t xml:space="preserve"> </w:t>
      </w:r>
    </w:p>
    <w:p w14:paraId="28F204BD" w14:textId="77777777" w:rsidR="001C73AA" w:rsidRDefault="00000000">
      <w:pPr>
        <w:pStyle w:val="afe"/>
        <w:numPr>
          <w:ilvl w:val="0"/>
          <w:numId w:val="17"/>
        </w:numPr>
        <w:spacing w:line="360" w:lineRule="auto"/>
        <w:ind w:firstLineChars="0"/>
        <w:rPr>
          <w:sz w:val="24"/>
        </w:rPr>
      </w:pPr>
      <w:commentRangeStart w:id="182"/>
      <w:r>
        <w:rPr>
          <w:sz w:val="24"/>
        </w:rPr>
        <w:t>6</w:t>
      </w:r>
      <w:r>
        <w:rPr>
          <w:rFonts w:hint="eastAsia"/>
          <w:sz w:val="24"/>
        </w:rPr>
        <w:t>个月内发生过出血性卒中，</w:t>
      </w:r>
      <w:r>
        <w:rPr>
          <w:sz w:val="24"/>
        </w:rPr>
        <w:t>3</w:t>
      </w:r>
      <w:r>
        <w:rPr>
          <w:rFonts w:hint="eastAsia"/>
          <w:sz w:val="24"/>
        </w:rPr>
        <w:t>个月内发生过缺血性卒中或脑血管事件</w:t>
      </w:r>
      <w:commentRangeEnd w:id="182"/>
      <w:r w:rsidR="00142A0A">
        <w:rPr>
          <w:rStyle w:val="af9"/>
          <w:rFonts w:hint="eastAsia"/>
          <w:sz w:val="24"/>
          <w:szCs w:val="24"/>
        </w:rPr>
        <w:commentReference w:id="182"/>
      </w:r>
      <w:r>
        <w:rPr>
          <w:rFonts w:hint="eastAsia"/>
          <w:sz w:val="24"/>
        </w:rPr>
        <w:t>；</w:t>
      </w:r>
    </w:p>
    <w:p w14:paraId="783AB627" w14:textId="77777777" w:rsidR="001C73AA" w:rsidRDefault="00000000">
      <w:pPr>
        <w:pStyle w:val="afe"/>
        <w:numPr>
          <w:ilvl w:val="0"/>
          <w:numId w:val="17"/>
        </w:numPr>
        <w:spacing w:line="360" w:lineRule="auto"/>
        <w:ind w:firstLineChars="0"/>
        <w:rPr>
          <w:sz w:val="24"/>
        </w:rPr>
      </w:pPr>
      <w:r>
        <w:rPr>
          <w:sz w:val="24"/>
        </w:rPr>
        <w:t>4</w:t>
      </w:r>
      <w:r>
        <w:rPr>
          <w:rFonts w:hint="eastAsia"/>
          <w:sz w:val="24"/>
        </w:rPr>
        <w:t>周内有活动性的内脏出血；</w:t>
      </w:r>
    </w:p>
    <w:p w14:paraId="3CDE8D0F" w14:textId="77777777" w:rsidR="001C73AA" w:rsidRDefault="00000000">
      <w:pPr>
        <w:pStyle w:val="afe"/>
        <w:numPr>
          <w:ilvl w:val="0"/>
          <w:numId w:val="17"/>
        </w:numPr>
        <w:spacing w:line="360" w:lineRule="auto"/>
        <w:ind w:firstLineChars="0"/>
        <w:rPr>
          <w:sz w:val="24"/>
        </w:rPr>
      </w:pPr>
      <w:r>
        <w:rPr>
          <w:rFonts w:hint="eastAsia"/>
          <w:sz w:val="24"/>
        </w:rPr>
        <w:t>有活动性的消化性溃疡患者；</w:t>
      </w:r>
    </w:p>
    <w:p w14:paraId="6D7A71CA" w14:textId="77777777" w:rsidR="001C73AA" w:rsidRDefault="00000000">
      <w:pPr>
        <w:pStyle w:val="afe"/>
        <w:numPr>
          <w:ilvl w:val="0"/>
          <w:numId w:val="17"/>
        </w:numPr>
        <w:spacing w:line="360" w:lineRule="auto"/>
        <w:ind w:firstLineChars="0"/>
        <w:rPr>
          <w:sz w:val="24"/>
        </w:rPr>
      </w:pPr>
      <w:r>
        <w:rPr>
          <w:rFonts w:hint="eastAsia"/>
          <w:sz w:val="24"/>
        </w:rPr>
        <w:t>既往明确诊断有血管畸形或动脉瘤或有明确诊断的占位性病变侵犯血管；</w:t>
      </w:r>
    </w:p>
    <w:p w14:paraId="7E7A58BD" w14:textId="77777777" w:rsidR="001C73AA" w:rsidRDefault="00000000">
      <w:pPr>
        <w:pStyle w:val="afe"/>
        <w:numPr>
          <w:ilvl w:val="0"/>
          <w:numId w:val="17"/>
        </w:numPr>
        <w:spacing w:line="360" w:lineRule="auto"/>
        <w:ind w:firstLineChars="0"/>
        <w:rPr>
          <w:sz w:val="24"/>
        </w:rPr>
      </w:pPr>
      <w:r>
        <w:rPr>
          <w:sz w:val="24"/>
        </w:rPr>
        <w:t>4</w:t>
      </w:r>
      <w:r>
        <w:rPr>
          <w:rFonts w:hint="eastAsia"/>
          <w:sz w:val="24"/>
        </w:rPr>
        <w:t>周内严重外伤、神经系统损伤、创伤性的心肺复苏或者超过</w:t>
      </w:r>
      <w:r>
        <w:rPr>
          <w:sz w:val="24"/>
        </w:rPr>
        <w:t xml:space="preserve"> 10 </w:t>
      </w:r>
      <w:r>
        <w:rPr>
          <w:rFonts w:hint="eastAsia"/>
          <w:sz w:val="24"/>
        </w:rPr>
        <w:t>分钟的心肺复苏；</w:t>
      </w:r>
    </w:p>
    <w:p w14:paraId="2166286F" w14:textId="77777777" w:rsidR="001C73AA" w:rsidRDefault="00000000">
      <w:pPr>
        <w:pStyle w:val="afe"/>
        <w:numPr>
          <w:ilvl w:val="0"/>
          <w:numId w:val="17"/>
        </w:numPr>
        <w:spacing w:line="360" w:lineRule="auto"/>
        <w:ind w:firstLineChars="0"/>
        <w:rPr>
          <w:sz w:val="24"/>
        </w:rPr>
      </w:pPr>
      <w:r>
        <w:rPr>
          <w:sz w:val="24"/>
        </w:rPr>
        <w:t>4</w:t>
      </w:r>
      <w:r>
        <w:rPr>
          <w:rFonts w:hint="eastAsia"/>
          <w:sz w:val="24"/>
        </w:rPr>
        <w:t>周内做过重大外科手术；</w:t>
      </w:r>
    </w:p>
    <w:p w14:paraId="08F6C514" w14:textId="77777777" w:rsidR="001C73AA" w:rsidRDefault="00000000">
      <w:pPr>
        <w:pStyle w:val="afe"/>
        <w:numPr>
          <w:ilvl w:val="0"/>
          <w:numId w:val="17"/>
        </w:numPr>
        <w:spacing w:line="360" w:lineRule="auto"/>
        <w:ind w:firstLineChars="0"/>
        <w:rPr>
          <w:sz w:val="24"/>
        </w:rPr>
      </w:pPr>
      <w:r>
        <w:rPr>
          <w:rFonts w:hint="eastAsia"/>
          <w:sz w:val="24"/>
        </w:rPr>
        <w:t>严重高血压溶栓治疗前无法控制在正常范围者；</w:t>
      </w:r>
    </w:p>
    <w:p w14:paraId="15374832" w14:textId="77777777" w:rsidR="001C73AA" w:rsidRDefault="00000000">
      <w:pPr>
        <w:pStyle w:val="afe"/>
        <w:numPr>
          <w:ilvl w:val="0"/>
          <w:numId w:val="17"/>
        </w:numPr>
        <w:spacing w:line="360" w:lineRule="auto"/>
        <w:ind w:firstLineChars="0"/>
        <w:rPr>
          <w:sz w:val="24"/>
        </w:rPr>
      </w:pPr>
      <w:r>
        <w:rPr>
          <w:rFonts w:hint="eastAsia"/>
          <w:sz w:val="24"/>
        </w:rPr>
        <w:t>经医生评估有严重出血倾向患者；</w:t>
      </w:r>
    </w:p>
    <w:p w14:paraId="763EA49C" w14:textId="77777777" w:rsidR="001C73AA" w:rsidRDefault="00000000">
      <w:pPr>
        <w:pStyle w:val="afe"/>
        <w:numPr>
          <w:ilvl w:val="0"/>
          <w:numId w:val="17"/>
        </w:numPr>
        <w:spacing w:line="360" w:lineRule="auto"/>
        <w:ind w:firstLineChars="0"/>
        <w:rPr>
          <w:sz w:val="24"/>
        </w:rPr>
      </w:pPr>
      <w:r>
        <w:rPr>
          <w:rFonts w:hint="eastAsia"/>
          <w:sz w:val="24"/>
        </w:rPr>
        <w:t>对拟使用的溶栓药物过敏的患者；</w:t>
      </w:r>
    </w:p>
    <w:p w14:paraId="5A8C7A57" w14:textId="77777777" w:rsidR="001C73AA" w:rsidRDefault="00000000">
      <w:pPr>
        <w:pStyle w:val="afe"/>
        <w:numPr>
          <w:ilvl w:val="0"/>
          <w:numId w:val="17"/>
        </w:numPr>
        <w:spacing w:line="360" w:lineRule="auto"/>
        <w:ind w:firstLineChars="0"/>
        <w:rPr>
          <w:sz w:val="24"/>
        </w:rPr>
      </w:pPr>
      <w:r>
        <w:rPr>
          <w:rFonts w:hint="eastAsia"/>
          <w:sz w:val="24"/>
        </w:rPr>
        <w:t>妊娠和哺乳患者；</w:t>
      </w:r>
    </w:p>
    <w:p w14:paraId="2D9D36CA" w14:textId="77777777" w:rsidR="001C73AA" w:rsidRDefault="00000000">
      <w:pPr>
        <w:pStyle w:val="afe"/>
        <w:numPr>
          <w:ilvl w:val="0"/>
          <w:numId w:val="17"/>
        </w:numPr>
        <w:spacing w:line="360" w:lineRule="auto"/>
        <w:ind w:firstLineChars="0"/>
        <w:rPr>
          <w:sz w:val="24"/>
        </w:rPr>
      </w:pPr>
      <w:r>
        <w:rPr>
          <w:rFonts w:hint="eastAsia"/>
          <w:sz w:val="24"/>
        </w:rPr>
        <w:t>医生认为的其他不适用的情况。</w:t>
      </w:r>
    </w:p>
    <w:p w14:paraId="7FB36B0B" w14:textId="77777777" w:rsidR="001C73AA" w:rsidRDefault="00000000">
      <w:pPr>
        <w:spacing w:line="360" w:lineRule="auto"/>
        <w:rPr>
          <w:sz w:val="24"/>
        </w:rPr>
      </w:pPr>
      <w:r>
        <w:rPr>
          <w:rFonts w:hint="eastAsia"/>
          <w:sz w:val="24"/>
        </w:rPr>
        <w:t>【注意事项】</w:t>
      </w:r>
    </w:p>
    <w:p w14:paraId="057C0F3F" w14:textId="77777777" w:rsidR="001C73AA" w:rsidRDefault="00000000">
      <w:pPr>
        <w:numPr>
          <w:ilvl w:val="0"/>
          <w:numId w:val="18"/>
        </w:numPr>
        <w:tabs>
          <w:tab w:val="left" w:pos="480"/>
        </w:tabs>
        <w:spacing w:line="360" w:lineRule="auto"/>
        <w:rPr>
          <w:sz w:val="24"/>
          <w:szCs w:val="32"/>
        </w:rPr>
      </w:pPr>
      <w:r>
        <w:rPr>
          <w:rFonts w:hint="eastAsia"/>
          <w:sz w:val="24"/>
          <w:szCs w:val="32"/>
        </w:rPr>
        <w:t>本产品需由具有血管介入手术经验的专业医生在医疗机构手术环境下使用，产品使用前务必详细阅读本说明书；</w:t>
      </w:r>
    </w:p>
    <w:p w14:paraId="2C592B50" w14:textId="77777777" w:rsidR="001C73AA" w:rsidRDefault="00000000">
      <w:pPr>
        <w:numPr>
          <w:ilvl w:val="0"/>
          <w:numId w:val="18"/>
        </w:numPr>
        <w:tabs>
          <w:tab w:val="left" w:pos="480"/>
        </w:tabs>
        <w:spacing w:line="360" w:lineRule="auto"/>
        <w:rPr>
          <w:sz w:val="24"/>
          <w:szCs w:val="32"/>
        </w:rPr>
      </w:pPr>
      <w:r>
        <w:rPr>
          <w:rFonts w:hint="eastAsia"/>
          <w:sz w:val="24"/>
          <w:szCs w:val="32"/>
        </w:rPr>
        <w:t>本产品仅能与北京荷清和创医疗科技有限公司生产的超声溶栓主机（型号</w:t>
      </w:r>
      <w:r>
        <w:rPr>
          <w:sz w:val="24"/>
          <w:szCs w:val="32"/>
        </w:rPr>
        <w:t xml:space="preserve"> </w:t>
      </w:r>
      <w:r>
        <w:rPr>
          <w:rFonts w:hint="eastAsia"/>
          <w:sz w:val="24"/>
          <w:szCs w:val="32"/>
        </w:rPr>
        <w:t>ZJ-0112111</w:t>
      </w:r>
      <w:r>
        <w:rPr>
          <w:rFonts w:hint="eastAsia"/>
          <w:sz w:val="24"/>
          <w:szCs w:val="32"/>
        </w:rPr>
        <w:t>）配套使用；</w:t>
      </w:r>
    </w:p>
    <w:p w14:paraId="4DBAB58F" w14:textId="77777777" w:rsidR="001C73AA" w:rsidRDefault="00000000">
      <w:pPr>
        <w:numPr>
          <w:ilvl w:val="0"/>
          <w:numId w:val="18"/>
        </w:numPr>
        <w:tabs>
          <w:tab w:val="left" w:pos="480"/>
        </w:tabs>
        <w:spacing w:line="360" w:lineRule="auto"/>
        <w:rPr>
          <w:sz w:val="24"/>
          <w:szCs w:val="32"/>
        </w:rPr>
      </w:pPr>
      <w:r>
        <w:rPr>
          <w:rFonts w:hint="eastAsia"/>
          <w:sz w:val="24"/>
          <w:szCs w:val="32"/>
        </w:rPr>
        <w:t>本产品为一次性使用无菌产品，产品经环氧乙烷灭菌。如果包装打开或损坏，切勿使用；未经授权，不得对产品进行任何改装，否则会导致危险（源）；</w:t>
      </w:r>
    </w:p>
    <w:p w14:paraId="0022CE21" w14:textId="77777777" w:rsidR="001C73AA" w:rsidRDefault="00000000">
      <w:pPr>
        <w:numPr>
          <w:ilvl w:val="0"/>
          <w:numId w:val="18"/>
        </w:numPr>
        <w:tabs>
          <w:tab w:val="left" w:pos="480"/>
        </w:tabs>
        <w:spacing w:line="360" w:lineRule="auto"/>
        <w:rPr>
          <w:sz w:val="24"/>
          <w:szCs w:val="32"/>
        </w:rPr>
      </w:pPr>
      <w:r>
        <w:rPr>
          <w:rFonts w:hint="eastAsia"/>
          <w:sz w:val="24"/>
          <w:szCs w:val="32"/>
        </w:rPr>
        <w:lastRenderedPageBreak/>
        <w:t>不同的规格型号，工作长度不同。使用者需要根据患者血栓长度，参照下表选择适合的规格型号；</w:t>
      </w:r>
    </w:p>
    <w:p w14:paraId="5855CDFF" w14:textId="77777777" w:rsidR="001C73AA" w:rsidRDefault="001C73AA">
      <w:pPr>
        <w:pStyle w:val="05220"/>
      </w:pPr>
    </w:p>
    <w:tbl>
      <w:tblPr>
        <w:tblStyle w:val="af6"/>
        <w:tblW w:w="0" w:type="auto"/>
        <w:jc w:val="center"/>
        <w:tblLook w:val="04A0" w:firstRow="1" w:lastRow="0" w:firstColumn="1" w:lastColumn="0" w:noHBand="0" w:noVBand="1"/>
      </w:tblPr>
      <w:tblGrid>
        <w:gridCol w:w="3296"/>
        <w:gridCol w:w="2670"/>
      </w:tblGrid>
      <w:tr w:rsidR="001C73AA" w14:paraId="59854C79" w14:textId="77777777">
        <w:trPr>
          <w:jc w:val="center"/>
        </w:trPr>
        <w:tc>
          <w:tcPr>
            <w:tcW w:w="3296" w:type="dxa"/>
            <w:vAlign w:val="center"/>
          </w:tcPr>
          <w:p w14:paraId="01F26D33" w14:textId="77777777" w:rsidR="001C73AA" w:rsidRDefault="00000000">
            <w:pPr>
              <w:jc w:val="center"/>
              <w:rPr>
                <w:rFonts w:ascii="Calibri" w:hAnsi="Calibri"/>
                <w:sz w:val="24"/>
              </w:rPr>
            </w:pPr>
            <w:r>
              <w:rPr>
                <w:rFonts w:hint="eastAsia"/>
                <w:sz w:val="24"/>
              </w:rPr>
              <w:t>规格型号</w:t>
            </w:r>
          </w:p>
        </w:tc>
        <w:tc>
          <w:tcPr>
            <w:tcW w:w="0" w:type="auto"/>
            <w:vAlign w:val="center"/>
          </w:tcPr>
          <w:p w14:paraId="447F3724" w14:textId="77777777" w:rsidR="001C73AA" w:rsidRDefault="00000000">
            <w:pPr>
              <w:jc w:val="center"/>
              <w:rPr>
                <w:rFonts w:ascii="Calibri" w:hAnsi="Calibri"/>
                <w:sz w:val="24"/>
              </w:rPr>
            </w:pPr>
            <w:r>
              <w:rPr>
                <w:rFonts w:hint="eastAsia"/>
                <w:sz w:val="24"/>
              </w:rPr>
              <w:t>适合的血栓长度（</w:t>
            </w:r>
            <w:r>
              <w:rPr>
                <w:rFonts w:hint="eastAsia"/>
                <w:sz w:val="24"/>
              </w:rPr>
              <w:t>cm</w:t>
            </w:r>
            <w:r>
              <w:rPr>
                <w:rFonts w:hint="eastAsia"/>
                <w:sz w:val="24"/>
              </w:rPr>
              <w:t>）</w:t>
            </w:r>
          </w:p>
        </w:tc>
      </w:tr>
      <w:tr w:rsidR="001C73AA" w14:paraId="6BAA0CAB" w14:textId="77777777">
        <w:trPr>
          <w:jc w:val="center"/>
        </w:trPr>
        <w:tc>
          <w:tcPr>
            <w:tcW w:w="3296" w:type="dxa"/>
            <w:vAlign w:val="center"/>
          </w:tcPr>
          <w:p w14:paraId="0E46FA55" w14:textId="77777777" w:rsidR="001C73AA" w:rsidRDefault="00000000">
            <w:pPr>
              <w:jc w:val="center"/>
              <w:rPr>
                <w:rFonts w:ascii="Calibri" w:hAnsi="Calibri"/>
                <w:sz w:val="24"/>
              </w:rPr>
            </w:pPr>
            <w:r>
              <w:rPr>
                <w:sz w:val="24"/>
              </w:rPr>
              <w:t>CS-120F805</w:t>
            </w:r>
          </w:p>
        </w:tc>
        <w:tc>
          <w:tcPr>
            <w:tcW w:w="0" w:type="auto"/>
            <w:vAlign w:val="center"/>
          </w:tcPr>
          <w:p w14:paraId="4A48E462" w14:textId="77777777" w:rsidR="001C73AA" w:rsidRDefault="00000000">
            <w:pPr>
              <w:jc w:val="center"/>
              <w:rPr>
                <w:rFonts w:ascii="Calibri" w:hAnsi="Calibri"/>
                <w:sz w:val="24"/>
              </w:rPr>
            </w:pPr>
            <w:r>
              <w:rPr>
                <w:sz w:val="24"/>
              </w:rPr>
              <w:t>2-7</w:t>
            </w:r>
          </w:p>
        </w:tc>
      </w:tr>
      <w:tr w:rsidR="001C73AA" w14:paraId="0B9F29DC" w14:textId="77777777">
        <w:trPr>
          <w:jc w:val="center"/>
        </w:trPr>
        <w:tc>
          <w:tcPr>
            <w:tcW w:w="3296" w:type="dxa"/>
            <w:vAlign w:val="center"/>
          </w:tcPr>
          <w:p w14:paraId="673A41D4" w14:textId="77777777" w:rsidR="001C73AA" w:rsidRDefault="00000000">
            <w:pPr>
              <w:jc w:val="center"/>
              <w:rPr>
                <w:rFonts w:ascii="Calibri" w:hAnsi="Calibri"/>
                <w:sz w:val="24"/>
              </w:rPr>
            </w:pPr>
            <w:r>
              <w:rPr>
                <w:sz w:val="24"/>
              </w:rPr>
              <w:t>CS-120F810</w:t>
            </w:r>
          </w:p>
        </w:tc>
        <w:tc>
          <w:tcPr>
            <w:tcW w:w="0" w:type="auto"/>
            <w:vAlign w:val="center"/>
          </w:tcPr>
          <w:p w14:paraId="59298794" w14:textId="77777777" w:rsidR="001C73AA" w:rsidRDefault="00000000">
            <w:pPr>
              <w:jc w:val="center"/>
              <w:rPr>
                <w:rFonts w:ascii="Calibri" w:hAnsi="Calibri"/>
                <w:sz w:val="24"/>
              </w:rPr>
            </w:pPr>
            <w:r>
              <w:rPr>
                <w:sz w:val="24"/>
              </w:rPr>
              <w:t>7-15</w:t>
            </w:r>
          </w:p>
        </w:tc>
      </w:tr>
      <w:tr w:rsidR="001C73AA" w14:paraId="4314723C" w14:textId="77777777">
        <w:trPr>
          <w:jc w:val="center"/>
        </w:trPr>
        <w:tc>
          <w:tcPr>
            <w:tcW w:w="3296" w:type="dxa"/>
            <w:vAlign w:val="center"/>
          </w:tcPr>
          <w:p w14:paraId="36CC5069" w14:textId="77777777" w:rsidR="001C73AA" w:rsidRDefault="00000000">
            <w:pPr>
              <w:jc w:val="center"/>
              <w:rPr>
                <w:rFonts w:ascii="Calibri" w:hAnsi="Calibri"/>
                <w:sz w:val="24"/>
              </w:rPr>
            </w:pPr>
            <w:r>
              <w:rPr>
                <w:sz w:val="24"/>
              </w:rPr>
              <w:t>CS-120F820</w:t>
            </w:r>
          </w:p>
        </w:tc>
        <w:tc>
          <w:tcPr>
            <w:tcW w:w="0" w:type="auto"/>
            <w:vAlign w:val="center"/>
          </w:tcPr>
          <w:p w14:paraId="3020D726" w14:textId="77777777" w:rsidR="001C73AA" w:rsidRDefault="00000000">
            <w:pPr>
              <w:jc w:val="center"/>
              <w:rPr>
                <w:rFonts w:ascii="Calibri" w:hAnsi="Calibri"/>
                <w:sz w:val="24"/>
              </w:rPr>
            </w:pPr>
            <w:r>
              <w:rPr>
                <w:sz w:val="24"/>
              </w:rPr>
              <w:t>15-25</w:t>
            </w:r>
          </w:p>
        </w:tc>
      </w:tr>
      <w:tr w:rsidR="001C73AA" w14:paraId="438F09C9" w14:textId="77777777">
        <w:trPr>
          <w:jc w:val="center"/>
        </w:trPr>
        <w:tc>
          <w:tcPr>
            <w:tcW w:w="3296" w:type="dxa"/>
            <w:vAlign w:val="center"/>
          </w:tcPr>
          <w:p w14:paraId="2524699D" w14:textId="77777777" w:rsidR="001C73AA" w:rsidRDefault="00000000">
            <w:pPr>
              <w:jc w:val="center"/>
              <w:rPr>
                <w:rFonts w:ascii="Calibri" w:hAnsi="Calibri"/>
                <w:sz w:val="24"/>
              </w:rPr>
            </w:pPr>
            <w:r>
              <w:rPr>
                <w:sz w:val="24"/>
              </w:rPr>
              <w:t>CS-120F830</w:t>
            </w:r>
          </w:p>
        </w:tc>
        <w:tc>
          <w:tcPr>
            <w:tcW w:w="0" w:type="auto"/>
            <w:vAlign w:val="center"/>
          </w:tcPr>
          <w:p w14:paraId="66BB9184" w14:textId="77777777" w:rsidR="001C73AA" w:rsidRDefault="00000000">
            <w:pPr>
              <w:jc w:val="center"/>
              <w:rPr>
                <w:rFonts w:ascii="Calibri" w:hAnsi="Calibri"/>
                <w:sz w:val="24"/>
              </w:rPr>
            </w:pPr>
            <w:r>
              <w:rPr>
                <w:sz w:val="24"/>
              </w:rPr>
              <w:t>25-35</w:t>
            </w:r>
          </w:p>
        </w:tc>
      </w:tr>
      <w:tr w:rsidR="001C73AA" w14:paraId="62FE5B94" w14:textId="77777777">
        <w:trPr>
          <w:jc w:val="center"/>
        </w:trPr>
        <w:tc>
          <w:tcPr>
            <w:tcW w:w="3296" w:type="dxa"/>
            <w:vAlign w:val="center"/>
          </w:tcPr>
          <w:p w14:paraId="49ED4C3D" w14:textId="77777777" w:rsidR="001C73AA" w:rsidRDefault="00000000">
            <w:pPr>
              <w:jc w:val="center"/>
              <w:rPr>
                <w:rFonts w:ascii="Calibri" w:hAnsi="Calibri"/>
                <w:sz w:val="24"/>
              </w:rPr>
            </w:pPr>
            <w:r>
              <w:rPr>
                <w:sz w:val="24"/>
              </w:rPr>
              <w:t>CS-120F840</w:t>
            </w:r>
          </w:p>
        </w:tc>
        <w:tc>
          <w:tcPr>
            <w:tcW w:w="0" w:type="auto"/>
            <w:vAlign w:val="center"/>
          </w:tcPr>
          <w:p w14:paraId="60B8783E" w14:textId="77777777" w:rsidR="001C73AA" w:rsidRDefault="00000000">
            <w:pPr>
              <w:jc w:val="center"/>
              <w:rPr>
                <w:rFonts w:ascii="Calibri" w:hAnsi="Calibri"/>
                <w:sz w:val="24"/>
              </w:rPr>
            </w:pPr>
            <w:r>
              <w:rPr>
                <w:sz w:val="24"/>
              </w:rPr>
              <w:t>35-45</w:t>
            </w:r>
          </w:p>
        </w:tc>
      </w:tr>
      <w:tr w:rsidR="001C73AA" w14:paraId="02A52320" w14:textId="77777777">
        <w:trPr>
          <w:jc w:val="center"/>
        </w:trPr>
        <w:tc>
          <w:tcPr>
            <w:tcW w:w="3296" w:type="dxa"/>
            <w:vAlign w:val="center"/>
          </w:tcPr>
          <w:p w14:paraId="69E916DA" w14:textId="77777777" w:rsidR="001C73AA" w:rsidRDefault="00000000">
            <w:pPr>
              <w:jc w:val="center"/>
              <w:rPr>
                <w:rFonts w:ascii="Calibri" w:hAnsi="Calibri"/>
                <w:sz w:val="24"/>
              </w:rPr>
            </w:pPr>
            <w:r>
              <w:rPr>
                <w:sz w:val="24"/>
              </w:rPr>
              <w:t>CS-120F850</w:t>
            </w:r>
          </w:p>
        </w:tc>
        <w:tc>
          <w:tcPr>
            <w:tcW w:w="0" w:type="auto"/>
            <w:vAlign w:val="center"/>
          </w:tcPr>
          <w:p w14:paraId="2E491D63" w14:textId="77777777" w:rsidR="001C73AA" w:rsidRDefault="00000000">
            <w:pPr>
              <w:jc w:val="center"/>
              <w:rPr>
                <w:rFonts w:ascii="Calibri" w:hAnsi="Calibri"/>
                <w:sz w:val="24"/>
              </w:rPr>
            </w:pPr>
            <w:r>
              <w:rPr>
                <w:sz w:val="24"/>
              </w:rPr>
              <w:t>45-55</w:t>
            </w:r>
          </w:p>
        </w:tc>
      </w:tr>
    </w:tbl>
    <w:p w14:paraId="42279E6A" w14:textId="77777777" w:rsidR="001C73AA" w:rsidRDefault="00000000">
      <w:pPr>
        <w:numPr>
          <w:ilvl w:val="0"/>
          <w:numId w:val="18"/>
        </w:numPr>
        <w:tabs>
          <w:tab w:val="left" w:pos="480"/>
        </w:tabs>
        <w:spacing w:line="360" w:lineRule="auto"/>
        <w:rPr>
          <w:sz w:val="24"/>
          <w:szCs w:val="32"/>
        </w:rPr>
      </w:pPr>
      <w:r>
        <w:rPr>
          <w:rFonts w:hint="eastAsia"/>
          <w:sz w:val="24"/>
          <w:szCs w:val="32"/>
        </w:rPr>
        <w:t>本产品使用过程中，超声治疗区域的最高温度≤</w:t>
      </w:r>
      <w:r>
        <w:rPr>
          <w:rFonts w:hint="eastAsia"/>
          <w:sz w:val="24"/>
          <w:szCs w:val="32"/>
        </w:rPr>
        <w:t>43</w:t>
      </w:r>
      <w:r>
        <w:rPr>
          <w:rFonts w:hint="eastAsia"/>
          <w:sz w:val="24"/>
          <w:szCs w:val="32"/>
        </w:rPr>
        <w:t>℃；</w:t>
      </w:r>
    </w:p>
    <w:p w14:paraId="6FA2358D" w14:textId="77777777" w:rsidR="001C73AA" w:rsidRDefault="00000000">
      <w:pPr>
        <w:numPr>
          <w:ilvl w:val="0"/>
          <w:numId w:val="18"/>
        </w:numPr>
        <w:tabs>
          <w:tab w:val="left" w:pos="480"/>
        </w:tabs>
        <w:spacing w:line="360" w:lineRule="auto"/>
        <w:rPr>
          <w:sz w:val="24"/>
          <w:szCs w:val="32"/>
        </w:rPr>
      </w:pPr>
      <w:r>
        <w:rPr>
          <w:rFonts w:hint="eastAsia"/>
          <w:sz w:val="24"/>
          <w:szCs w:val="32"/>
        </w:rPr>
        <w:t>切勿通过注药腔抽吸血液，否则会造成出药孔堵塞；</w:t>
      </w:r>
    </w:p>
    <w:p w14:paraId="441464FC" w14:textId="77777777" w:rsidR="001C73AA" w:rsidRDefault="00000000">
      <w:pPr>
        <w:numPr>
          <w:ilvl w:val="0"/>
          <w:numId w:val="18"/>
        </w:numPr>
        <w:tabs>
          <w:tab w:val="left" w:pos="480"/>
        </w:tabs>
        <w:spacing w:line="360" w:lineRule="auto"/>
        <w:rPr>
          <w:sz w:val="24"/>
          <w:szCs w:val="32"/>
        </w:rPr>
      </w:pPr>
      <w:r>
        <w:rPr>
          <w:rFonts w:hint="eastAsia"/>
          <w:sz w:val="24"/>
          <w:szCs w:val="32"/>
        </w:rPr>
        <w:t>导管的有效长度部分涂覆有亲水涂层，使用中避免有酒精擦拭，否则有破坏亲水涂层的风险；</w:t>
      </w:r>
    </w:p>
    <w:p w14:paraId="5195E6DB" w14:textId="77777777" w:rsidR="001C73AA" w:rsidRDefault="00000000">
      <w:pPr>
        <w:numPr>
          <w:ilvl w:val="0"/>
          <w:numId w:val="18"/>
        </w:numPr>
        <w:tabs>
          <w:tab w:val="left" w:pos="480"/>
        </w:tabs>
        <w:spacing w:line="360" w:lineRule="auto"/>
        <w:rPr>
          <w:sz w:val="24"/>
          <w:szCs w:val="32"/>
        </w:rPr>
      </w:pPr>
      <w:r>
        <w:rPr>
          <w:rFonts w:hint="eastAsia"/>
          <w:sz w:val="24"/>
          <w:szCs w:val="32"/>
        </w:rPr>
        <w:t>操作过程中，应避免被其它带有尖锐边缘的器械划伤，在通过曲折或钙化血管时，应小心操作，以免导致涂层脱落并残留在血管系统中；</w:t>
      </w:r>
    </w:p>
    <w:p w14:paraId="3006E4B7" w14:textId="77777777" w:rsidR="001C73AA" w:rsidRDefault="00000000">
      <w:pPr>
        <w:numPr>
          <w:ilvl w:val="0"/>
          <w:numId w:val="18"/>
        </w:numPr>
        <w:tabs>
          <w:tab w:val="left" w:pos="480"/>
        </w:tabs>
        <w:spacing w:line="360" w:lineRule="auto"/>
        <w:rPr>
          <w:sz w:val="24"/>
          <w:szCs w:val="32"/>
        </w:rPr>
      </w:pPr>
      <w:r>
        <w:rPr>
          <w:rFonts w:hint="eastAsia"/>
          <w:sz w:val="24"/>
          <w:szCs w:val="32"/>
        </w:rPr>
        <w:t>涂层脱落相关潜在不良事件可能包括但不限于：涂层栓塞部位出现无菌性炎症或肉芽肿、肺栓塞、肺梗塞、心肌栓塞、心肌梗塞、栓塞性中风、脑梗塞、额外的手术干预、组织坏死甚至死亡；</w:t>
      </w:r>
    </w:p>
    <w:p w14:paraId="3DF7431B" w14:textId="77777777" w:rsidR="001C73AA" w:rsidRDefault="00000000">
      <w:pPr>
        <w:numPr>
          <w:ilvl w:val="0"/>
          <w:numId w:val="18"/>
        </w:numPr>
        <w:tabs>
          <w:tab w:val="left" w:pos="480"/>
        </w:tabs>
        <w:spacing w:line="360" w:lineRule="auto"/>
        <w:rPr>
          <w:sz w:val="24"/>
          <w:szCs w:val="32"/>
        </w:rPr>
      </w:pPr>
      <w:r>
        <w:rPr>
          <w:rFonts w:hint="eastAsia"/>
          <w:sz w:val="24"/>
          <w:szCs w:val="32"/>
        </w:rPr>
        <w:t>产品应存储在干燥的地方；</w:t>
      </w:r>
    </w:p>
    <w:p w14:paraId="1AEA43CA" w14:textId="77777777" w:rsidR="001C73AA" w:rsidRDefault="00000000">
      <w:pPr>
        <w:numPr>
          <w:ilvl w:val="0"/>
          <w:numId w:val="18"/>
        </w:numPr>
        <w:tabs>
          <w:tab w:val="left" w:pos="480"/>
        </w:tabs>
        <w:spacing w:line="360" w:lineRule="auto"/>
        <w:rPr>
          <w:sz w:val="24"/>
          <w:szCs w:val="32"/>
        </w:rPr>
      </w:pPr>
      <w:r>
        <w:rPr>
          <w:rFonts w:hint="eastAsia"/>
          <w:sz w:val="24"/>
          <w:szCs w:val="32"/>
        </w:rPr>
        <w:t xml:space="preserve"> </w:t>
      </w:r>
      <w:r>
        <w:rPr>
          <w:rFonts w:hint="eastAsia"/>
          <w:sz w:val="24"/>
          <w:szCs w:val="32"/>
        </w:rPr>
        <w:t>在包装标签符号后面标注的“使用期限”日期之前使用该产品；</w:t>
      </w:r>
    </w:p>
    <w:p w14:paraId="57ED62F9" w14:textId="77777777" w:rsidR="001C73AA" w:rsidRDefault="00000000">
      <w:pPr>
        <w:numPr>
          <w:ilvl w:val="0"/>
          <w:numId w:val="18"/>
        </w:numPr>
        <w:tabs>
          <w:tab w:val="left" w:pos="480"/>
        </w:tabs>
        <w:spacing w:line="360" w:lineRule="auto"/>
        <w:rPr>
          <w:sz w:val="24"/>
          <w:szCs w:val="32"/>
        </w:rPr>
      </w:pPr>
      <w:r>
        <w:rPr>
          <w:rFonts w:hint="eastAsia"/>
          <w:sz w:val="24"/>
          <w:szCs w:val="32"/>
        </w:rPr>
        <w:t>具体的型号规格请查阅产品标签；</w:t>
      </w:r>
    </w:p>
    <w:p w14:paraId="0CAB2D62" w14:textId="77777777" w:rsidR="001C73AA" w:rsidRDefault="00000000">
      <w:pPr>
        <w:numPr>
          <w:ilvl w:val="0"/>
          <w:numId w:val="18"/>
        </w:numPr>
        <w:tabs>
          <w:tab w:val="left" w:pos="480"/>
        </w:tabs>
        <w:spacing w:line="360" w:lineRule="auto"/>
        <w:rPr>
          <w:sz w:val="24"/>
          <w:szCs w:val="32"/>
        </w:rPr>
      </w:pPr>
      <w:r>
        <w:rPr>
          <w:rFonts w:hint="eastAsia"/>
          <w:sz w:val="24"/>
          <w:szCs w:val="32"/>
        </w:rPr>
        <w:t>本产品使用后应妥善处理，并按《医疗废物管理条例》国务院令第</w:t>
      </w:r>
      <w:r>
        <w:rPr>
          <w:sz w:val="24"/>
          <w:szCs w:val="32"/>
        </w:rPr>
        <w:t xml:space="preserve"> 380 </w:t>
      </w:r>
      <w:r>
        <w:rPr>
          <w:rFonts w:hint="eastAsia"/>
          <w:sz w:val="24"/>
          <w:szCs w:val="32"/>
        </w:rPr>
        <w:t>号处理。</w:t>
      </w:r>
    </w:p>
    <w:p w14:paraId="0351FE1D" w14:textId="77777777" w:rsidR="001C73AA" w:rsidRDefault="00000000">
      <w:pPr>
        <w:spacing w:line="360" w:lineRule="auto"/>
        <w:rPr>
          <w:sz w:val="24"/>
        </w:rPr>
      </w:pPr>
      <w:r>
        <w:rPr>
          <w:rFonts w:hint="eastAsia"/>
          <w:sz w:val="24"/>
        </w:rPr>
        <w:t>【使用说明】</w:t>
      </w:r>
    </w:p>
    <w:p w14:paraId="7769E59C" w14:textId="77777777" w:rsidR="001C73AA" w:rsidRDefault="00000000">
      <w:pPr>
        <w:spacing w:line="360" w:lineRule="auto"/>
        <w:ind w:firstLineChars="200" w:firstLine="480"/>
        <w:rPr>
          <w:sz w:val="24"/>
          <w:szCs w:val="32"/>
        </w:rPr>
      </w:pPr>
      <w:r>
        <w:rPr>
          <w:rFonts w:hint="eastAsia"/>
          <w:sz w:val="24"/>
          <w:szCs w:val="32"/>
        </w:rPr>
        <w:t>本产品仅能与</w:t>
      </w:r>
      <w:r>
        <w:rPr>
          <w:sz w:val="24"/>
        </w:rPr>
        <w:t>北京荷清和创医疗科技有限</w:t>
      </w:r>
      <w:r>
        <w:rPr>
          <w:rFonts w:hint="eastAsia"/>
          <w:sz w:val="24"/>
          <w:szCs w:val="32"/>
        </w:rPr>
        <w:t>公司生产的超声溶栓主机配合使用，与超声溶栓主机的连接图见图</w:t>
      </w:r>
      <w:r>
        <w:rPr>
          <w:rFonts w:hint="eastAsia"/>
          <w:sz w:val="24"/>
          <w:szCs w:val="32"/>
        </w:rPr>
        <w:t>2</w:t>
      </w:r>
      <w:r>
        <w:rPr>
          <w:rFonts w:hint="eastAsia"/>
          <w:sz w:val="24"/>
          <w:szCs w:val="32"/>
        </w:rPr>
        <w:t>。</w:t>
      </w:r>
    </w:p>
    <w:p w14:paraId="4E0B3E04" w14:textId="77777777" w:rsidR="001C73AA" w:rsidRDefault="00000000">
      <w:pPr>
        <w:pStyle w:val="afe"/>
        <w:numPr>
          <w:ilvl w:val="0"/>
          <w:numId w:val="19"/>
        </w:numPr>
        <w:spacing w:line="360" w:lineRule="auto"/>
        <w:ind w:firstLineChars="0"/>
        <w:rPr>
          <w:sz w:val="24"/>
          <w:szCs w:val="32"/>
        </w:rPr>
      </w:pPr>
      <w:r>
        <w:rPr>
          <w:rFonts w:hint="eastAsia"/>
          <w:sz w:val="24"/>
          <w:szCs w:val="32"/>
        </w:rPr>
        <w:t>从包装内取出导管、超声连接线和注药连接管，将导管尾部的注药接头与注药连接管一端旋接；</w:t>
      </w:r>
    </w:p>
    <w:p w14:paraId="53EF51D7" w14:textId="77777777" w:rsidR="001C73AA" w:rsidRDefault="00000000">
      <w:pPr>
        <w:pStyle w:val="afe"/>
        <w:numPr>
          <w:ilvl w:val="0"/>
          <w:numId w:val="19"/>
        </w:numPr>
        <w:spacing w:line="360" w:lineRule="auto"/>
        <w:ind w:firstLineChars="0"/>
        <w:rPr>
          <w:sz w:val="24"/>
          <w:szCs w:val="32"/>
        </w:rPr>
      </w:pPr>
      <w:r>
        <w:rPr>
          <w:rFonts w:hint="eastAsia"/>
          <w:sz w:val="24"/>
          <w:szCs w:val="32"/>
        </w:rPr>
        <w:t>在导管介入血管前须确保将管腔内的空气排出。应使用生理盐水冲洗导管内腔或表面，确认管腔内无残留空气后，方能进行导管介入操作；</w:t>
      </w:r>
    </w:p>
    <w:p w14:paraId="1FF9311C" w14:textId="77777777" w:rsidR="001C73AA" w:rsidRDefault="00000000">
      <w:pPr>
        <w:pStyle w:val="afe"/>
        <w:numPr>
          <w:ilvl w:val="0"/>
          <w:numId w:val="19"/>
        </w:numPr>
        <w:spacing w:line="360" w:lineRule="auto"/>
        <w:ind w:firstLineChars="0"/>
        <w:rPr>
          <w:sz w:val="24"/>
          <w:szCs w:val="32"/>
        </w:rPr>
      </w:pPr>
      <w:r>
        <w:rPr>
          <w:rFonts w:hint="eastAsia"/>
          <w:sz w:val="24"/>
          <w:szCs w:val="32"/>
        </w:rPr>
        <w:t>通过介入技术将超声溶栓导管介入到目标血管中，根据医生对病情的判断推送导管使其超声治疗区域尽可能覆盖血栓所在区域，通过体外影像技术观察超声元件位置，</w:t>
      </w:r>
      <w:r>
        <w:rPr>
          <w:rFonts w:hint="eastAsia"/>
          <w:sz w:val="24"/>
          <w:szCs w:val="32"/>
        </w:rPr>
        <w:lastRenderedPageBreak/>
        <w:t>在</w:t>
      </w:r>
      <w:r>
        <w:rPr>
          <w:sz w:val="24"/>
          <w:szCs w:val="32"/>
        </w:rPr>
        <w:t xml:space="preserve"> X </w:t>
      </w:r>
      <w:r>
        <w:rPr>
          <w:rFonts w:hint="eastAsia"/>
          <w:sz w:val="24"/>
          <w:szCs w:val="32"/>
        </w:rPr>
        <w:t>光下，超声元件可见（黑色长方形阵列），超声元件整个长度加上其两端面向外扩展</w:t>
      </w:r>
      <w:r>
        <w:rPr>
          <w:sz w:val="24"/>
          <w:szCs w:val="32"/>
        </w:rPr>
        <w:t xml:space="preserve"> 6mm </w:t>
      </w:r>
      <w:r>
        <w:rPr>
          <w:rFonts w:hint="eastAsia"/>
          <w:sz w:val="24"/>
          <w:szCs w:val="32"/>
        </w:rPr>
        <w:t>均为导管的治疗区域；</w:t>
      </w:r>
    </w:p>
    <w:p w14:paraId="41EC7881" w14:textId="77777777" w:rsidR="001C73AA" w:rsidRDefault="00000000">
      <w:pPr>
        <w:pStyle w:val="afe"/>
        <w:numPr>
          <w:ilvl w:val="0"/>
          <w:numId w:val="19"/>
        </w:numPr>
        <w:spacing w:line="360" w:lineRule="auto"/>
        <w:ind w:firstLineChars="0"/>
        <w:rPr>
          <w:sz w:val="24"/>
          <w:szCs w:val="32"/>
        </w:rPr>
      </w:pPr>
      <w:r>
        <w:rPr>
          <w:rFonts w:hint="eastAsia"/>
          <w:sz w:val="24"/>
          <w:szCs w:val="32"/>
        </w:rPr>
        <w:t>取一注射器，吸取溶栓药剂后将注射器连接在注药连接管另一端的接头上。将注射器安装于注射泵并设置好注射参数，要求最大流速不超过</w:t>
      </w:r>
      <w:r>
        <w:rPr>
          <w:sz w:val="24"/>
          <w:szCs w:val="32"/>
        </w:rPr>
        <w:t xml:space="preserve"> 15ml/min</w:t>
      </w:r>
      <w:r>
        <w:rPr>
          <w:rFonts w:hint="eastAsia"/>
          <w:sz w:val="24"/>
          <w:szCs w:val="32"/>
        </w:rPr>
        <w:t>；</w:t>
      </w:r>
    </w:p>
    <w:p w14:paraId="4E52254D" w14:textId="77777777" w:rsidR="001C73AA" w:rsidRDefault="00000000">
      <w:pPr>
        <w:pStyle w:val="afe"/>
        <w:numPr>
          <w:ilvl w:val="0"/>
          <w:numId w:val="19"/>
        </w:numPr>
        <w:spacing w:line="360" w:lineRule="auto"/>
        <w:ind w:firstLineChars="0"/>
        <w:rPr>
          <w:sz w:val="24"/>
          <w:szCs w:val="32"/>
        </w:rPr>
      </w:pPr>
      <w:r>
        <w:rPr>
          <w:rFonts w:hint="eastAsia"/>
          <w:sz w:val="24"/>
          <w:szCs w:val="32"/>
        </w:rPr>
        <w:t>将超声溶栓主机连接电源，并通过超声连接线连接主机超声信号输出接口和超声溶栓导管的超声输入接口；</w:t>
      </w:r>
    </w:p>
    <w:p w14:paraId="2C398E17" w14:textId="77777777" w:rsidR="001C73AA" w:rsidRDefault="00000000">
      <w:pPr>
        <w:pStyle w:val="afe"/>
        <w:numPr>
          <w:ilvl w:val="0"/>
          <w:numId w:val="19"/>
        </w:numPr>
        <w:spacing w:line="360" w:lineRule="auto"/>
        <w:ind w:firstLineChars="0"/>
        <w:rPr>
          <w:sz w:val="24"/>
          <w:szCs w:val="32"/>
        </w:rPr>
      </w:pPr>
      <w:r>
        <w:rPr>
          <w:rFonts w:hint="eastAsia"/>
          <w:sz w:val="24"/>
          <w:szCs w:val="32"/>
        </w:rPr>
        <w:t>打开超声溶栓主机开关，等待约</w:t>
      </w:r>
      <w:r>
        <w:rPr>
          <w:sz w:val="24"/>
          <w:szCs w:val="32"/>
        </w:rPr>
        <w:t xml:space="preserve"> 40s </w:t>
      </w:r>
      <w:r>
        <w:rPr>
          <w:rFonts w:hint="eastAsia"/>
          <w:sz w:val="24"/>
          <w:szCs w:val="32"/>
        </w:rPr>
        <w:t>系统启动，开机后超声为未输出状态，超声待机指示灯（绿色）常亮；</w:t>
      </w:r>
    </w:p>
    <w:p w14:paraId="1E3EFF06" w14:textId="77777777" w:rsidR="001C73AA" w:rsidRDefault="00000000">
      <w:pPr>
        <w:pStyle w:val="afe"/>
        <w:numPr>
          <w:ilvl w:val="0"/>
          <w:numId w:val="19"/>
        </w:numPr>
        <w:spacing w:line="360" w:lineRule="auto"/>
        <w:ind w:firstLineChars="0"/>
        <w:rPr>
          <w:sz w:val="24"/>
          <w:szCs w:val="32"/>
        </w:rPr>
      </w:pPr>
      <w:r>
        <w:rPr>
          <w:rFonts w:hint="eastAsia"/>
          <w:sz w:val="24"/>
          <w:szCs w:val="32"/>
        </w:rPr>
        <w:t>启动超声输出前，先注射</w:t>
      </w:r>
      <w:r>
        <w:rPr>
          <w:sz w:val="24"/>
          <w:szCs w:val="32"/>
        </w:rPr>
        <w:t xml:space="preserve"> 2ml </w:t>
      </w:r>
      <w:r>
        <w:rPr>
          <w:rFonts w:hint="eastAsia"/>
          <w:sz w:val="24"/>
          <w:szCs w:val="32"/>
        </w:rPr>
        <w:t>溶栓药，保证导管注药腔内充满溶栓药物，之后按照设定的流速继续泵送药物；</w:t>
      </w:r>
    </w:p>
    <w:p w14:paraId="7D580395" w14:textId="77777777" w:rsidR="001C73AA" w:rsidRDefault="00000000">
      <w:pPr>
        <w:pStyle w:val="afe"/>
        <w:numPr>
          <w:ilvl w:val="0"/>
          <w:numId w:val="19"/>
        </w:numPr>
        <w:spacing w:line="360" w:lineRule="auto"/>
        <w:ind w:firstLineChars="0"/>
        <w:rPr>
          <w:sz w:val="24"/>
          <w:szCs w:val="32"/>
        </w:rPr>
      </w:pPr>
      <w:r>
        <w:rPr>
          <w:rFonts w:hint="eastAsia"/>
          <w:sz w:val="24"/>
          <w:szCs w:val="32"/>
        </w:rPr>
        <w:t>按压超声启动按钮，超声信号输出，超声输出指示灯亮，主机循环发出“滴”声。液晶屏显示此轮超声输出时间，治疗</w:t>
      </w:r>
      <w:r>
        <w:rPr>
          <w:rFonts w:hint="eastAsia"/>
          <w:sz w:val="24"/>
          <w:szCs w:val="32"/>
        </w:rPr>
        <w:t>24h</w:t>
      </w:r>
      <w:r>
        <w:rPr>
          <w:sz w:val="24"/>
          <w:szCs w:val="32"/>
        </w:rPr>
        <w:t xml:space="preserve"> </w:t>
      </w:r>
      <w:r>
        <w:rPr>
          <w:rFonts w:hint="eastAsia"/>
          <w:sz w:val="24"/>
          <w:szCs w:val="32"/>
        </w:rPr>
        <w:t>后超声信号自动停止输出，超声输出指示灯熄灭，“滴”声停止，液晶屏计时恢复</w:t>
      </w:r>
      <w:r>
        <w:rPr>
          <w:sz w:val="24"/>
          <w:szCs w:val="32"/>
        </w:rPr>
        <w:t xml:space="preserve"> 0</w:t>
      </w:r>
      <w:r>
        <w:rPr>
          <w:rFonts w:hint="eastAsia"/>
          <w:sz w:val="24"/>
          <w:szCs w:val="32"/>
        </w:rPr>
        <w:t>；</w:t>
      </w:r>
    </w:p>
    <w:p w14:paraId="35B252C0" w14:textId="77777777" w:rsidR="001C73AA" w:rsidRDefault="00000000">
      <w:pPr>
        <w:pStyle w:val="afe"/>
        <w:numPr>
          <w:ilvl w:val="0"/>
          <w:numId w:val="19"/>
        </w:numPr>
        <w:spacing w:line="360" w:lineRule="auto"/>
        <w:ind w:firstLineChars="0"/>
        <w:rPr>
          <w:sz w:val="24"/>
          <w:szCs w:val="32"/>
        </w:rPr>
      </w:pPr>
      <w:r>
        <w:rPr>
          <w:rFonts w:hint="eastAsia"/>
          <w:sz w:val="24"/>
          <w:szCs w:val="32"/>
        </w:rPr>
        <w:t>如果需要更长时间的超声治疗，可在超声输出指示灯熄灭后再次按下超声“启动”按钮，超声过程中如需停止超声输出，可按下“复位”按钮，超声停止输出，设备恢复到待机状态；</w:t>
      </w:r>
    </w:p>
    <w:p w14:paraId="7216345D" w14:textId="77777777" w:rsidR="001C73AA" w:rsidRDefault="00000000">
      <w:pPr>
        <w:pStyle w:val="afe"/>
        <w:numPr>
          <w:ilvl w:val="0"/>
          <w:numId w:val="19"/>
        </w:numPr>
        <w:spacing w:line="360" w:lineRule="auto"/>
        <w:ind w:firstLineChars="0"/>
        <w:rPr>
          <w:sz w:val="24"/>
          <w:szCs w:val="32"/>
        </w:rPr>
      </w:pPr>
      <w:r>
        <w:rPr>
          <w:rFonts w:hint="eastAsia"/>
          <w:sz w:val="24"/>
          <w:szCs w:val="32"/>
        </w:rPr>
        <w:t>若按压超声“复位”按钮后设备无反应，则可直接关闭总开关，设备断电并停止超声输出；</w:t>
      </w:r>
    </w:p>
    <w:p w14:paraId="4EDF4385" w14:textId="77777777" w:rsidR="001C73AA" w:rsidRDefault="00000000">
      <w:pPr>
        <w:pStyle w:val="afe"/>
        <w:numPr>
          <w:ilvl w:val="0"/>
          <w:numId w:val="19"/>
        </w:numPr>
        <w:spacing w:line="360" w:lineRule="auto"/>
        <w:ind w:firstLineChars="0"/>
        <w:rPr>
          <w:sz w:val="24"/>
          <w:szCs w:val="32"/>
        </w:rPr>
      </w:pPr>
      <w:r>
        <w:rPr>
          <w:rFonts w:hint="eastAsia"/>
          <w:sz w:val="24"/>
          <w:szCs w:val="32"/>
        </w:rPr>
        <w:t>溶栓治疗完成后，停止注射泵，取出超声溶栓导管。</w:t>
      </w:r>
    </w:p>
    <w:p w14:paraId="70F1E5F8" w14:textId="77777777" w:rsidR="001C73AA" w:rsidRDefault="00000000">
      <w:pPr>
        <w:pStyle w:val="05220"/>
      </w:pPr>
      <w:r>
        <w:rPr>
          <w:noProof/>
        </w:rPr>
        <w:drawing>
          <wp:inline distT="0" distB="0" distL="0" distR="0" wp14:anchorId="793C9A4F" wp14:editId="24F8D2A5">
            <wp:extent cx="6120130" cy="2212340"/>
            <wp:effectExtent l="0" t="0" r="635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6120130" cy="2212340"/>
                    </a:xfrm>
                    <a:prstGeom prst="rect">
                      <a:avLst/>
                    </a:prstGeom>
                  </pic:spPr>
                </pic:pic>
              </a:graphicData>
            </a:graphic>
          </wp:inline>
        </w:drawing>
      </w:r>
    </w:p>
    <w:p w14:paraId="43848BB7" w14:textId="77777777" w:rsidR="001C73AA" w:rsidRDefault="00000000">
      <w:pPr>
        <w:pStyle w:val="05220"/>
        <w:jc w:val="center"/>
        <w:rPr>
          <w:rFonts w:eastAsia="宋体" w:cs="Times New Roman"/>
        </w:rPr>
      </w:pPr>
      <w:r>
        <w:rPr>
          <w:rFonts w:eastAsia="宋体" w:cs="Times New Roman"/>
        </w:rPr>
        <w:t>图</w:t>
      </w:r>
      <w:r>
        <w:rPr>
          <w:rFonts w:eastAsia="宋体" w:cs="Times New Roman" w:hint="eastAsia"/>
        </w:rPr>
        <w:t>2</w:t>
      </w:r>
      <w:r>
        <w:rPr>
          <w:rFonts w:eastAsia="宋体" w:cs="Times New Roman"/>
        </w:rPr>
        <w:t>：超声溶栓导管与超声溶栓主机连接示意图</w:t>
      </w:r>
    </w:p>
    <w:p w14:paraId="623B7F82" w14:textId="77777777" w:rsidR="001C73AA" w:rsidRDefault="001C73AA">
      <w:pPr>
        <w:spacing w:line="360" w:lineRule="auto"/>
        <w:rPr>
          <w:sz w:val="24"/>
        </w:rPr>
      </w:pPr>
    </w:p>
    <w:p w14:paraId="6FECC97B" w14:textId="77777777" w:rsidR="001C73AA" w:rsidRDefault="00000000">
      <w:pPr>
        <w:numPr>
          <w:ilvl w:val="2"/>
          <w:numId w:val="16"/>
        </w:numPr>
        <w:spacing w:line="360" w:lineRule="auto"/>
        <w:rPr>
          <w:b/>
          <w:sz w:val="24"/>
        </w:rPr>
      </w:pPr>
      <w:r>
        <w:rPr>
          <w:rFonts w:hint="eastAsia"/>
          <w:b/>
          <w:sz w:val="24"/>
        </w:rPr>
        <w:lastRenderedPageBreak/>
        <w:t xml:space="preserve"> </w:t>
      </w:r>
      <w:r>
        <w:rPr>
          <w:rFonts w:hint="eastAsia"/>
          <w:b/>
          <w:sz w:val="24"/>
        </w:rPr>
        <w:t>超声溶栓主机</w:t>
      </w:r>
    </w:p>
    <w:bookmarkEnd w:id="177"/>
    <w:p w14:paraId="726B3EDF" w14:textId="77777777" w:rsidR="001C73AA" w:rsidRDefault="00000000">
      <w:pPr>
        <w:spacing w:line="360" w:lineRule="auto"/>
        <w:rPr>
          <w:sz w:val="24"/>
        </w:rPr>
      </w:pPr>
      <w:r>
        <w:rPr>
          <w:rFonts w:hint="eastAsia"/>
          <w:sz w:val="24"/>
        </w:rPr>
        <w:t>【产品适用范围】</w:t>
      </w:r>
      <w:r>
        <w:rPr>
          <w:rFonts w:hint="eastAsia"/>
          <w:sz w:val="24"/>
        </w:rPr>
        <w:t xml:space="preserve"> </w:t>
      </w:r>
    </w:p>
    <w:p w14:paraId="07DF7814" w14:textId="77777777" w:rsidR="001C73AA" w:rsidRDefault="00000000">
      <w:pPr>
        <w:spacing w:line="360" w:lineRule="auto"/>
        <w:ind w:firstLineChars="200" w:firstLine="480"/>
        <w:rPr>
          <w:sz w:val="24"/>
        </w:rPr>
      </w:pPr>
      <w:r>
        <w:rPr>
          <w:rFonts w:hint="eastAsia"/>
          <w:sz w:val="24"/>
        </w:rPr>
        <w:t>本产品与</w:t>
      </w:r>
      <w:r>
        <w:rPr>
          <w:sz w:val="24"/>
        </w:rPr>
        <w:t>北京荷清和创医疗科技有限</w:t>
      </w:r>
      <w:r>
        <w:rPr>
          <w:rFonts w:hint="eastAsia"/>
          <w:sz w:val="24"/>
        </w:rPr>
        <w:t>公司生产的超声溶栓导管配合使用，用于深静脉血栓的清除。</w:t>
      </w:r>
      <w:r>
        <w:rPr>
          <w:rFonts w:hint="eastAsia"/>
          <w:sz w:val="24"/>
        </w:rPr>
        <w:t xml:space="preserve"> </w:t>
      </w:r>
    </w:p>
    <w:p w14:paraId="3549714B" w14:textId="77777777" w:rsidR="001C73AA" w:rsidRDefault="00000000">
      <w:pPr>
        <w:spacing w:line="360" w:lineRule="auto"/>
        <w:rPr>
          <w:sz w:val="24"/>
        </w:rPr>
      </w:pPr>
      <w:r>
        <w:rPr>
          <w:rFonts w:hint="eastAsia"/>
          <w:sz w:val="24"/>
        </w:rPr>
        <w:t>【产品禁忌症】</w:t>
      </w:r>
      <w:r>
        <w:rPr>
          <w:rFonts w:hint="eastAsia"/>
          <w:sz w:val="24"/>
        </w:rPr>
        <w:t xml:space="preserve"> </w:t>
      </w:r>
    </w:p>
    <w:p w14:paraId="255CACA4" w14:textId="77777777" w:rsidR="001C73AA" w:rsidRDefault="00000000">
      <w:pPr>
        <w:pStyle w:val="afe"/>
        <w:numPr>
          <w:ilvl w:val="0"/>
          <w:numId w:val="20"/>
        </w:numPr>
        <w:spacing w:line="360" w:lineRule="auto"/>
        <w:ind w:firstLineChars="0"/>
        <w:rPr>
          <w:sz w:val="24"/>
        </w:rPr>
      </w:pPr>
      <w:commentRangeStart w:id="183"/>
      <w:r>
        <w:rPr>
          <w:rFonts w:hint="eastAsia"/>
          <w:sz w:val="24"/>
        </w:rPr>
        <w:t>6</w:t>
      </w:r>
      <w:r>
        <w:rPr>
          <w:rFonts w:hint="eastAsia"/>
          <w:sz w:val="24"/>
        </w:rPr>
        <w:t>个月内发生过出血性卒中，</w:t>
      </w:r>
      <w:r>
        <w:rPr>
          <w:rFonts w:hint="eastAsia"/>
          <w:sz w:val="24"/>
        </w:rPr>
        <w:t>3</w:t>
      </w:r>
      <w:r>
        <w:rPr>
          <w:rFonts w:hint="eastAsia"/>
          <w:sz w:val="24"/>
        </w:rPr>
        <w:t>个月内发生过缺血性卒中或脑血管事件；</w:t>
      </w:r>
      <w:commentRangeEnd w:id="183"/>
      <w:r w:rsidR="00142A0A">
        <w:rPr>
          <w:rStyle w:val="af9"/>
          <w:sz w:val="24"/>
          <w:szCs w:val="24"/>
        </w:rPr>
        <w:commentReference w:id="183"/>
      </w:r>
    </w:p>
    <w:p w14:paraId="733C3E27" w14:textId="77777777" w:rsidR="001C73AA" w:rsidRDefault="00000000">
      <w:pPr>
        <w:pStyle w:val="afe"/>
        <w:numPr>
          <w:ilvl w:val="0"/>
          <w:numId w:val="20"/>
        </w:numPr>
        <w:spacing w:line="360" w:lineRule="auto"/>
        <w:ind w:firstLineChars="0"/>
        <w:rPr>
          <w:sz w:val="24"/>
        </w:rPr>
      </w:pPr>
      <w:r>
        <w:rPr>
          <w:rFonts w:hint="eastAsia"/>
          <w:sz w:val="24"/>
        </w:rPr>
        <w:t>4</w:t>
      </w:r>
      <w:r>
        <w:rPr>
          <w:rFonts w:hint="eastAsia"/>
          <w:sz w:val="24"/>
        </w:rPr>
        <w:t>周内有活动性的内脏出血；</w:t>
      </w:r>
    </w:p>
    <w:p w14:paraId="13795DB9" w14:textId="77777777" w:rsidR="001C73AA" w:rsidRDefault="00000000">
      <w:pPr>
        <w:pStyle w:val="afe"/>
        <w:numPr>
          <w:ilvl w:val="0"/>
          <w:numId w:val="20"/>
        </w:numPr>
        <w:spacing w:line="360" w:lineRule="auto"/>
        <w:ind w:firstLineChars="0"/>
        <w:rPr>
          <w:sz w:val="24"/>
        </w:rPr>
      </w:pPr>
      <w:r>
        <w:rPr>
          <w:rFonts w:hint="eastAsia"/>
          <w:sz w:val="24"/>
        </w:rPr>
        <w:t>有活动性的消化性溃疡患者；</w:t>
      </w:r>
    </w:p>
    <w:p w14:paraId="7F064CA8" w14:textId="77777777" w:rsidR="001C73AA" w:rsidRDefault="00000000">
      <w:pPr>
        <w:pStyle w:val="afe"/>
        <w:numPr>
          <w:ilvl w:val="0"/>
          <w:numId w:val="20"/>
        </w:numPr>
        <w:spacing w:line="360" w:lineRule="auto"/>
        <w:ind w:firstLineChars="0"/>
        <w:rPr>
          <w:sz w:val="24"/>
        </w:rPr>
      </w:pPr>
      <w:r>
        <w:rPr>
          <w:rFonts w:hint="eastAsia"/>
          <w:sz w:val="24"/>
        </w:rPr>
        <w:t>既往明确诊断有血管畸形或动脉瘤或有明确诊断的占位性病变侵犯血管；</w:t>
      </w:r>
    </w:p>
    <w:p w14:paraId="0A898036" w14:textId="77777777" w:rsidR="001C73AA" w:rsidRDefault="00000000">
      <w:pPr>
        <w:pStyle w:val="afe"/>
        <w:numPr>
          <w:ilvl w:val="0"/>
          <w:numId w:val="20"/>
        </w:numPr>
        <w:spacing w:line="360" w:lineRule="auto"/>
        <w:ind w:firstLineChars="0"/>
        <w:rPr>
          <w:sz w:val="24"/>
        </w:rPr>
      </w:pPr>
      <w:r>
        <w:rPr>
          <w:rFonts w:hint="eastAsia"/>
          <w:sz w:val="24"/>
        </w:rPr>
        <w:t>4</w:t>
      </w:r>
      <w:r>
        <w:rPr>
          <w:rFonts w:hint="eastAsia"/>
          <w:sz w:val="24"/>
        </w:rPr>
        <w:t>周内严重外伤、神经系统损伤、创伤性的心肺复苏或者超过</w:t>
      </w:r>
      <w:r>
        <w:rPr>
          <w:rFonts w:hint="eastAsia"/>
          <w:sz w:val="24"/>
        </w:rPr>
        <w:t xml:space="preserve"> 10 </w:t>
      </w:r>
      <w:r>
        <w:rPr>
          <w:rFonts w:hint="eastAsia"/>
          <w:sz w:val="24"/>
        </w:rPr>
        <w:t>分钟的心肺复苏；</w:t>
      </w:r>
    </w:p>
    <w:p w14:paraId="6CBC0660" w14:textId="77777777" w:rsidR="001C73AA" w:rsidRDefault="00000000">
      <w:pPr>
        <w:pStyle w:val="afe"/>
        <w:numPr>
          <w:ilvl w:val="0"/>
          <w:numId w:val="20"/>
        </w:numPr>
        <w:spacing w:line="360" w:lineRule="auto"/>
        <w:ind w:firstLineChars="0"/>
        <w:rPr>
          <w:sz w:val="24"/>
        </w:rPr>
      </w:pPr>
      <w:r>
        <w:rPr>
          <w:rFonts w:hint="eastAsia"/>
          <w:sz w:val="24"/>
        </w:rPr>
        <w:t>4</w:t>
      </w:r>
      <w:r>
        <w:rPr>
          <w:rFonts w:hint="eastAsia"/>
          <w:sz w:val="24"/>
        </w:rPr>
        <w:t>周内做过重大外科手术；</w:t>
      </w:r>
    </w:p>
    <w:p w14:paraId="1795EC8C" w14:textId="77777777" w:rsidR="001C73AA" w:rsidRDefault="00000000">
      <w:pPr>
        <w:pStyle w:val="afe"/>
        <w:numPr>
          <w:ilvl w:val="0"/>
          <w:numId w:val="20"/>
        </w:numPr>
        <w:spacing w:line="360" w:lineRule="auto"/>
        <w:ind w:firstLineChars="0"/>
        <w:rPr>
          <w:sz w:val="24"/>
        </w:rPr>
      </w:pPr>
      <w:r>
        <w:rPr>
          <w:rFonts w:hint="eastAsia"/>
          <w:sz w:val="24"/>
        </w:rPr>
        <w:t>严重高血压溶栓治疗前无法控制在正常范围者；</w:t>
      </w:r>
    </w:p>
    <w:p w14:paraId="485F9702" w14:textId="77777777" w:rsidR="001C73AA" w:rsidRDefault="00000000">
      <w:pPr>
        <w:pStyle w:val="afe"/>
        <w:numPr>
          <w:ilvl w:val="0"/>
          <w:numId w:val="20"/>
        </w:numPr>
        <w:spacing w:line="360" w:lineRule="auto"/>
        <w:ind w:firstLineChars="0"/>
        <w:rPr>
          <w:sz w:val="24"/>
        </w:rPr>
      </w:pPr>
      <w:r>
        <w:rPr>
          <w:rFonts w:hint="eastAsia"/>
          <w:sz w:val="24"/>
        </w:rPr>
        <w:t>经医生评估有严重出血倾向患者；</w:t>
      </w:r>
    </w:p>
    <w:p w14:paraId="5346065A" w14:textId="77777777" w:rsidR="001C73AA" w:rsidRDefault="00000000">
      <w:pPr>
        <w:pStyle w:val="afe"/>
        <w:numPr>
          <w:ilvl w:val="0"/>
          <w:numId w:val="20"/>
        </w:numPr>
        <w:spacing w:line="360" w:lineRule="auto"/>
        <w:ind w:firstLineChars="0"/>
        <w:rPr>
          <w:sz w:val="24"/>
        </w:rPr>
      </w:pPr>
      <w:r>
        <w:rPr>
          <w:rFonts w:hint="eastAsia"/>
          <w:sz w:val="24"/>
        </w:rPr>
        <w:t>对拟使用的溶栓药物过敏的患者；</w:t>
      </w:r>
    </w:p>
    <w:p w14:paraId="7CC06D75" w14:textId="77777777" w:rsidR="001C73AA" w:rsidRDefault="00000000">
      <w:pPr>
        <w:pStyle w:val="afe"/>
        <w:numPr>
          <w:ilvl w:val="0"/>
          <w:numId w:val="20"/>
        </w:numPr>
        <w:spacing w:line="360" w:lineRule="auto"/>
        <w:ind w:firstLineChars="0"/>
        <w:rPr>
          <w:sz w:val="24"/>
        </w:rPr>
      </w:pPr>
      <w:r>
        <w:rPr>
          <w:rFonts w:hint="eastAsia"/>
          <w:sz w:val="24"/>
        </w:rPr>
        <w:t>妊娠和哺乳患者；</w:t>
      </w:r>
    </w:p>
    <w:p w14:paraId="67858DCA" w14:textId="77777777" w:rsidR="001C73AA" w:rsidRDefault="00000000">
      <w:pPr>
        <w:pStyle w:val="afe"/>
        <w:numPr>
          <w:ilvl w:val="0"/>
          <w:numId w:val="20"/>
        </w:numPr>
        <w:spacing w:line="360" w:lineRule="auto"/>
        <w:ind w:firstLineChars="0"/>
        <w:rPr>
          <w:sz w:val="24"/>
        </w:rPr>
      </w:pPr>
      <w:r>
        <w:rPr>
          <w:rFonts w:hint="eastAsia"/>
          <w:sz w:val="24"/>
        </w:rPr>
        <w:t>医生认为的其他不适用的情况。</w:t>
      </w:r>
    </w:p>
    <w:p w14:paraId="3E4E99EE" w14:textId="77777777" w:rsidR="001C73AA" w:rsidRDefault="00000000">
      <w:pPr>
        <w:tabs>
          <w:tab w:val="left" w:pos="397"/>
        </w:tabs>
        <w:spacing w:line="360" w:lineRule="auto"/>
        <w:rPr>
          <w:sz w:val="24"/>
        </w:rPr>
      </w:pPr>
      <w:bookmarkStart w:id="184" w:name="_Toc37864004"/>
      <w:r>
        <w:rPr>
          <w:rFonts w:hint="eastAsia"/>
          <w:sz w:val="24"/>
        </w:rPr>
        <w:t>【注意事项】</w:t>
      </w:r>
    </w:p>
    <w:p w14:paraId="1552F2C7" w14:textId="77777777" w:rsidR="001C73AA" w:rsidRDefault="00000000">
      <w:pPr>
        <w:pStyle w:val="afe"/>
        <w:numPr>
          <w:ilvl w:val="0"/>
          <w:numId w:val="21"/>
        </w:numPr>
        <w:spacing w:line="360" w:lineRule="auto"/>
        <w:ind w:firstLineChars="0"/>
        <w:rPr>
          <w:sz w:val="24"/>
        </w:rPr>
      </w:pPr>
      <w:r>
        <w:rPr>
          <w:rFonts w:hint="eastAsia"/>
          <w:sz w:val="24"/>
        </w:rPr>
        <w:t>在正式使用本产品之前，请仔细阅读本产品使用说明书和操作说明，以保证产品的正常使用和操作安全；</w:t>
      </w:r>
    </w:p>
    <w:p w14:paraId="4E75C99C" w14:textId="77777777" w:rsidR="001C73AA" w:rsidRDefault="00000000">
      <w:pPr>
        <w:pStyle w:val="afe"/>
        <w:numPr>
          <w:ilvl w:val="0"/>
          <w:numId w:val="21"/>
        </w:numPr>
        <w:spacing w:line="360" w:lineRule="auto"/>
        <w:ind w:firstLineChars="0"/>
        <w:rPr>
          <w:sz w:val="24"/>
        </w:rPr>
      </w:pPr>
      <w:r>
        <w:rPr>
          <w:rFonts w:hint="eastAsia"/>
          <w:sz w:val="24"/>
          <w:szCs w:val="32"/>
        </w:rPr>
        <w:t>如不按规定方法进行操作，会产生危险的意外伤害；</w:t>
      </w:r>
    </w:p>
    <w:p w14:paraId="7BD39C26" w14:textId="77777777" w:rsidR="001C73AA" w:rsidRDefault="00000000">
      <w:pPr>
        <w:pStyle w:val="afe"/>
        <w:numPr>
          <w:ilvl w:val="0"/>
          <w:numId w:val="21"/>
        </w:numPr>
        <w:spacing w:line="360" w:lineRule="auto"/>
        <w:ind w:firstLineChars="0"/>
        <w:rPr>
          <w:sz w:val="24"/>
        </w:rPr>
      </w:pPr>
      <w:r>
        <w:rPr>
          <w:rFonts w:hint="eastAsia"/>
          <w:sz w:val="24"/>
          <w:szCs w:val="32"/>
        </w:rPr>
        <w:t>本产品必须由熟练掌握该项操作技能的专业人员在医疗机构手术环境下进行操作，操作人员必须具备相应的专业知识和操作技能；</w:t>
      </w:r>
    </w:p>
    <w:p w14:paraId="173E2D76" w14:textId="77777777" w:rsidR="001C73AA" w:rsidRDefault="00000000">
      <w:pPr>
        <w:pStyle w:val="afe"/>
        <w:numPr>
          <w:ilvl w:val="0"/>
          <w:numId w:val="21"/>
        </w:numPr>
        <w:spacing w:line="360" w:lineRule="auto"/>
        <w:ind w:firstLineChars="0"/>
        <w:rPr>
          <w:sz w:val="24"/>
        </w:rPr>
      </w:pPr>
      <w:r>
        <w:rPr>
          <w:rFonts w:hint="eastAsia"/>
          <w:sz w:val="24"/>
          <w:szCs w:val="32"/>
        </w:rPr>
        <w:t>每位患者在一次手术治疗中，超声工作总时长不得大于</w:t>
      </w:r>
      <w:r>
        <w:rPr>
          <w:sz w:val="24"/>
          <w:szCs w:val="32"/>
        </w:rPr>
        <w:t>48h</w:t>
      </w:r>
      <w:r>
        <w:rPr>
          <w:rFonts w:hint="eastAsia"/>
          <w:sz w:val="24"/>
          <w:szCs w:val="32"/>
        </w:rPr>
        <w:t>；</w:t>
      </w:r>
    </w:p>
    <w:p w14:paraId="3DE8DD38" w14:textId="77777777" w:rsidR="001C73AA" w:rsidRDefault="00000000">
      <w:pPr>
        <w:pStyle w:val="afe"/>
        <w:numPr>
          <w:ilvl w:val="0"/>
          <w:numId w:val="21"/>
        </w:numPr>
        <w:spacing w:line="360" w:lineRule="auto"/>
        <w:ind w:firstLineChars="0"/>
        <w:rPr>
          <w:sz w:val="24"/>
        </w:rPr>
      </w:pPr>
      <w:r>
        <w:rPr>
          <w:rFonts w:hint="eastAsia"/>
          <w:sz w:val="24"/>
          <w:szCs w:val="32"/>
        </w:rPr>
        <w:t>本产品为精密医疗器械，非</w:t>
      </w:r>
      <w:r>
        <w:rPr>
          <w:sz w:val="24"/>
        </w:rPr>
        <w:t>北京荷清和创医疗科技有限</w:t>
      </w:r>
      <w:r>
        <w:rPr>
          <w:rFonts w:hint="eastAsia"/>
          <w:sz w:val="24"/>
          <w:szCs w:val="32"/>
        </w:rPr>
        <w:t>公司专业人员，严禁擅自拆装产品的任何部件，如需维修请及时联系</w:t>
      </w:r>
      <w:r>
        <w:rPr>
          <w:sz w:val="24"/>
        </w:rPr>
        <w:t>北京荷清和创医疗科技有限</w:t>
      </w:r>
      <w:r>
        <w:rPr>
          <w:rFonts w:hint="eastAsia"/>
          <w:sz w:val="24"/>
          <w:szCs w:val="32"/>
        </w:rPr>
        <w:t>公司；</w:t>
      </w:r>
    </w:p>
    <w:p w14:paraId="2ADD8312" w14:textId="77777777" w:rsidR="001C73AA" w:rsidRDefault="00000000">
      <w:pPr>
        <w:pStyle w:val="afe"/>
        <w:numPr>
          <w:ilvl w:val="0"/>
          <w:numId w:val="21"/>
        </w:numPr>
        <w:spacing w:line="360" w:lineRule="auto"/>
        <w:ind w:firstLineChars="0"/>
        <w:rPr>
          <w:sz w:val="24"/>
        </w:rPr>
      </w:pPr>
      <w:r>
        <w:rPr>
          <w:rFonts w:hint="eastAsia"/>
          <w:sz w:val="24"/>
          <w:szCs w:val="32"/>
        </w:rPr>
        <w:t>本产品使用前需检查网电电源，必须与产品铭牌标明的相符合；</w:t>
      </w:r>
    </w:p>
    <w:p w14:paraId="5EF97BB3" w14:textId="77777777" w:rsidR="001C73AA" w:rsidRDefault="00000000">
      <w:pPr>
        <w:pStyle w:val="afe"/>
        <w:numPr>
          <w:ilvl w:val="0"/>
          <w:numId w:val="21"/>
        </w:numPr>
        <w:spacing w:line="360" w:lineRule="auto"/>
        <w:ind w:firstLineChars="0"/>
        <w:rPr>
          <w:sz w:val="24"/>
        </w:rPr>
      </w:pPr>
      <w:r>
        <w:rPr>
          <w:rFonts w:hint="eastAsia"/>
          <w:sz w:val="24"/>
          <w:szCs w:val="32"/>
        </w:rPr>
        <w:t>超声溶栓主机是精密仪器，切勿磕碰、跌落、用力摇晃，以免导致设备内部元器件松动；</w:t>
      </w:r>
    </w:p>
    <w:p w14:paraId="6561AFA0" w14:textId="77777777" w:rsidR="001C73AA" w:rsidRDefault="00000000">
      <w:pPr>
        <w:pStyle w:val="afe"/>
        <w:numPr>
          <w:ilvl w:val="0"/>
          <w:numId w:val="21"/>
        </w:numPr>
        <w:spacing w:line="360" w:lineRule="auto"/>
        <w:ind w:firstLineChars="0"/>
        <w:rPr>
          <w:sz w:val="24"/>
        </w:rPr>
      </w:pPr>
      <w:r>
        <w:rPr>
          <w:rFonts w:hint="eastAsia"/>
          <w:sz w:val="24"/>
          <w:szCs w:val="32"/>
        </w:rPr>
        <w:t>主机内部存在</w:t>
      </w:r>
      <w:r>
        <w:rPr>
          <w:rFonts w:hint="eastAsia"/>
          <w:sz w:val="24"/>
          <w:szCs w:val="32"/>
        </w:rPr>
        <w:t>36V</w:t>
      </w:r>
      <w:r>
        <w:rPr>
          <w:rFonts w:hint="eastAsia"/>
          <w:sz w:val="24"/>
          <w:szCs w:val="32"/>
        </w:rPr>
        <w:t>以上电压信号，切勿擅自拆开主机，将物品以任何形式塞入主机</w:t>
      </w:r>
      <w:r>
        <w:rPr>
          <w:rFonts w:hint="eastAsia"/>
          <w:sz w:val="24"/>
          <w:szCs w:val="32"/>
        </w:rPr>
        <w:lastRenderedPageBreak/>
        <w:t>内部，或者将主机放置于潮湿环境，以免触电或者导致主机内部元器件短路产生危险；</w:t>
      </w:r>
    </w:p>
    <w:p w14:paraId="781CDF58" w14:textId="77777777" w:rsidR="001C73AA" w:rsidRDefault="00000000">
      <w:pPr>
        <w:pStyle w:val="afe"/>
        <w:numPr>
          <w:ilvl w:val="0"/>
          <w:numId w:val="21"/>
        </w:numPr>
        <w:spacing w:line="360" w:lineRule="auto"/>
        <w:ind w:firstLineChars="0"/>
        <w:rPr>
          <w:sz w:val="24"/>
        </w:rPr>
      </w:pPr>
      <w:r>
        <w:rPr>
          <w:rFonts w:hint="eastAsia"/>
          <w:sz w:val="24"/>
          <w:szCs w:val="32"/>
        </w:rPr>
        <w:t>切勿用力按压主机面板上的按钮；</w:t>
      </w:r>
    </w:p>
    <w:p w14:paraId="1B997C91" w14:textId="77777777" w:rsidR="001C73AA" w:rsidRDefault="00000000">
      <w:pPr>
        <w:pStyle w:val="afe"/>
        <w:numPr>
          <w:ilvl w:val="0"/>
          <w:numId w:val="21"/>
        </w:numPr>
        <w:spacing w:line="360" w:lineRule="auto"/>
        <w:ind w:firstLineChars="0"/>
        <w:rPr>
          <w:sz w:val="24"/>
        </w:rPr>
      </w:pPr>
      <w:r>
        <w:rPr>
          <w:rFonts w:hint="eastAsia"/>
          <w:sz w:val="24"/>
          <w:szCs w:val="32"/>
        </w:rPr>
        <w:t>应保持主机外观清洁，及时擦拭沾在表面的液体、污渍；可用无尘布蘸取</w:t>
      </w:r>
      <w:r>
        <w:rPr>
          <w:rFonts w:hint="eastAsia"/>
          <w:sz w:val="24"/>
          <w:szCs w:val="32"/>
        </w:rPr>
        <w:t>75%</w:t>
      </w:r>
      <w:r>
        <w:rPr>
          <w:rFonts w:hint="eastAsia"/>
          <w:sz w:val="24"/>
          <w:szCs w:val="32"/>
        </w:rPr>
        <w:t>酒精擦拭，擦拭后务必保证擦干剩余液体；</w:t>
      </w:r>
    </w:p>
    <w:p w14:paraId="4E10D7D4" w14:textId="77777777" w:rsidR="001C73AA" w:rsidRDefault="00000000">
      <w:pPr>
        <w:pStyle w:val="afe"/>
        <w:numPr>
          <w:ilvl w:val="0"/>
          <w:numId w:val="21"/>
        </w:numPr>
        <w:spacing w:line="360" w:lineRule="auto"/>
        <w:ind w:firstLineChars="0"/>
        <w:rPr>
          <w:sz w:val="24"/>
        </w:rPr>
      </w:pPr>
      <w:r>
        <w:rPr>
          <w:rFonts w:hint="eastAsia"/>
          <w:sz w:val="24"/>
          <w:szCs w:val="32"/>
        </w:rPr>
        <w:t>可通过面板上的指示灯了解主机当前工作状态，如指示灯未正确显示，可直接关闭电源总开关；</w:t>
      </w:r>
    </w:p>
    <w:p w14:paraId="113FF0A0" w14:textId="77777777" w:rsidR="001C73AA" w:rsidRDefault="00000000">
      <w:pPr>
        <w:pStyle w:val="afe"/>
        <w:numPr>
          <w:ilvl w:val="0"/>
          <w:numId w:val="21"/>
        </w:numPr>
        <w:spacing w:line="360" w:lineRule="auto"/>
        <w:ind w:firstLineChars="0"/>
        <w:rPr>
          <w:sz w:val="24"/>
        </w:rPr>
      </w:pPr>
      <w:r>
        <w:rPr>
          <w:rFonts w:hint="eastAsia"/>
          <w:sz w:val="24"/>
          <w:szCs w:val="32"/>
        </w:rPr>
        <w:t>本产品仅能与</w:t>
      </w:r>
      <w:r>
        <w:rPr>
          <w:sz w:val="24"/>
        </w:rPr>
        <w:t>北京荷清和创医疗科技有限</w:t>
      </w:r>
      <w:r>
        <w:rPr>
          <w:rFonts w:hint="eastAsia"/>
          <w:sz w:val="24"/>
          <w:szCs w:val="32"/>
        </w:rPr>
        <w:t>公司生产的超声溶栓导管配套使用；</w:t>
      </w:r>
    </w:p>
    <w:p w14:paraId="4ABC6B67" w14:textId="77777777" w:rsidR="001C73AA" w:rsidRDefault="00000000">
      <w:pPr>
        <w:pStyle w:val="afe"/>
        <w:numPr>
          <w:ilvl w:val="0"/>
          <w:numId w:val="21"/>
        </w:numPr>
        <w:spacing w:line="360" w:lineRule="auto"/>
        <w:ind w:firstLineChars="0"/>
        <w:rPr>
          <w:sz w:val="24"/>
        </w:rPr>
      </w:pPr>
      <w:r>
        <w:rPr>
          <w:rFonts w:hint="eastAsia"/>
          <w:sz w:val="24"/>
          <w:szCs w:val="32"/>
        </w:rPr>
        <w:t>产品应存储在干燥的地方；</w:t>
      </w:r>
    </w:p>
    <w:p w14:paraId="080A7A59" w14:textId="77777777" w:rsidR="001C73AA" w:rsidRDefault="00000000">
      <w:pPr>
        <w:pStyle w:val="afe"/>
        <w:numPr>
          <w:ilvl w:val="0"/>
          <w:numId w:val="21"/>
        </w:numPr>
        <w:spacing w:line="360" w:lineRule="auto"/>
        <w:ind w:firstLineChars="0"/>
        <w:rPr>
          <w:sz w:val="24"/>
        </w:rPr>
      </w:pPr>
      <w:r>
        <w:rPr>
          <w:rFonts w:hint="eastAsia"/>
          <w:sz w:val="24"/>
          <w:szCs w:val="32"/>
        </w:rPr>
        <w:t>在产品有效使用期限内使用，超过使用期限会有因产品老化带来的安全风险；</w:t>
      </w:r>
    </w:p>
    <w:p w14:paraId="3FFEF1AB" w14:textId="77777777" w:rsidR="001C73AA" w:rsidRDefault="00000000">
      <w:pPr>
        <w:pStyle w:val="afe"/>
        <w:numPr>
          <w:ilvl w:val="0"/>
          <w:numId w:val="21"/>
        </w:numPr>
        <w:spacing w:line="360" w:lineRule="auto"/>
        <w:ind w:firstLineChars="0"/>
        <w:rPr>
          <w:sz w:val="24"/>
        </w:rPr>
      </w:pPr>
      <w:r>
        <w:rPr>
          <w:rFonts w:hint="eastAsia"/>
          <w:sz w:val="24"/>
          <w:szCs w:val="32"/>
        </w:rPr>
        <w:t>为了避免电击的风险，本设备一定要连接到有保护接地的供电网；</w:t>
      </w:r>
    </w:p>
    <w:p w14:paraId="4BD89E17" w14:textId="77777777" w:rsidR="001C73AA" w:rsidRDefault="00000000">
      <w:pPr>
        <w:pStyle w:val="afe"/>
        <w:numPr>
          <w:ilvl w:val="0"/>
          <w:numId w:val="21"/>
        </w:numPr>
        <w:spacing w:line="360" w:lineRule="auto"/>
        <w:ind w:firstLineChars="0"/>
        <w:rPr>
          <w:sz w:val="24"/>
        </w:rPr>
      </w:pPr>
      <w:r>
        <w:rPr>
          <w:rFonts w:hint="eastAsia"/>
          <w:sz w:val="24"/>
          <w:szCs w:val="32"/>
        </w:rPr>
        <w:t>本设备如出现故障，须经</w:t>
      </w:r>
      <w:r>
        <w:rPr>
          <w:sz w:val="24"/>
        </w:rPr>
        <w:t>北京荷清和创医疗科技有限</w:t>
      </w:r>
      <w:r>
        <w:rPr>
          <w:rFonts w:hint="eastAsia"/>
          <w:sz w:val="24"/>
          <w:szCs w:val="32"/>
        </w:rPr>
        <w:t>公司专业维修人员进行维修，任何未经授权的第三方对设备进行维修、改装会造成设备安全隐患；</w:t>
      </w:r>
    </w:p>
    <w:p w14:paraId="70A5A5FC" w14:textId="77777777" w:rsidR="001C73AA" w:rsidRDefault="00000000">
      <w:pPr>
        <w:pStyle w:val="afe"/>
        <w:numPr>
          <w:ilvl w:val="0"/>
          <w:numId w:val="21"/>
        </w:numPr>
        <w:spacing w:line="360" w:lineRule="auto"/>
        <w:ind w:firstLineChars="0"/>
        <w:rPr>
          <w:sz w:val="24"/>
        </w:rPr>
      </w:pPr>
      <w:r>
        <w:rPr>
          <w:rFonts w:hint="eastAsia"/>
          <w:sz w:val="24"/>
          <w:szCs w:val="32"/>
        </w:rPr>
        <w:t>当有患者使用时，设备不应被维护或保养；</w:t>
      </w:r>
    </w:p>
    <w:p w14:paraId="0FD9AC54" w14:textId="77777777" w:rsidR="001C73AA" w:rsidRDefault="00000000">
      <w:pPr>
        <w:pStyle w:val="afe"/>
        <w:numPr>
          <w:ilvl w:val="0"/>
          <w:numId w:val="21"/>
        </w:numPr>
        <w:spacing w:line="360" w:lineRule="auto"/>
        <w:ind w:firstLineChars="0"/>
        <w:rPr>
          <w:sz w:val="24"/>
        </w:rPr>
      </w:pPr>
      <w:r>
        <w:rPr>
          <w:rFonts w:hint="eastAsia"/>
          <w:sz w:val="24"/>
          <w:szCs w:val="32"/>
        </w:rPr>
        <w:t>本产品使用后应妥善处理，并按《医疗废物管理条例》国务院令第</w:t>
      </w:r>
      <w:r>
        <w:rPr>
          <w:rFonts w:hint="eastAsia"/>
          <w:sz w:val="24"/>
          <w:szCs w:val="32"/>
        </w:rPr>
        <w:t>380</w:t>
      </w:r>
      <w:r>
        <w:rPr>
          <w:rFonts w:hint="eastAsia"/>
          <w:sz w:val="24"/>
          <w:szCs w:val="32"/>
        </w:rPr>
        <w:t>号处理。</w:t>
      </w:r>
    </w:p>
    <w:p w14:paraId="7D9EA61F" w14:textId="77777777" w:rsidR="001C73AA" w:rsidRDefault="00000000">
      <w:pPr>
        <w:widowControl/>
        <w:spacing w:line="360" w:lineRule="auto"/>
        <w:jc w:val="left"/>
        <w:rPr>
          <w:sz w:val="24"/>
        </w:rPr>
      </w:pPr>
      <w:bookmarkStart w:id="185" w:name="_Toc78478461"/>
      <w:r>
        <w:rPr>
          <w:rFonts w:hint="eastAsia"/>
          <w:sz w:val="24"/>
        </w:rPr>
        <w:t>【使用说明】</w:t>
      </w:r>
    </w:p>
    <w:p w14:paraId="060051C4" w14:textId="77777777" w:rsidR="001C73AA" w:rsidRDefault="00000000">
      <w:pPr>
        <w:numPr>
          <w:ilvl w:val="0"/>
          <w:numId w:val="22"/>
        </w:numPr>
        <w:spacing w:line="360" w:lineRule="auto"/>
        <w:rPr>
          <w:sz w:val="24"/>
          <w:szCs w:val="32"/>
        </w:rPr>
      </w:pPr>
      <w:r>
        <w:rPr>
          <w:rFonts w:hint="eastAsia"/>
          <w:sz w:val="24"/>
          <w:szCs w:val="32"/>
        </w:rPr>
        <w:t>本产品仅能与</w:t>
      </w:r>
      <w:r>
        <w:rPr>
          <w:sz w:val="24"/>
        </w:rPr>
        <w:t>北京荷清和创医疗科技有限</w:t>
      </w:r>
      <w:r>
        <w:rPr>
          <w:rFonts w:hint="eastAsia"/>
          <w:sz w:val="24"/>
          <w:szCs w:val="32"/>
        </w:rPr>
        <w:t>公司生产的超声溶栓导管配合使用；</w:t>
      </w:r>
    </w:p>
    <w:p w14:paraId="1E2F5E5C" w14:textId="77777777" w:rsidR="001C73AA" w:rsidRDefault="00000000">
      <w:pPr>
        <w:numPr>
          <w:ilvl w:val="0"/>
          <w:numId w:val="22"/>
        </w:numPr>
        <w:spacing w:line="360" w:lineRule="auto"/>
        <w:rPr>
          <w:sz w:val="24"/>
          <w:szCs w:val="32"/>
        </w:rPr>
      </w:pPr>
      <w:r>
        <w:rPr>
          <w:rFonts w:hint="eastAsia"/>
          <w:sz w:val="24"/>
          <w:szCs w:val="32"/>
        </w:rPr>
        <w:t>从超声溶栓导管包装内取出导管、超声连接线和注药连接管，将导管尾部的注药接头与注药连接管一端旋接；</w:t>
      </w:r>
    </w:p>
    <w:p w14:paraId="5865FE06" w14:textId="77777777" w:rsidR="001C73AA" w:rsidRDefault="00000000">
      <w:pPr>
        <w:numPr>
          <w:ilvl w:val="0"/>
          <w:numId w:val="22"/>
        </w:numPr>
        <w:spacing w:line="360" w:lineRule="auto"/>
        <w:rPr>
          <w:sz w:val="24"/>
          <w:szCs w:val="32"/>
        </w:rPr>
      </w:pPr>
      <w:r>
        <w:rPr>
          <w:rFonts w:hint="eastAsia"/>
          <w:sz w:val="24"/>
          <w:szCs w:val="32"/>
        </w:rPr>
        <w:t>在导管介入血管前须确保将管腔内的空气排出。应使用生理盐水冲洗导管内腔或表面，确认管腔内无残留空气后，方能进行导管介入操作；</w:t>
      </w:r>
    </w:p>
    <w:p w14:paraId="3F8D9CB6" w14:textId="77777777" w:rsidR="001C73AA" w:rsidRDefault="00000000">
      <w:pPr>
        <w:numPr>
          <w:ilvl w:val="0"/>
          <w:numId w:val="22"/>
        </w:numPr>
        <w:spacing w:line="360" w:lineRule="auto"/>
        <w:rPr>
          <w:sz w:val="24"/>
          <w:szCs w:val="32"/>
        </w:rPr>
      </w:pPr>
      <w:r>
        <w:rPr>
          <w:rFonts w:hint="eastAsia"/>
          <w:sz w:val="24"/>
          <w:szCs w:val="32"/>
        </w:rPr>
        <w:t>通过介入技术将超声溶栓导管介入到目标血管中，根据医生对病情的判断推送导管使其超声治疗区域尽可能覆盖血栓所在区域，通过体外影像技术观察超声元件位置，在</w:t>
      </w:r>
      <w:r>
        <w:rPr>
          <w:rFonts w:hint="eastAsia"/>
          <w:sz w:val="24"/>
          <w:szCs w:val="32"/>
        </w:rPr>
        <w:t>X</w:t>
      </w:r>
      <w:r>
        <w:rPr>
          <w:rFonts w:hint="eastAsia"/>
          <w:sz w:val="24"/>
          <w:szCs w:val="32"/>
        </w:rPr>
        <w:t>光下，超声元件可见（黑色长方形阵列），超声元件整个长度加上其两端面向外扩展</w:t>
      </w:r>
      <w:r>
        <w:rPr>
          <w:sz w:val="24"/>
          <w:szCs w:val="32"/>
        </w:rPr>
        <w:t>6</w:t>
      </w:r>
      <w:r>
        <w:rPr>
          <w:rFonts w:hint="eastAsia"/>
          <w:sz w:val="24"/>
          <w:szCs w:val="32"/>
        </w:rPr>
        <w:t>mm</w:t>
      </w:r>
      <w:r>
        <w:rPr>
          <w:rFonts w:hint="eastAsia"/>
          <w:sz w:val="24"/>
          <w:szCs w:val="32"/>
        </w:rPr>
        <w:t>均为导管的治疗区域；</w:t>
      </w:r>
    </w:p>
    <w:p w14:paraId="260C8519" w14:textId="77777777" w:rsidR="001C73AA" w:rsidRDefault="00000000">
      <w:pPr>
        <w:numPr>
          <w:ilvl w:val="0"/>
          <w:numId w:val="22"/>
        </w:numPr>
        <w:spacing w:line="360" w:lineRule="auto"/>
        <w:rPr>
          <w:sz w:val="24"/>
          <w:szCs w:val="32"/>
        </w:rPr>
      </w:pPr>
      <w:r>
        <w:rPr>
          <w:rFonts w:hint="eastAsia"/>
          <w:sz w:val="24"/>
          <w:szCs w:val="32"/>
        </w:rPr>
        <w:t>取一注射器，吸取溶栓药剂后将注射器连接在注药连接管另一端的接头上。将注射器安装于注射泵并设置好注射参数，要求最大流速不超过</w:t>
      </w:r>
      <w:r>
        <w:rPr>
          <w:sz w:val="24"/>
          <w:szCs w:val="32"/>
        </w:rPr>
        <w:t>15ml/min</w:t>
      </w:r>
      <w:r>
        <w:rPr>
          <w:rFonts w:hint="eastAsia"/>
          <w:sz w:val="24"/>
          <w:szCs w:val="32"/>
        </w:rPr>
        <w:t>；</w:t>
      </w:r>
    </w:p>
    <w:p w14:paraId="2826A001" w14:textId="77777777" w:rsidR="001C73AA" w:rsidRDefault="00000000">
      <w:pPr>
        <w:numPr>
          <w:ilvl w:val="0"/>
          <w:numId w:val="22"/>
        </w:numPr>
        <w:spacing w:line="360" w:lineRule="auto"/>
        <w:rPr>
          <w:sz w:val="24"/>
          <w:szCs w:val="32"/>
        </w:rPr>
      </w:pPr>
      <w:r>
        <w:rPr>
          <w:rFonts w:hint="eastAsia"/>
          <w:sz w:val="24"/>
          <w:szCs w:val="32"/>
        </w:rPr>
        <w:t>将超声溶栓主机连接电源，并通过超声连接线连接主机超声信号输出接口和超声溶栓导管的超声输入接口；</w:t>
      </w:r>
    </w:p>
    <w:p w14:paraId="347F9392" w14:textId="77777777" w:rsidR="001C73AA" w:rsidRDefault="00000000">
      <w:pPr>
        <w:numPr>
          <w:ilvl w:val="0"/>
          <w:numId w:val="22"/>
        </w:numPr>
        <w:spacing w:line="360" w:lineRule="auto"/>
        <w:rPr>
          <w:sz w:val="24"/>
          <w:szCs w:val="32"/>
        </w:rPr>
      </w:pPr>
      <w:r>
        <w:rPr>
          <w:rFonts w:hint="eastAsia"/>
          <w:sz w:val="24"/>
          <w:szCs w:val="32"/>
        </w:rPr>
        <w:lastRenderedPageBreak/>
        <w:t>打开超声溶栓主机开关，等待约</w:t>
      </w:r>
      <w:r>
        <w:rPr>
          <w:rFonts w:hint="eastAsia"/>
          <w:sz w:val="24"/>
          <w:szCs w:val="32"/>
        </w:rPr>
        <w:t>40s</w:t>
      </w:r>
      <w:r>
        <w:rPr>
          <w:rFonts w:hint="eastAsia"/>
          <w:sz w:val="24"/>
          <w:szCs w:val="32"/>
        </w:rPr>
        <w:t>系统启动，开机后超声为未输出状态，超声待机指示灯（绿色）常亮；</w:t>
      </w:r>
    </w:p>
    <w:p w14:paraId="32EACF8B" w14:textId="77777777" w:rsidR="001C73AA" w:rsidRDefault="00000000">
      <w:pPr>
        <w:numPr>
          <w:ilvl w:val="0"/>
          <w:numId w:val="22"/>
        </w:numPr>
        <w:spacing w:line="360" w:lineRule="auto"/>
        <w:rPr>
          <w:sz w:val="24"/>
          <w:szCs w:val="32"/>
        </w:rPr>
      </w:pPr>
      <w:r>
        <w:rPr>
          <w:rFonts w:hint="eastAsia"/>
          <w:sz w:val="24"/>
          <w:szCs w:val="32"/>
        </w:rPr>
        <w:t>启动超声输出前，先注射</w:t>
      </w:r>
      <w:r>
        <w:rPr>
          <w:sz w:val="24"/>
          <w:szCs w:val="32"/>
        </w:rPr>
        <w:t>2</w:t>
      </w:r>
      <w:r>
        <w:rPr>
          <w:rFonts w:hint="eastAsia"/>
          <w:sz w:val="24"/>
          <w:szCs w:val="32"/>
        </w:rPr>
        <w:t>ml</w:t>
      </w:r>
      <w:r>
        <w:rPr>
          <w:rFonts w:hint="eastAsia"/>
          <w:sz w:val="24"/>
          <w:szCs w:val="32"/>
        </w:rPr>
        <w:t>溶栓药，保证导管注药腔内充满溶栓药物，之后按照设定的流速继续泵送药物；</w:t>
      </w:r>
    </w:p>
    <w:p w14:paraId="1DC7BCFE" w14:textId="77777777" w:rsidR="001C73AA" w:rsidRDefault="00000000">
      <w:pPr>
        <w:numPr>
          <w:ilvl w:val="0"/>
          <w:numId w:val="22"/>
        </w:numPr>
        <w:spacing w:line="360" w:lineRule="auto"/>
        <w:rPr>
          <w:sz w:val="24"/>
          <w:szCs w:val="32"/>
        </w:rPr>
      </w:pPr>
      <w:r>
        <w:rPr>
          <w:rFonts w:hint="eastAsia"/>
          <w:sz w:val="24"/>
          <w:szCs w:val="32"/>
        </w:rPr>
        <w:t>根据所使用的导管调节规格选择旋钮，每一档的标识数字为对应导管的工作长度代号。确认规格选择正确后，按压超声启动按钮，超声信号输出，超声输出指示灯亮，主机循环发出“滴”声。液晶屏显示此轮超声输出时间，治疗</w:t>
      </w:r>
      <w:r>
        <w:rPr>
          <w:sz w:val="24"/>
          <w:szCs w:val="32"/>
        </w:rPr>
        <w:t>24h</w:t>
      </w:r>
      <w:r>
        <w:rPr>
          <w:rFonts w:hint="eastAsia"/>
          <w:sz w:val="24"/>
          <w:szCs w:val="32"/>
        </w:rPr>
        <w:t>后超声信号自动停止输出，超声输出指示灯熄灭，“滴”声停止，液晶屏计时恢复</w:t>
      </w:r>
      <w:r>
        <w:rPr>
          <w:rFonts w:hint="eastAsia"/>
          <w:sz w:val="24"/>
          <w:szCs w:val="32"/>
        </w:rPr>
        <w:t>0</w:t>
      </w:r>
      <w:r>
        <w:rPr>
          <w:rFonts w:hint="eastAsia"/>
          <w:sz w:val="24"/>
          <w:szCs w:val="32"/>
        </w:rPr>
        <w:t>；</w:t>
      </w:r>
    </w:p>
    <w:p w14:paraId="2E97241E" w14:textId="77777777" w:rsidR="001C73AA" w:rsidRDefault="00000000">
      <w:pPr>
        <w:numPr>
          <w:ilvl w:val="0"/>
          <w:numId w:val="22"/>
        </w:numPr>
        <w:spacing w:line="360" w:lineRule="auto"/>
        <w:rPr>
          <w:sz w:val="24"/>
          <w:szCs w:val="32"/>
        </w:rPr>
      </w:pPr>
      <w:r>
        <w:rPr>
          <w:rFonts w:hint="eastAsia"/>
          <w:sz w:val="24"/>
          <w:szCs w:val="32"/>
        </w:rPr>
        <w:t>如果需要更长时间的超声治疗，可在超声输出指示灯熄灭后再次按下超声“启动”按钮，超声过程中如需停止超声输出，可按下“复位”按钮，超声停止输出，设备恢复到待机状态；</w:t>
      </w:r>
    </w:p>
    <w:p w14:paraId="5B848044" w14:textId="77777777" w:rsidR="001C73AA" w:rsidRDefault="00000000">
      <w:pPr>
        <w:numPr>
          <w:ilvl w:val="0"/>
          <w:numId w:val="22"/>
        </w:numPr>
        <w:spacing w:line="360" w:lineRule="auto"/>
        <w:rPr>
          <w:sz w:val="24"/>
          <w:szCs w:val="32"/>
        </w:rPr>
      </w:pPr>
      <w:r>
        <w:rPr>
          <w:rFonts w:hint="eastAsia"/>
          <w:sz w:val="24"/>
          <w:szCs w:val="32"/>
        </w:rPr>
        <w:t>若按压超声“复位”按钮后设备无反应，则可直接关闭总开关，设备断电并停止超声输出；</w:t>
      </w:r>
    </w:p>
    <w:p w14:paraId="69562C8A" w14:textId="77777777" w:rsidR="001C73AA" w:rsidRDefault="00000000">
      <w:pPr>
        <w:numPr>
          <w:ilvl w:val="0"/>
          <w:numId w:val="22"/>
        </w:numPr>
        <w:spacing w:line="360" w:lineRule="auto"/>
        <w:rPr>
          <w:sz w:val="24"/>
          <w:szCs w:val="32"/>
        </w:rPr>
      </w:pPr>
      <w:r>
        <w:rPr>
          <w:rFonts w:hint="eastAsia"/>
          <w:sz w:val="24"/>
          <w:szCs w:val="32"/>
        </w:rPr>
        <w:t>溶栓治疗完成后，停止注射泵，取出超声溶栓导管；</w:t>
      </w:r>
    </w:p>
    <w:p w14:paraId="32BAB147" w14:textId="77777777" w:rsidR="001C73AA" w:rsidRDefault="00000000">
      <w:pPr>
        <w:numPr>
          <w:ilvl w:val="0"/>
          <w:numId w:val="22"/>
        </w:numPr>
        <w:spacing w:line="360" w:lineRule="auto"/>
        <w:rPr>
          <w:sz w:val="24"/>
          <w:szCs w:val="32"/>
        </w:rPr>
      </w:pPr>
      <w:r>
        <w:rPr>
          <w:rFonts w:hint="eastAsia"/>
          <w:sz w:val="24"/>
          <w:szCs w:val="32"/>
        </w:rPr>
        <w:t>主机背板上的总电源开关是设备与网电源的分断装置，关机时关闭主机背板上的电源开关，然后拔下电源线；</w:t>
      </w:r>
    </w:p>
    <w:p w14:paraId="4B7D350D" w14:textId="77777777" w:rsidR="001C73AA" w:rsidRDefault="00000000">
      <w:pPr>
        <w:numPr>
          <w:ilvl w:val="0"/>
          <w:numId w:val="22"/>
        </w:numPr>
        <w:spacing w:line="360" w:lineRule="auto"/>
        <w:rPr>
          <w:sz w:val="24"/>
          <w:szCs w:val="32"/>
        </w:rPr>
      </w:pPr>
      <w:r>
        <w:rPr>
          <w:rFonts w:hint="eastAsia"/>
          <w:sz w:val="24"/>
          <w:szCs w:val="32"/>
        </w:rPr>
        <w:t>须使用</w:t>
      </w:r>
      <w:r>
        <w:rPr>
          <w:sz w:val="24"/>
        </w:rPr>
        <w:t>北京荷清和创医疗科技有限</w:t>
      </w:r>
      <w:r>
        <w:rPr>
          <w:rFonts w:hint="eastAsia"/>
          <w:sz w:val="24"/>
          <w:szCs w:val="32"/>
        </w:rPr>
        <w:t>公司提供的专用电源线，插拔电源线时，须捏住电源线插头进行插拔，切勿拉扯线体插拔，以免电源线损坏。</w:t>
      </w:r>
    </w:p>
    <w:p w14:paraId="2D3F8B16" w14:textId="77777777" w:rsidR="001C73AA" w:rsidRDefault="00000000">
      <w:pPr>
        <w:pStyle w:val="11"/>
        <w:numPr>
          <w:ilvl w:val="0"/>
          <w:numId w:val="13"/>
        </w:numPr>
        <w:spacing w:before="312" w:after="156"/>
        <w:rPr>
          <w:bCs/>
        </w:rPr>
      </w:pPr>
      <w:bookmarkStart w:id="186" w:name="_Toc104144976"/>
      <w:bookmarkStart w:id="187" w:name="_Toc104144453"/>
      <w:bookmarkStart w:id="188" w:name="_Toc19603"/>
      <w:bookmarkStart w:id="189" w:name="_Toc104144615"/>
      <w:bookmarkStart w:id="190" w:name="_Toc3726"/>
      <w:bookmarkStart w:id="191" w:name="_Toc31755"/>
      <w:bookmarkStart w:id="192" w:name="_Toc118380704"/>
      <w:bookmarkEnd w:id="178"/>
      <w:bookmarkEnd w:id="184"/>
      <w:bookmarkEnd w:id="185"/>
      <w:r>
        <w:rPr>
          <w:bCs/>
        </w:rPr>
        <w:t>试验目的</w:t>
      </w:r>
      <w:bookmarkEnd w:id="186"/>
      <w:bookmarkEnd w:id="187"/>
      <w:bookmarkEnd w:id="188"/>
      <w:bookmarkEnd w:id="189"/>
      <w:bookmarkEnd w:id="190"/>
      <w:bookmarkEnd w:id="191"/>
      <w:bookmarkEnd w:id="192"/>
    </w:p>
    <w:p w14:paraId="1F9C444E" w14:textId="77777777" w:rsidR="001C73AA" w:rsidRDefault="00000000">
      <w:pPr>
        <w:widowControl/>
        <w:spacing w:line="360" w:lineRule="auto"/>
        <w:ind w:firstLineChars="200" w:firstLine="480"/>
        <w:rPr>
          <w:bCs/>
          <w:color w:val="000000" w:themeColor="text1"/>
          <w:sz w:val="24"/>
        </w:rPr>
      </w:pPr>
      <w:r>
        <w:rPr>
          <w:rFonts w:eastAsiaTheme="minorEastAsia" w:hint="eastAsia"/>
          <w:kern w:val="0"/>
          <w:sz w:val="24"/>
        </w:rPr>
        <w:t>验证北京荷清和创医疗科技有限公司生产的超声溶栓导管配合超声溶栓主机用于治疗深静脉血栓的安全性和有效性。</w:t>
      </w:r>
    </w:p>
    <w:p w14:paraId="6BB171A4" w14:textId="77777777" w:rsidR="001C73AA" w:rsidRDefault="00000000">
      <w:pPr>
        <w:pStyle w:val="11"/>
        <w:numPr>
          <w:ilvl w:val="0"/>
          <w:numId w:val="13"/>
        </w:numPr>
        <w:spacing w:before="312" w:after="156"/>
        <w:rPr>
          <w:bCs/>
        </w:rPr>
      </w:pPr>
      <w:bookmarkStart w:id="193" w:name="_Toc29317"/>
      <w:bookmarkStart w:id="194" w:name="_Toc104144616"/>
      <w:bookmarkStart w:id="195" w:name="_Toc104144454"/>
      <w:bookmarkStart w:id="196" w:name="_Toc118380705"/>
      <w:bookmarkStart w:id="197" w:name="_Toc104144977"/>
      <w:bookmarkStart w:id="198" w:name="_Toc13130"/>
      <w:bookmarkStart w:id="199" w:name="_Toc7867"/>
      <w:r>
        <w:rPr>
          <w:bCs/>
        </w:rPr>
        <w:t>试验设计</w:t>
      </w:r>
      <w:bookmarkEnd w:id="193"/>
      <w:bookmarkEnd w:id="194"/>
      <w:bookmarkEnd w:id="195"/>
      <w:bookmarkEnd w:id="196"/>
      <w:bookmarkEnd w:id="197"/>
      <w:bookmarkEnd w:id="198"/>
      <w:bookmarkEnd w:id="199"/>
    </w:p>
    <w:p w14:paraId="2CB4F116" w14:textId="77777777" w:rsidR="001C73AA" w:rsidRPr="007E14E0" w:rsidRDefault="00000000">
      <w:pPr>
        <w:pStyle w:val="24"/>
        <w:numPr>
          <w:ilvl w:val="1"/>
          <w:numId w:val="23"/>
        </w:numPr>
        <w:spacing w:before="156"/>
        <w:rPr>
          <w:bCs/>
          <w:highlight w:val="yellow"/>
          <w:rPrChange w:id="200" w:author="Jing wang" w:date="2026-05-27T16:45:00Z" w16du:dateUtc="2026-05-27T08:45:00Z">
            <w:rPr>
              <w:bCs/>
            </w:rPr>
          </w:rPrChange>
        </w:rPr>
      </w:pPr>
      <w:bookmarkStart w:id="201" w:name="_Toc118380706"/>
      <w:bookmarkStart w:id="202" w:name="_Toc104144617"/>
      <w:bookmarkStart w:id="203" w:name="_Toc104144978"/>
      <w:bookmarkStart w:id="204" w:name="_Toc23829"/>
      <w:bookmarkStart w:id="205" w:name="_Toc26261"/>
      <w:bookmarkStart w:id="206" w:name="_Toc104144455"/>
      <w:bookmarkStart w:id="207" w:name="_Toc27979"/>
      <w:r w:rsidRPr="007E14E0">
        <w:rPr>
          <w:rFonts w:hint="eastAsia"/>
          <w:bCs/>
          <w:highlight w:val="yellow"/>
          <w:rPrChange w:id="208" w:author="Jing wang" w:date="2026-05-27T16:45:00Z" w16du:dateUtc="2026-05-27T08:45:00Z">
            <w:rPr>
              <w:rFonts w:hint="eastAsia"/>
              <w:bCs/>
            </w:rPr>
          </w:rPrChange>
        </w:rPr>
        <w:t>总体设计以及确定依据</w:t>
      </w:r>
      <w:bookmarkEnd w:id="201"/>
      <w:bookmarkEnd w:id="202"/>
      <w:bookmarkEnd w:id="203"/>
      <w:bookmarkEnd w:id="204"/>
      <w:bookmarkEnd w:id="205"/>
      <w:bookmarkEnd w:id="206"/>
      <w:bookmarkEnd w:id="207"/>
    </w:p>
    <w:p w14:paraId="2C9273CF" w14:textId="47ECA129" w:rsidR="007706FB" w:rsidRDefault="00000000" w:rsidP="007706FB">
      <w:pPr>
        <w:widowControl/>
        <w:spacing w:line="360" w:lineRule="auto"/>
        <w:ind w:firstLine="420"/>
        <w:rPr>
          <w:color w:val="000000" w:themeColor="text1"/>
          <w:sz w:val="24"/>
        </w:rPr>
      </w:pPr>
      <w:r>
        <w:rPr>
          <w:rFonts w:hint="eastAsia"/>
          <w:color w:val="000000" w:themeColor="text1"/>
          <w:sz w:val="24"/>
        </w:rPr>
        <w:t>本临床试验为</w:t>
      </w:r>
      <w:r>
        <w:rPr>
          <w:rFonts w:hint="eastAsia"/>
          <w:sz w:val="24"/>
        </w:rPr>
        <w:t>前瞻</w:t>
      </w:r>
      <w:r>
        <w:rPr>
          <w:sz w:val="24"/>
        </w:rPr>
        <w:t>性、多中心、</w:t>
      </w:r>
      <w:r>
        <w:rPr>
          <w:rFonts w:hint="eastAsia"/>
          <w:sz w:val="24"/>
        </w:rPr>
        <w:t>随机、对照、</w:t>
      </w:r>
      <w:commentRangeStart w:id="209"/>
      <w:del w:id="210" w:author="Jamie Wang" w:date="2026-05-28T14:42:00Z" w16du:dateUtc="2026-05-28T06:42:00Z">
        <w:r w:rsidR="007706FB" w:rsidRPr="009B7DD2" w:rsidDel="000337DB">
          <w:rPr>
            <w:rFonts w:hint="eastAsia"/>
            <w:strike/>
            <w:sz w:val="24"/>
            <w:highlight w:val="yellow"/>
          </w:rPr>
          <w:delText>单盲、</w:delText>
        </w:r>
        <w:commentRangeEnd w:id="209"/>
        <w:r w:rsidR="00142A0A" w:rsidDel="000337DB">
          <w:rPr>
            <w:rStyle w:val="af9"/>
            <w:sz w:val="24"/>
            <w:szCs w:val="24"/>
            <w:vertAlign w:val="superscript"/>
          </w:rPr>
          <w:commentReference w:id="209"/>
        </w:r>
        <w:r w:rsidR="007706FB" w:rsidDel="000337DB">
          <w:rPr>
            <w:rStyle w:val="aff3"/>
            <w:sz w:val="24"/>
          </w:rPr>
          <w:footnoteReference w:id="1"/>
        </w:r>
      </w:del>
      <w:r>
        <w:rPr>
          <w:rFonts w:hint="eastAsia"/>
          <w:sz w:val="24"/>
        </w:rPr>
        <w:t>优效性设计</w:t>
      </w:r>
      <w:r>
        <w:rPr>
          <w:rFonts w:hint="eastAsia"/>
          <w:color w:val="000000" w:themeColor="text1"/>
          <w:sz w:val="24"/>
        </w:rPr>
        <w:t>。本产品试验范围为下肢深静脉血栓的患者，采用临床上广泛使用且与试验方法相似的</w:t>
      </w:r>
      <w:bookmarkStart w:id="213" w:name="OLE_LINK19"/>
      <w:r>
        <w:rPr>
          <w:rFonts w:hint="eastAsia"/>
          <w:sz w:val="24"/>
        </w:rPr>
        <w:t>安启医疗</w:t>
      </w:r>
      <w:bookmarkEnd w:id="213"/>
      <w:r>
        <w:rPr>
          <w:rFonts w:hint="eastAsia"/>
          <w:sz w:val="24"/>
        </w:rPr>
        <w:t>AngioDynamics, Inc</w:t>
      </w:r>
      <w:r>
        <w:rPr>
          <w:rFonts w:hint="eastAsia"/>
          <w:sz w:val="24"/>
        </w:rPr>
        <w:t>生产的灌注系统</w:t>
      </w:r>
      <w:r>
        <w:rPr>
          <w:rFonts w:hint="eastAsia"/>
          <w:sz w:val="24"/>
        </w:rPr>
        <w:t>Infusion System</w:t>
      </w:r>
      <w:r>
        <w:rPr>
          <w:rFonts w:hint="eastAsia"/>
          <w:sz w:val="24"/>
        </w:rPr>
        <w:t>经导管直接溶栓（</w:t>
      </w:r>
      <w:r>
        <w:rPr>
          <w:sz w:val="24"/>
        </w:rPr>
        <w:t>catheter directed thrombolysis</w:t>
      </w:r>
      <w:r>
        <w:rPr>
          <w:sz w:val="24"/>
        </w:rPr>
        <w:t>，</w:t>
      </w:r>
      <w:r>
        <w:rPr>
          <w:sz w:val="24"/>
        </w:rPr>
        <w:lastRenderedPageBreak/>
        <w:t>CDT</w:t>
      </w:r>
      <w:r>
        <w:rPr>
          <w:sz w:val="24"/>
        </w:rPr>
        <w:t>）</w:t>
      </w:r>
      <w:r w:rsidR="00B50E6B">
        <w:rPr>
          <w:rStyle w:val="aff3"/>
          <w:sz w:val="24"/>
        </w:rPr>
        <w:footnoteReference w:id="2"/>
      </w:r>
      <w:r>
        <w:rPr>
          <w:rFonts w:hint="eastAsia"/>
          <w:color w:val="000000" w:themeColor="text1"/>
          <w:sz w:val="24"/>
        </w:rPr>
        <w:t>作为对照组进行优效性试验。</w:t>
      </w:r>
      <w:r>
        <w:rPr>
          <w:color w:val="000000" w:themeColor="text1"/>
          <w:sz w:val="24"/>
        </w:rPr>
        <w:t>根据国</w:t>
      </w:r>
      <w:r>
        <w:rPr>
          <w:rFonts w:hint="eastAsia"/>
          <w:color w:val="000000" w:themeColor="text1"/>
          <w:sz w:val="24"/>
        </w:rPr>
        <w:t>内</w:t>
      </w:r>
      <w:r>
        <w:rPr>
          <w:color w:val="000000" w:themeColor="text1"/>
          <w:sz w:val="24"/>
        </w:rPr>
        <w:t>外对</w:t>
      </w:r>
      <w:r>
        <w:rPr>
          <w:rFonts w:hint="eastAsia"/>
          <w:color w:val="000000" w:themeColor="text1"/>
          <w:sz w:val="24"/>
        </w:rPr>
        <w:t>下肢深静脉血栓形成</w:t>
      </w:r>
      <w:r>
        <w:rPr>
          <w:sz w:val="24"/>
        </w:rPr>
        <w:t>（</w:t>
      </w:r>
      <w:r>
        <w:rPr>
          <w:sz w:val="24"/>
        </w:rPr>
        <w:t>deep venous thrombosis</w:t>
      </w:r>
      <w:r>
        <w:rPr>
          <w:sz w:val="24"/>
        </w:rPr>
        <w:t>，</w:t>
      </w:r>
      <w:r>
        <w:rPr>
          <w:sz w:val="24"/>
        </w:rPr>
        <w:t>DVT</w:t>
      </w:r>
      <w:r>
        <w:rPr>
          <w:sz w:val="24"/>
        </w:rPr>
        <w:t>）</w:t>
      </w:r>
      <w:r>
        <w:rPr>
          <w:rFonts w:hint="eastAsia"/>
          <w:color w:val="000000" w:themeColor="text1"/>
          <w:sz w:val="24"/>
        </w:rPr>
        <w:t>介入治疗</w:t>
      </w:r>
      <w:r>
        <w:rPr>
          <w:color w:val="000000" w:themeColor="text1"/>
          <w:sz w:val="24"/>
        </w:rPr>
        <w:t>的相关研究</w:t>
      </w:r>
      <w:r>
        <w:rPr>
          <w:rFonts w:hint="eastAsia"/>
          <w:color w:val="000000" w:themeColor="text1"/>
          <w:sz w:val="24"/>
        </w:rPr>
        <w:t>并结合产品特点以及小样本临床研究结果</w:t>
      </w:r>
      <w:r>
        <w:rPr>
          <w:color w:val="000000" w:themeColor="text1"/>
          <w:sz w:val="24"/>
        </w:rPr>
        <w:t>，选择</w:t>
      </w:r>
      <w:r>
        <w:rPr>
          <w:rFonts w:hint="eastAsia"/>
          <w:bCs/>
          <w:kern w:val="0"/>
          <w:sz w:val="24"/>
        </w:rPr>
        <w:t>溶栓治疗</w:t>
      </w:r>
      <w:r>
        <w:rPr>
          <w:rFonts w:hint="eastAsia"/>
          <w:bCs/>
          <w:kern w:val="0"/>
          <w:sz w:val="24"/>
        </w:rPr>
        <w:t>24h</w:t>
      </w:r>
      <w:r>
        <w:rPr>
          <w:rFonts w:hint="eastAsia"/>
          <w:bCs/>
          <w:kern w:val="0"/>
          <w:sz w:val="24"/>
        </w:rPr>
        <w:t>血栓清除率</w:t>
      </w:r>
      <w:r>
        <w:rPr>
          <w:color w:val="000000" w:themeColor="text1"/>
          <w:sz w:val="24"/>
        </w:rPr>
        <w:t>为主要</w:t>
      </w:r>
      <w:r>
        <w:rPr>
          <w:rFonts w:hint="eastAsia"/>
          <w:color w:val="000000" w:themeColor="text1"/>
          <w:sz w:val="24"/>
        </w:rPr>
        <w:t>疗效</w:t>
      </w:r>
      <w:r>
        <w:rPr>
          <w:color w:val="000000" w:themeColor="text1"/>
          <w:sz w:val="24"/>
        </w:rPr>
        <w:t>指标。</w:t>
      </w:r>
    </w:p>
    <w:p w14:paraId="50AB4B61" w14:textId="63418ED6" w:rsidR="001C73AA" w:rsidRDefault="00000000">
      <w:pPr>
        <w:widowControl/>
        <w:numPr>
          <w:ilvl w:val="255"/>
          <w:numId w:val="0"/>
        </w:numPr>
        <w:spacing w:line="360" w:lineRule="auto"/>
        <w:ind w:firstLineChars="200" w:firstLine="480"/>
        <w:jc w:val="left"/>
        <w:rPr>
          <w:rFonts w:eastAsiaTheme="minorEastAsia"/>
          <w:kern w:val="0"/>
          <w:sz w:val="24"/>
        </w:rPr>
      </w:pPr>
      <w:r>
        <w:rPr>
          <w:rFonts w:hint="eastAsia"/>
          <w:color w:val="000000" w:themeColor="text1"/>
          <w:sz w:val="24"/>
        </w:rPr>
        <w:t>本临床试验入选有明确的</w:t>
      </w:r>
      <w:r>
        <w:rPr>
          <w:bCs/>
          <w:kern w:val="0"/>
          <w:sz w:val="24"/>
        </w:rPr>
        <w:t>DVT</w:t>
      </w:r>
      <w:r>
        <w:rPr>
          <w:rFonts w:hint="eastAsia"/>
          <w:bCs/>
          <w:kern w:val="0"/>
          <w:sz w:val="24"/>
        </w:rPr>
        <w:t>临床症状及</w:t>
      </w:r>
      <w:r>
        <w:rPr>
          <w:rFonts w:hint="eastAsia"/>
          <w:color w:val="000000" w:themeColor="text1"/>
          <w:sz w:val="24"/>
        </w:rPr>
        <w:t>影像学证实</w:t>
      </w:r>
      <w:r w:rsidRPr="00F822EF">
        <w:rPr>
          <w:rFonts w:hint="eastAsia"/>
          <w:bCs/>
          <w:kern w:val="0"/>
          <w:sz w:val="24"/>
        </w:rPr>
        <w:t>为中央型或混合型</w:t>
      </w:r>
      <w:r w:rsidRPr="00F822EF">
        <w:rPr>
          <w:bCs/>
          <w:kern w:val="0"/>
          <w:sz w:val="24"/>
        </w:rPr>
        <w:t>DVT</w:t>
      </w:r>
      <w:r>
        <w:rPr>
          <w:rFonts w:hint="eastAsia"/>
          <w:color w:val="000000" w:themeColor="text1"/>
          <w:sz w:val="24"/>
        </w:rPr>
        <w:t>，拟行导管溶栓治疗的患者，计划入选</w:t>
      </w:r>
      <w:r>
        <w:rPr>
          <w:rFonts w:hint="eastAsia"/>
          <w:color w:val="000000" w:themeColor="text1"/>
          <w:sz w:val="24"/>
        </w:rPr>
        <w:t>132</w:t>
      </w:r>
      <w:r>
        <w:rPr>
          <w:rFonts w:hint="eastAsia"/>
          <w:color w:val="000000" w:themeColor="text1"/>
          <w:sz w:val="24"/>
        </w:rPr>
        <w:t>例受试者，按</w:t>
      </w:r>
      <w:r>
        <w:rPr>
          <w:rFonts w:hint="eastAsia"/>
          <w:color w:val="000000" w:themeColor="text1"/>
          <w:sz w:val="24"/>
        </w:rPr>
        <w:t>1:1</w:t>
      </w:r>
      <w:r>
        <w:rPr>
          <w:rFonts w:hint="eastAsia"/>
          <w:color w:val="000000" w:themeColor="text1"/>
          <w:sz w:val="24"/>
        </w:rPr>
        <w:t>随机分配到试验组与对照组，以</w:t>
      </w:r>
      <w:r>
        <w:rPr>
          <w:rFonts w:hint="eastAsia"/>
          <w:bCs/>
          <w:kern w:val="0"/>
          <w:sz w:val="24"/>
        </w:rPr>
        <w:t>溶栓</w:t>
      </w:r>
      <w:r>
        <w:rPr>
          <w:rFonts w:hint="eastAsia"/>
          <w:color w:val="000000" w:themeColor="text1"/>
          <w:sz w:val="24"/>
        </w:rPr>
        <w:tab/>
      </w:r>
      <w:r>
        <w:rPr>
          <w:rFonts w:hint="eastAsia"/>
          <w:color w:val="000000" w:themeColor="text1"/>
          <w:sz w:val="24"/>
        </w:rPr>
        <w:t>治疗</w:t>
      </w:r>
      <w:r>
        <w:rPr>
          <w:rFonts w:hint="eastAsia"/>
          <w:color w:val="000000" w:themeColor="text1"/>
          <w:sz w:val="24"/>
        </w:rPr>
        <w:t xml:space="preserve"> 24h</w:t>
      </w:r>
      <w:r>
        <w:rPr>
          <w:rFonts w:hint="eastAsia"/>
          <w:color w:val="000000" w:themeColor="text1"/>
          <w:sz w:val="24"/>
        </w:rPr>
        <w:t>血栓清除率作为主要终点。记录受试者的入选与治疗情况，并对参与研究的受试者进行筛选期、治疗期、出院前、术后</w:t>
      </w:r>
      <w:r>
        <w:rPr>
          <w:rFonts w:hint="eastAsia"/>
          <w:color w:val="000000" w:themeColor="text1"/>
          <w:sz w:val="24"/>
        </w:rPr>
        <w:t>1</w:t>
      </w:r>
      <w:r>
        <w:rPr>
          <w:rFonts w:hint="eastAsia"/>
          <w:color w:val="000000" w:themeColor="text1"/>
          <w:sz w:val="24"/>
        </w:rPr>
        <w:t>个月、术后</w:t>
      </w:r>
      <w:r>
        <w:rPr>
          <w:rFonts w:hint="eastAsia"/>
          <w:color w:val="000000" w:themeColor="text1"/>
          <w:sz w:val="24"/>
        </w:rPr>
        <w:t>3</w:t>
      </w:r>
      <w:r>
        <w:rPr>
          <w:rFonts w:hint="eastAsia"/>
          <w:color w:val="000000" w:themeColor="text1"/>
          <w:sz w:val="24"/>
        </w:rPr>
        <w:t>个月、术后</w:t>
      </w:r>
      <w:r>
        <w:rPr>
          <w:rFonts w:hint="eastAsia"/>
          <w:color w:val="000000" w:themeColor="text1"/>
          <w:sz w:val="24"/>
        </w:rPr>
        <w:t>6</w:t>
      </w:r>
      <w:r>
        <w:rPr>
          <w:rFonts w:hint="eastAsia"/>
          <w:color w:val="000000" w:themeColor="text1"/>
          <w:sz w:val="24"/>
        </w:rPr>
        <w:t>个月</w:t>
      </w:r>
      <w:r>
        <w:rPr>
          <w:color w:val="000000" w:themeColor="text1"/>
          <w:sz w:val="24"/>
        </w:rPr>
        <w:t>的</w:t>
      </w:r>
      <w:r>
        <w:rPr>
          <w:rFonts w:hint="eastAsia"/>
          <w:color w:val="000000" w:themeColor="text1"/>
          <w:sz w:val="24"/>
        </w:rPr>
        <w:t>随访</w:t>
      </w:r>
      <w:r>
        <w:rPr>
          <w:color w:val="000000" w:themeColor="text1"/>
          <w:sz w:val="24"/>
        </w:rPr>
        <w:t>，</w:t>
      </w:r>
      <w:r>
        <w:rPr>
          <w:rFonts w:hint="eastAsia"/>
          <w:color w:val="000000" w:themeColor="text1"/>
          <w:sz w:val="24"/>
        </w:rPr>
        <w:t>以</w:t>
      </w:r>
      <w:r>
        <w:rPr>
          <w:rFonts w:eastAsiaTheme="minorEastAsia" w:hint="eastAsia"/>
          <w:kern w:val="0"/>
          <w:sz w:val="24"/>
        </w:rPr>
        <w:t>验证北京荷清和创医疗科技有限公司生产的超声溶栓导管配合超声溶栓主机用于治疗深静脉血栓的安全性和有效性，</w:t>
      </w:r>
      <w:r>
        <w:rPr>
          <w:rFonts w:hint="eastAsia"/>
          <w:bCs/>
          <w:kern w:val="0"/>
          <w:sz w:val="24"/>
        </w:rPr>
        <w:t>所有参加本临床试验的受试者完成</w:t>
      </w:r>
      <w:r>
        <w:rPr>
          <w:rFonts w:hint="eastAsia"/>
          <w:bCs/>
          <w:kern w:val="0"/>
          <w:sz w:val="24"/>
        </w:rPr>
        <w:t>6</w:t>
      </w:r>
      <w:r>
        <w:rPr>
          <w:rFonts w:hint="eastAsia"/>
          <w:bCs/>
          <w:kern w:val="0"/>
          <w:sz w:val="24"/>
        </w:rPr>
        <w:t>个月随访后，统计分析所有指标数据，出具临床试验分中心小结和临床试验报告，用于向国家药品监督管理局提交注册。</w:t>
      </w:r>
    </w:p>
    <w:p w14:paraId="5159F272" w14:textId="77777777" w:rsidR="001C73AA" w:rsidRDefault="00000000">
      <w:pPr>
        <w:pStyle w:val="afd"/>
        <w:numPr>
          <w:ilvl w:val="0"/>
          <w:numId w:val="24"/>
        </w:numPr>
        <w:spacing w:line="360" w:lineRule="auto"/>
        <w:rPr>
          <w:color w:val="000000" w:themeColor="text1"/>
        </w:rPr>
      </w:pPr>
      <w:r>
        <w:rPr>
          <w:color w:val="000000" w:themeColor="text1"/>
        </w:rPr>
        <w:t>前瞻性</w:t>
      </w:r>
    </w:p>
    <w:p w14:paraId="736B5004" w14:textId="77777777" w:rsidR="001C73AA" w:rsidRDefault="00000000">
      <w:pPr>
        <w:pStyle w:val="afc"/>
        <w:spacing w:line="360" w:lineRule="auto"/>
        <w:rPr>
          <w:color w:val="000000" w:themeColor="text1"/>
        </w:rPr>
      </w:pPr>
      <w:r>
        <w:rPr>
          <w:color w:val="000000" w:themeColor="text1"/>
        </w:rPr>
        <w:t>采用以现在为起点追踪随访到将来结果的研究方法。前瞻性研究结果可以提供因果关系佐证；对于所获取的数据有统一的诊断、检测、评判标准，因此数据来源及处理可控性良好。</w:t>
      </w:r>
    </w:p>
    <w:p w14:paraId="460FE4C9" w14:textId="77777777" w:rsidR="001C73AA" w:rsidRDefault="00000000">
      <w:pPr>
        <w:pStyle w:val="afd"/>
        <w:numPr>
          <w:ilvl w:val="0"/>
          <w:numId w:val="24"/>
        </w:numPr>
        <w:spacing w:line="360" w:lineRule="auto"/>
        <w:rPr>
          <w:color w:val="000000" w:themeColor="text1"/>
        </w:rPr>
      </w:pPr>
      <w:r>
        <w:rPr>
          <w:color w:val="000000" w:themeColor="text1"/>
        </w:rPr>
        <w:t>多中心</w:t>
      </w:r>
    </w:p>
    <w:p w14:paraId="04457035" w14:textId="77777777" w:rsidR="001C73AA" w:rsidRDefault="00000000">
      <w:pPr>
        <w:pStyle w:val="afc"/>
        <w:spacing w:line="360" w:lineRule="auto"/>
        <w:rPr>
          <w:color w:val="000000" w:themeColor="text1"/>
        </w:rPr>
      </w:pPr>
      <w:r>
        <w:rPr>
          <w:color w:val="000000" w:themeColor="text1"/>
        </w:rPr>
        <w:t>选择</w:t>
      </w:r>
      <w:r>
        <w:rPr>
          <w:color w:val="000000" w:themeColor="text1"/>
        </w:rPr>
        <w:t>2</w:t>
      </w:r>
      <w:r>
        <w:rPr>
          <w:color w:val="000000" w:themeColor="text1"/>
        </w:rPr>
        <w:t>家以上临床试验中心开展该临床试验。应用多中心试验，在相同的时间内可获得比单中心试验更多的病例数，因此可以缩短总体临床试验时限；由于多中心试验是由不同地区、不同试验中心及众多的临床试验人员共同完成，因此其结果、结论常有良好代表性。</w:t>
      </w:r>
    </w:p>
    <w:p w14:paraId="256B105C" w14:textId="77777777" w:rsidR="001C73AA" w:rsidRDefault="00000000">
      <w:pPr>
        <w:pStyle w:val="afd"/>
        <w:numPr>
          <w:ilvl w:val="0"/>
          <w:numId w:val="24"/>
        </w:numPr>
        <w:spacing w:line="360" w:lineRule="auto"/>
        <w:rPr>
          <w:color w:val="000000" w:themeColor="text1"/>
        </w:rPr>
      </w:pPr>
      <w:r>
        <w:rPr>
          <w:rFonts w:hint="eastAsia"/>
          <w:color w:val="000000" w:themeColor="text1"/>
        </w:rPr>
        <w:t>随机对照</w:t>
      </w:r>
    </w:p>
    <w:p w14:paraId="44FDF262" w14:textId="1C7E9523" w:rsidR="001C73AA" w:rsidRDefault="00000000">
      <w:pPr>
        <w:pStyle w:val="afc"/>
        <w:spacing w:line="360" w:lineRule="auto"/>
        <w:rPr>
          <w:color w:val="000000" w:themeColor="text1"/>
        </w:rPr>
      </w:pPr>
      <w:r>
        <w:rPr>
          <w:color w:val="000000" w:themeColor="text1"/>
        </w:rPr>
        <w:t>根据《医疗器械临床试验设计指导原则》</w:t>
      </w:r>
      <w:r>
        <w:rPr>
          <w:rFonts w:hint="eastAsia"/>
          <w:color w:val="000000" w:themeColor="text1"/>
        </w:rPr>
        <w:t>，随机、平行对照的临床试验设计可使临床试验影响因素在试验组和对照组间的分布趋于均衡，避免了选择偏倚，被认为可提供高等级的科学证据。</w:t>
      </w:r>
      <w:r>
        <w:t>采用随机系统进行</w:t>
      </w:r>
      <w:r>
        <w:rPr>
          <w:rFonts w:hint="eastAsia"/>
        </w:rPr>
        <w:t>区组随机的方法，</w:t>
      </w:r>
      <w:r w:rsidRPr="00F822EF">
        <w:rPr>
          <w:rFonts w:hint="eastAsia"/>
        </w:rPr>
        <w:t>分层因素包括中心、临床分型（急性期（发病时间≤</w:t>
      </w:r>
      <w:r w:rsidRPr="00F822EF">
        <w:t>14d</w:t>
      </w:r>
      <w:r w:rsidRPr="00F822EF">
        <w:rPr>
          <w:rFonts w:hint="eastAsia"/>
        </w:rPr>
        <w:t>）、亚急性期（</w:t>
      </w:r>
      <w:r w:rsidRPr="00F822EF">
        <w:t>14d</w:t>
      </w:r>
      <w:r w:rsidRPr="00F822EF">
        <w:rPr>
          <w:rFonts w:hint="eastAsia"/>
        </w:rPr>
        <w:t>＜发病时间≤</w:t>
      </w:r>
      <w:r w:rsidRPr="00F822EF">
        <w:t>30d</w:t>
      </w:r>
      <w:r w:rsidRPr="00F822EF">
        <w:rPr>
          <w:rFonts w:hint="eastAsia"/>
        </w:rPr>
        <w:t>））</w:t>
      </w:r>
      <w:r>
        <w:rPr>
          <w:rFonts w:hint="eastAsia"/>
        </w:rPr>
        <w:t>。</w:t>
      </w:r>
    </w:p>
    <w:p w14:paraId="0C946F3D" w14:textId="77777777" w:rsidR="001C73AA" w:rsidRDefault="00000000">
      <w:pPr>
        <w:pStyle w:val="afc"/>
        <w:spacing w:line="360" w:lineRule="auto"/>
        <w:rPr>
          <w:color w:val="000000" w:themeColor="text1"/>
        </w:rPr>
      </w:pPr>
      <w:r>
        <w:rPr>
          <w:rFonts w:hint="eastAsia"/>
          <w:color w:val="000000" w:themeColor="text1"/>
        </w:rPr>
        <w:t>综上，本产品以</w:t>
      </w:r>
      <w:r>
        <w:rPr>
          <w:rFonts w:hint="eastAsia"/>
        </w:rPr>
        <w:t>安启医疗</w:t>
      </w:r>
      <w:r>
        <w:rPr>
          <w:rFonts w:hint="eastAsia"/>
        </w:rPr>
        <w:t>AngioDynamics, Inc</w:t>
      </w:r>
      <w:r>
        <w:rPr>
          <w:rFonts w:hint="eastAsia"/>
        </w:rPr>
        <w:t>生产的灌注系统</w:t>
      </w:r>
      <w:r>
        <w:rPr>
          <w:rFonts w:hint="eastAsia"/>
        </w:rPr>
        <w:t>Infusion System</w:t>
      </w:r>
      <w:r>
        <w:rPr>
          <w:rFonts w:hint="eastAsia"/>
          <w:color w:val="000000" w:themeColor="text1"/>
        </w:rPr>
        <w:t>经导管直接溶栓作为对照进行</w:t>
      </w:r>
      <w:r>
        <w:rPr>
          <w:rFonts w:hint="eastAsia"/>
        </w:rPr>
        <w:t>前瞻</w:t>
      </w:r>
      <w:r>
        <w:t>性、多中心、</w:t>
      </w:r>
      <w:r>
        <w:rPr>
          <w:rFonts w:hint="eastAsia"/>
        </w:rPr>
        <w:t>随机对照、优效性设计</w:t>
      </w:r>
      <w:r>
        <w:rPr>
          <w:color w:val="000000" w:themeColor="text1"/>
        </w:rPr>
        <w:t>，主要指标是</w:t>
      </w:r>
      <w:r>
        <w:rPr>
          <w:rFonts w:hint="eastAsia"/>
          <w:bCs/>
          <w:kern w:val="0"/>
        </w:rPr>
        <w:t>溶栓</w:t>
      </w:r>
      <w:r>
        <w:rPr>
          <w:rFonts w:eastAsiaTheme="minorEastAsia" w:hint="eastAsia"/>
          <w:bCs/>
          <w:kern w:val="0"/>
        </w:rPr>
        <w:lastRenderedPageBreak/>
        <w:t>治疗</w:t>
      </w:r>
      <w:r>
        <w:rPr>
          <w:rFonts w:eastAsiaTheme="minorEastAsia" w:hint="eastAsia"/>
          <w:bCs/>
          <w:kern w:val="0"/>
        </w:rPr>
        <w:t>2</w:t>
      </w:r>
      <w:r>
        <w:rPr>
          <w:rFonts w:eastAsiaTheme="minorEastAsia"/>
          <w:bCs/>
          <w:kern w:val="0"/>
        </w:rPr>
        <w:t>4</w:t>
      </w:r>
      <w:r>
        <w:rPr>
          <w:rFonts w:eastAsiaTheme="minorEastAsia" w:hint="eastAsia"/>
          <w:bCs/>
          <w:kern w:val="0"/>
        </w:rPr>
        <w:t>h</w:t>
      </w:r>
      <w:r>
        <w:rPr>
          <w:rFonts w:eastAsiaTheme="minorEastAsia" w:hint="eastAsia"/>
          <w:bCs/>
          <w:kern w:val="0"/>
        </w:rPr>
        <w:t>血栓清除率</w:t>
      </w:r>
      <w:r>
        <w:rPr>
          <w:rFonts w:hint="eastAsia"/>
          <w:color w:val="000000" w:themeColor="text1"/>
        </w:rPr>
        <w:t>。</w:t>
      </w:r>
    </w:p>
    <w:p w14:paraId="3883FDF9" w14:textId="77777777" w:rsidR="001C73AA" w:rsidRDefault="00000000">
      <w:pPr>
        <w:pStyle w:val="24"/>
        <w:numPr>
          <w:ilvl w:val="1"/>
          <w:numId w:val="23"/>
        </w:numPr>
        <w:spacing w:before="156"/>
        <w:rPr>
          <w:bCs/>
        </w:rPr>
      </w:pPr>
      <w:bookmarkStart w:id="214" w:name="_Toc10006"/>
      <w:bookmarkStart w:id="215" w:name="_Toc30795"/>
      <w:bookmarkStart w:id="216" w:name="_Toc104144979"/>
      <w:bookmarkStart w:id="217" w:name="_Toc104144618"/>
      <w:bookmarkStart w:id="218" w:name="_Toc104144456"/>
      <w:bookmarkStart w:id="219" w:name="_Toc118380707"/>
      <w:bookmarkStart w:id="220" w:name="_Toc3510"/>
      <w:r>
        <w:rPr>
          <w:rFonts w:hint="eastAsia"/>
          <w:bCs/>
        </w:rPr>
        <w:t>受试者选择</w:t>
      </w:r>
      <w:bookmarkEnd w:id="214"/>
      <w:bookmarkEnd w:id="215"/>
      <w:bookmarkEnd w:id="216"/>
      <w:bookmarkEnd w:id="217"/>
      <w:bookmarkEnd w:id="218"/>
      <w:bookmarkEnd w:id="219"/>
      <w:bookmarkEnd w:id="220"/>
    </w:p>
    <w:p w14:paraId="2F529EC1" w14:textId="77777777" w:rsidR="001C73AA" w:rsidRDefault="00000000">
      <w:pPr>
        <w:pStyle w:val="32"/>
        <w:numPr>
          <w:ilvl w:val="2"/>
          <w:numId w:val="25"/>
        </w:numPr>
        <w:rPr>
          <w:bCs/>
        </w:rPr>
      </w:pPr>
      <w:bookmarkStart w:id="221" w:name="_Toc104144980"/>
      <w:r>
        <w:rPr>
          <w:rFonts w:hint="eastAsia"/>
          <w:bCs/>
        </w:rPr>
        <w:t>入选标准</w:t>
      </w:r>
      <w:bookmarkEnd w:id="221"/>
    </w:p>
    <w:p w14:paraId="0205D618" w14:textId="77777777" w:rsidR="001C73AA" w:rsidRDefault="00000000">
      <w:pPr>
        <w:numPr>
          <w:ilvl w:val="0"/>
          <w:numId w:val="26"/>
        </w:numPr>
        <w:spacing w:line="360" w:lineRule="auto"/>
        <w:rPr>
          <w:rFonts w:eastAsiaTheme="minorEastAsia"/>
          <w:bCs/>
          <w:kern w:val="0"/>
          <w:sz w:val="24"/>
        </w:rPr>
      </w:pPr>
      <w:bookmarkStart w:id="222" w:name="OLE_LINK35"/>
      <w:bookmarkStart w:id="223" w:name="_Toc101345124"/>
      <w:bookmarkStart w:id="224" w:name="_Toc101354230"/>
      <w:bookmarkStart w:id="225" w:name="_Toc104144981"/>
      <w:bookmarkStart w:id="226" w:name="_Toc101345345"/>
      <w:r>
        <w:rPr>
          <w:rFonts w:eastAsiaTheme="minorEastAsia" w:hint="eastAsia"/>
          <w:bCs/>
          <w:kern w:val="0"/>
          <w:sz w:val="24"/>
        </w:rPr>
        <w:t>18</w:t>
      </w:r>
      <w:r>
        <w:rPr>
          <w:rFonts w:eastAsiaTheme="minorEastAsia" w:hint="eastAsia"/>
          <w:bCs/>
          <w:kern w:val="0"/>
          <w:sz w:val="24"/>
        </w:rPr>
        <w:t>周岁≤年龄≤</w:t>
      </w:r>
      <w:r>
        <w:rPr>
          <w:rFonts w:eastAsiaTheme="minorEastAsia" w:hint="eastAsia"/>
          <w:bCs/>
          <w:kern w:val="0"/>
          <w:sz w:val="24"/>
        </w:rPr>
        <w:t>75</w:t>
      </w:r>
      <w:r>
        <w:rPr>
          <w:rFonts w:eastAsiaTheme="minorEastAsia" w:hint="eastAsia"/>
          <w:bCs/>
          <w:kern w:val="0"/>
          <w:sz w:val="24"/>
        </w:rPr>
        <w:t>周岁，性别不限；</w:t>
      </w:r>
    </w:p>
    <w:p w14:paraId="2C60D9EE" w14:textId="77872CBB" w:rsidR="001C73AA" w:rsidRDefault="00000000">
      <w:pPr>
        <w:numPr>
          <w:ilvl w:val="0"/>
          <w:numId w:val="26"/>
        </w:numPr>
        <w:spacing w:line="360" w:lineRule="auto"/>
        <w:rPr>
          <w:bCs/>
          <w:kern w:val="0"/>
          <w:sz w:val="24"/>
        </w:rPr>
      </w:pPr>
      <w:r>
        <w:rPr>
          <w:rFonts w:hint="eastAsia"/>
          <w:bCs/>
          <w:kern w:val="0"/>
          <w:sz w:val="24"/>
        </w:rPr>
        <w:t>有明确的</w:t>
      </w:r>
      <w:r>
        <w:rPr>
          <w:bCs/>
          <w:kern w:val="0"/>
          <w:sz w:val="24"/>
        </w:rPr>
        <w:t>DVT</w:t>
      </w:r>
      <w:r>
        <w:rPr>
          <w:rFonts w:hint="eastAsia"/>
          <w:bCs/>
          <w:kern w:val="0"/>
          <w:sz w:val="24"/>
        </w:rPr>
        <w:t>临床症状及影像学（彩色多普勒超声或</w:t>
      </w:r>
      <w:r>
        <w:rPr>
          <w:bCs/>
          <w:kern w:val="0"/>
          <w:sz w:val="24"/>
        </w:rPr>
        <w:t>CT</w:t>
      </w:r>
      <w:r>
        <w:rPr>
          <w:rFonts w:hint="eastAsia"/>
          <w:bCs/>
          <w:kern w:val="0"/>
          <w:sz w:val="24"/>
        </w:rPr>
        <w:t>V/MRV</w:t>
      </w:r>
      <w:r>
        <w:rPr>
          <w:rFonts w:hint="eastAsia"/>
          <w:bCs/>
          <w:kern w:val="0"/>
          <w:sz w:val="24"/>
        </w:rPr>
        <w:t>或静脉造影等检查）证实</w:t>
      </w:r>
      <w:r w:rsidRPr="00F822EF">
        <w:rPr>
          <w:rFonts w:hint="eastAsia"/>
          <w:bCs/>
          <w:kern w:val="0"/>
          <w:sz w:val="24"/>
        </w:rPr>
        <w:t>为中央型（髂静脉和</w:t>
      </w:r>
      <w:r w:rsidRPr="00F822EF">
        <w:rPr>
          <w:bCs/>
          <w:kern w:val="0"/>
          <w:sz w:val="24"/>
        </w:rPr>
        <w:t>/</w:t>
      </w:r>
      <w:r w:rsidRPr="00F822EF">
        <w:rPr>
          <w:rFonts w:hint="eastAsia"/>
          <w:bCs/>
          <w:kern w:val="0"/>
          <w:sz w:val="24"/>
        </w:rPr>
        <w:t>或股总静脉和</w:t>
      </w:r>
      <w:r w:rsidRPr="00F822EF">
        <w:rPr>
          <w:bCs/>
          <w:kern w:val="0"/>
          <w:sz w:val="24"/>
        </w:rPr>
        <w:t>/</w:t>
      </w:r>
      <w:r w:rsidRPr="00F822EF">
        <w:rPr>
          <w:rFonts w:hint="eastAsia"/>
          <w:bCs/>
          <w:kern w:val="0"/>
          <w:sz w:val="24"/>
        </w:rPr>
        <w:t>或股浅静脉存在血栓）或混合型（腘静脉血栓同时合并髂静脉或股静脉血栓）</w:t>
      </w:r>
      <w:r>
        <w:rPr>
          <w:rFonts w:hint="eastAsia"/>
          <w:bCs/>
          <w:kern w:val="0"/>
          <w:sz w:val="24"/>
        </w:rPr>
        <w:t>；</w:t>
      </w:r>
      <w:r w:rsidR="00887F99">
        <w:rPr>
          <w:rStyle w:val="aff3"/>
          <w:bCs/>
          <w:kern w:val="0"/>
          <w:sz w:val="24"/>
        </w:rPr>
        <w:footnoteReference w:id="3"/>
      </w:r>
    </w:p>
    <w:p w14:paraId="7F8CB14D" w14:textId="52203E79" w:rsidR="001C73AA" w:rsidRDefault="00000000">
      <w:pPr>
        <w:numPr>
          <w:ilvl w:val="0"/>
          <w:numId w:val="26"/>
        </w:numPr>
        <w:spacing w:line="360" w:lineRule="auto"/>
        <w:rPr>
          <w:rFonts w:eastAsiaTheme="minorEastAsia"/>
          <w:bCs/>
          <w:kern w:val="0"/>
          <w:sz w:val="24"/>
        </w:rPr>
      </w:pPr>
      <w:r w:rsidRPr="007E14E0">
        <w:rPr>
          <w:rFonts w:eastAsiaTheme="minorEastAsia" w:hint="eastAsia"/>
          <w:bCs/>
          <w:kern w:val="0"/>
          <w:sz w:val="24"/>
          <w:highlight w:val="yellow"/>
          <w:rPrChange w:id="227" w:author="Jing wang" w:date="2026-05-27T16:45:00Z" w16du:dateUtc="2026-05-27T08:45:00Z">
            <w:rPr>
              <w:rFonts w:eastAsiaTheme="minorEastAsia" w:hint="eastAsia"/>
              <w:bCs/>
              <w:kern w:val="0"/>
              <w:sz w:val="24"/>
            </w:rPr>
          </w:rPrChange>
        </w:rPr>
        <w:t>患肢深静脉血栓发病时间≤</w:t>
      </w:r>
      <w:commentRangeStart w:id="228"/>
      <w:del w:id="229" w:author="Jamie Wang" w:date="2026-05-28T14:43:00Z" w16du:dateUtc="2026-05-28T06:43:00Z">
        <w:r w:rsidR="009B7DD2" w:rsidRPr="007E14E0" w:rsidDel="000337DB">
          <w:rPr>
            <w:rFonts w:eastAsiaTheme="minorEastAsia"/>
            <w:bCs/>
            <w:kern w:val="0"/>
            <w:sz w:val="24"/>
            <w:highlight w:val="yellow"/>
            <w:rPrChange w:id="230" w:author="Jing wang" w:date="2026-05-27T16:45:00Z" w16du:dateUtc="2026-05-27T08:45:00Z">
              <w:rPr>
                <w:rFonts w:eastAsiaTheme="minorEastAsia"/>
                <w:bCs/>
                <w:kern w:val="0"/>
                <w:sz w:val="24"/>
              </w:rPr>
            </w:rPrChange>
          </w:rPr>
          <w:delText>28</w:delText>
        </w:r>
      </w:del>
      <w:ins w:id="231" w:author="Jamie Wang" w:date="2026-05-28T14:43:00Z" w16du:dateUtc="2026-05-28T06:43:00Z">
        <w:r w:rsidR="000337DB">
          <w:rPr>
            <w:rFonts w:eastAsiaTheme="minorEastAsia" w:hint="eastAsia"/>
            <w:bCs/>
            <w:kern w:val="0"/>
            <w:sz w:val="24"/>
            <w:highlight w:val="yellow"/>
          </w:rPr>
          <w:t>14</w:t>
        </w:r>
      </w:ins>
      <w:r w:rsidRPr="007E14E0">
        <w:rPr>
          <w:rFonts w:eastAsiaTheme="minorEastAsia" w:hint="eastAsia"/>
          <w:bCs/>
          <w:kern w:val="0"/>
          <w:sz w:val="24"/>
          <w:highlight w:val="yellow"/>
          <w:rPrChange w:id="232" w:author="Jing wang" w:date="2026-05-27T16:45:00Z" w16du:dateUtc="2026-05-27T08:45:00Z">
            <w:rPr>
              <w:rFonts w:eastAsiaTheme="minorEastAsia" w:hint="eastAsia"/>
              <w:bCs/>
              <w:kern w:val="0"/>
              <w:sz w:val="24"/>
            </w:rPr>
          </w:rPrChange>
        </w:rPr>
        <w:t>天</w:t>
      </w:r>
      <w:commentRangeEnd w:id="228"/>
      <w:r w:rsidR="00142A0A">
        <w:rPr>
          <w:rStyle w:val="af9"/>
          <w:rFonts w:eastAsiaTheme="minorEastAsia" w:hint="eastAsia"/>
          <w:bCs/>
          <w:kern w:val="0"/>
          <w:sz w:val="24"/>
          <w:szCs w:val="24"/>
        </w:rPr>
        <w:commentReference w:id="228"/>
      </w:r>
      <w:r>
        <w:rPr>
          <w:rFonts w:eastAsiaTheme="minorEastAsia" w:hint="eastAsia"/>
          <w:bCs/>
          <w:kern w:val="0"/>
          <w:sz w:val="24"/>
        </w:rPr>
        <w:t>；</w:t>
      </w:r>
      <w:r w:rsidR="007706FB">
        <w:rPr>
          <w:rStyle w:val="aff3"/>
          <w:rFonts w:eastAsiaTheme="minorEastAsia"/>
          <w:bCs/>
          <w:kern w:val="0"/>
          <w:sz w:val="24"/>
        </w:rPr>
        <w:footnoteReference w:id="4"/>
      </w:r>
    </w:p>
    <w:p w14:paraId="0448ECA1" w14:textId="77777777" w:rsidR="001C73AA" w:rsidRDefault="00000000">
      <w:pPr>
        <w:numPr>
          <w:ilvl w:val="0"/>
          <w:numId w:val="26"/>
        </w:numPr>
        <w:spacing w:line="360" w:lineRule="auto"/>
        <w:rPr>
          <w:bCs/>
          <w:kern w:val="0"/>
          <w:sz w:val="24"/>
        </w:rPr>
      </w:pPr>
      <w:r>
        <w:rPr>
          <w:rFonts w:hint="eastAsia"/>
          <w:bCs/>
          <w:kern w:val="0"/>
          <w:sz w:val="24"/>
        </w:rPr>
        <w:t>同意参加本研究，并自愿签署知情同意书的患者。</w:t>
      </w:r>
    </w:p>
    <w:bookmarkEnd w:id="222"/>
    <w:p w14:paraId="7D2788CF" w14:textId="77777777" w:rsidR="001C73AA" w:rsidRDefault="00000000">
      <w:pPr>
        <w:pStyle w:val="32"/>
        <w:numPr>
          <w:ilvl w:val="2"/>
          <w:numId w:val="25"/>
        </w:numPr>
        <w:rPr>
          <w:bCs/>
        </w:rPr>
      </w:pPr>
      <w:r>
        <w:rPr>
          <w:rFonts w:hint="eastAsia"/>
          <w:bCs/>
        </w:rPr>
        <w:t>排除标准</w:t>
      </w:r>
      <w:bookmarkEnd w:id="223"/>
      <w:bookmarkEnd w:id="224"/>
      <w:bookmarkEnd w:id="225"/>
      <w:bookmarkEnd w:id="226"/>
    </w:p>
    <w:p w14:paraId="2EFB9538" w14:textId="77777777" w:rsidR="001C73AA" w:rsidRDefault="00000000">
      <w:pPr>
        <w:numPr>
          <w:ilvl w:val="0"/>
          <w:numId w:val="27"/>
        </w:numPr>
        <w:spacing w:line="360" w:lineRule="auto"/>
        <w:rPr>
          <w:rFonts w:eastAsiaTheme="minorEastAsia"/>
          <w:bCs/>
          <w:kern w:val="0"/>
          <w:sz w:val="24"/>
        </w:rPr>
      </w:pPr>
      <w:bookmarkStart w:id="338" w:name="OLE_LINK36"/>
      <w:bookmarkStart w:id="339" w:name="_Toc101354231"/>
      <w:bookmarkStart w:id="340" w:name="_Toc101345125"/>
      <w:bookmarkStart w:id="341" w:name="_Toc101345346"/>
      <w:r>
        <w:rPr>
          <w:rFonts w:eastAsiaTheme="minorEastAsia" w:hint="eastAsia"/>
          <w:bCs/>
          <w:kern w:val="0"/>
          <w:sz w:val="24"/>
        </w:rPr>
        <w:t>靶病变既往发生过</w:t>
      </w:r>
      <w:bookmarkStart w:id="342" w:name="OLE_LINK17"/>
      <w:r>
        <w:rPr>
          <w:rFonts w:eastAsiaTheme="minorEastAsia" w:hint="eastAsia"/>
          <w:bCs/>
          <w:kern w:val="0"/>
          <w:sz w:val="24"/>
        </w:rPr>
        <w:t>DVT</w:t>
      </w:r>
      <w:bookmarkEnd w:id="342"/>
      <w:r>
        <w:rPr>
          <w:rFonts w:eastAsiaTheme="minorEastAsia" w:hint="eastAsia"/>
          <w:bCs/>
          <w:kern w:val="0"/>
          <w:sz w:val="24"/>
        </w:rPr>
        <w:t>事件</w:t>
      </w:r>
      <w:r>
        <w:rPr>
          <w:rFonts w:hint="eastAsia"/>
          <w:color w:val="000000"/>
          <w:kern w:val="0"/>
          <w:sz w:val="24"/>
        </w:rPr>
        <w:t>（有明确证据）</w:t>
      </w:r>
      <w:r>
        <w:rPr>
          <w:rFonts w:eastAsiaTheme="minorEastAsia" w:hint="eastAsia"/>
          <w:bCs/>
          <w:kern w:val="0"/>
          <w:sz w:val="24"/>
        </w:rPr>
        <w:t>的患者；</w:t>
      </w:r>
    </w:p>
    <w:p w14:paraId="2DC674A9" w14:textId="07AE97B7" w:rsidR="001C73AA" w:rsidRPr="007E14E0" w:rsidRDefault="00000000">
      <w:pPr>
        <w:numPr>
          <w:ilvl w:val="0"/>
          <w:numId w:val="27"/>
        </w:numPr>
        <w:spacing w:line="360" w:lineRule="auto"/>
        <w:rPr>
          <w:rFonts w:eastAsiaTheme="minorEastAsia"/>
          <w:bCs/>
          <w:kern w:val="0"/>
          <w:sz w:val="24"/>
          <w:highlight w:val="yellow"/>
          <w:rPrChange w:id="343" w:author="Jing wang" w:date="2026-05-27T16:45:00Z" w16du:dateUtc="2026-05-27T08:45:00Z">
            <w:rPr>
              <w:rFonts w:eastAsiaTheme="minorEastAsia"/>
              <w:bCs/>
              <w:kern w:val="0"/>
              <w:sz w:val="24"/>
            </w:rPr>
          </w:rPrChange>
        </w:rPr>
      </w:pPr>
      <w:r w:rsidRPr="007E14E0">
        <w:rPr>
          <w:rFonts w:eastAsiaTheme="minorEastAsia" w:hint="eastAsia"/>
          <w:bCs/>
          <w:kern w:val="0"/>
          <w:sz w:val="24"/>
          <w:highlight w:val="yellow"/>
          <w:rPrChange w:id="344" w:author="Jing wang" w:date="2026-05-27T16:45:00Z" w16du:dateUtc="2026-05-27T08:45:00Z">
            <w:rPr>
              <w:rFonts w:eastAsiaTheme="minorEastAsia" w:hint="eastAsia"/>
              <w:bCs/>
              <w:kern w:val="0"/>
              <w:sz w:val="24"/>
            </w:rPr>
          </w:rPrChange>
        </w:rPr>
        <w:t>血栓累及</w:t>
      </w:r>
      <w:commentRangeStart w:id="345"/>
      <w:r w:rsidRPr="007E14E0">
        <w:rPr>
          <w:rFonts w:eastAsiaTheme="minorEastAsia" w:hint="eastAsia"/>
          <w:bCs/>
          <w:kern w:val="0"/>
          <w:sz w:val="24"/>
          <w:highlight w:val="yellow"/>
          <w:rPrChange w:id="346" w:author="Jing wang" w:date="2026-05-27T16:45:00Z" w16du:dateUtc="2026-05-27T08:45:00Z">
            <w:rPr>
              <w:rFonts w:eastAsiaTheme="minorEastAsia" w:hint="eastAsia"/>
              <w:bCs/>
              <w:kern w:val="0"/>
              <w:sz w:val="24"/>
            </w:rPr>
          </w:rPrChange>
        </w:rPr>
        <w:t>双侧</w:t>
      </w:r>
      <w:commentRangeEnd w:id="345"/>
      <w:r w:rsidR="00142A0A" w:rsidRPr="007E14E0">
        <w:rPr>
          <w:rStyle w:val="af9"/>
          <w:rFonts w:eastAsiaTheme="minorEastAsia"/>
          <w:bCs/>
          <w:kern w:val="0"/>
          <w:sz w:val="24"/>
          <w:szCs w:val="24"/>
          <w:highlight w:val="yellow"/>
          <w:vertAlign w:val="superscript"/>
          <w:rPrChange w:id="347" w:author="Jing wang" w:date="2026-05-27T16:45:00Z" w16du:dateUtc="2026-05-27T08:45:00Z">
            <w:rPr>
              <w:rStyle w:val="af9"/>
              <w:rFonts w:eastAsiaTheme="minorEastAsia"/>
              <w:bCs/>
              <w:kern w:val="0"/>
              <w:sz w:val="24"/>
              <w:szCs w:val="24"/>
              <w:vertAlign w:val="superscript"/>
            </w:rPr>
          </w:rPrChange>
        </w:rPr>
        <w:commentReference w:id="345"/>
      </w:r>
      <w:r w:rsidR="00887F99" w:rsidRPr="007E14E0">
        <w:rPr>
          <w:rStyle w:val="aff3"/>
          <w:rFonts w:eastAsiaTheme="minorEastAsia"/>
          <w:bCs/>
          <w:kern w:val="0"/>
          <w:sz w:val="24"/>
          <w:highlight w:val="yellow"/>
          <w:rPrChange w:id="348" w:author="Jing wang" w:date="2026-05-27T16:45:00Z" w16du:dateUtc="2026-05-27T08:45:00Z">
            <w:rPr>
              <w:rStyle w:val="aff3"/>
              <w:rFonts w:eastAsiaTheme="minorEastAsia"/>
              <w:bCs/>
              <w:kern w:val="0"/>
              <w:sz w:val="24"/>
            </w:rPr>
          </w:rPrChange>
        </w:rPr>
        <w:footnoteReference w:id="5"/>
      </w:r>
      <w:r w:rsidRPr="007E14E0">
        <w:rPr>
          <w:rFonts w:eastAsiaTheme="minorEastAsia" w:hint="eastAsia"/>
          <w:bCs/>
          <w:kern w:val="0"/>
          <w:sz w:val="24"/>
          <w:highlight w:val="yellow"/>
          <w:rPrChange w:id="351" w:author="Jing wang" w:date="2026-05-27T16:45:00Z" w16du:dateUtc="2026-05-27T08:45:00Z">
            <w:rPr>
              <w:rFonts w:eastAsiaTheme="minorEastAsia" w:hint="eastAsia"/>
              <w:bCs/>
              <w:kern w:val="0"/>
              <w:sz w:val="24"/>
            </w:rPr>
          </w:rPrChange>
        </w:rPr>
        <w:t>下肢深静脉的患者；</w:t>
      </w:r>
    </w:p>
    <w:p w14:paraId="3282DF6B" w14:textId="77777777" w:rsidR="001C73AA" w:rsidRDefault="00000000">
      <w:pPr>
        <w:numPr>
          <w:ilvl w:val="0"/>
          <w:numId w:val="27"/>
        </w:numPr>
        <w:spacing w:line="360" w:lineRule="auto"/>
        <w:rPr>
          <w:rFonts w:eastAsiaTheme="minorEastAsia"/>
          <w:bCs/>
          <w:kern w:val="0"/>
          <w:sz w:val="24"/>
        </w:rPr>
      </w:pPr>
      <w:r>
        <w:rPr>
          <w:rFonts w:eastAsiaTheme="minorEastAsia" w:hint="eastAsia"/>
          <w:bCs/>
          <w:kern w:val="0"/>
          <w:sz w:val="24"/>
        </w:rPr>
        <w:t>无法建立通路或导丝无法通过靶病变的患者；</w:t>
      </w:r>
    </w:p>
    <w:p w14:paraId="4EC994BA" w14:textId="77777777" w:rsidR="001C73AA" w:rsidRDefault="00000000">
      <w:pPr>
        <w:numPr>
          <w:ilvl w:val="0"/>
          <w:numId w:val="27"/>
        </w:numPr>
        <w:spacing w:line="360" w:lineRule="auto"/>
        <w:rPr>
          <w:rFonts w:eastAsiaTheme="minorEastAsia"/>
          <w:bCs/>
          <w:kern w:val="0"/>
          <w:sz w:val="24"/>
        </w:rPr>
      </w:pPr>
      <w:r>
        <w:rPr>
          <w:rFonts w:eastAsiaTheme="minorEastAsia" w:hint="eastAsia"/>
          <w:bCs/>
          <w:kern w:val="0"/>
          <w:sz w:val="24"/>
        </w:rPr>
        <w:t>症状性高危</w:t>
      </w:r>
      <w:r>
        <w:rPr>
          <w:rFonts w:eastAsiaTheme="minorEastAsia" w:hint="eastAsia"/>
          <w:bCs/>
          <w:kern w:val="0"/>
          <w:sz w:val="24"/>
        </w:rPr>
        <w:t>(</w:t>
      </w:r>
      <w:r>
        <w:rPr>
          <w:rFonts w:eastAsiaTheme="minorEastAsia" w:hint="eastAsia"/>
          <w:bCs/>
          <w:kern w:val="0"/>
          <w:sz w:val="24"/>
          <w:lang w:bidi="ar"/>
        </w:rPr>
        <w:t>休克或持续性低血压（收缩压＜</w:t>
      </w:r>
      <w:r>
        <w:rPr>
          <w:rFonts w:eastAsiaTheme="minorEastAsia" w:hint="eastAsia"/>
          <w:bCs/>
          <w:kern w:val="0"/>
          <w:sz w:val="24"/>
          <w:lang w:bidi="ar"/>
        </w:rPr>
        <w:t>90 mmHg</w:t>
      </w:r>
      <w:r>
        <w:rPr>
          <w:rFonts w:eastAsiaTheme="minorEastAsia" w:hint="eastAsia"/>
          <w:bCs/>
          <w:kern w:val="0"/>
          <w:sz w:val="24"/>
          <w:lang w:bidi="ar"/>
        </w:rPr>
        <w:t>）的血液动力学不稳定</w:t>
      </w:r>
      <w:r>
        <w:rPr>
          <w:rFonts w:eastAsiaTheme="minorEastAsia" w:hint="eastAsia"/>
          <w:bCs/>
          <w:kern w:val="0"/>
          <w:sz w:val="24"/>
        </w:rPr>
        <w:t>)</w:t>
      </w:r>
      <w:r>
        <w:rPr>
          <w:rFonts w:eastAsiaTheme="minorEastAsia" w:hint="eastAsia"/>
          <w:bCs/>
          <w:kern w:val="0"/>
          <w:sz w:val="24"/>
        </w:rPr>
        <w:t>肺动脉栓塞者；</w:t>
      </w:r>
      <w:r>
        <w:rPr>
          <w:rFonts w:eastAsiaTheme="minorEastAsia"/>
          <w:bCs/>
          <w:kern w:val="0"/>
          <w:sz w:val="24"/>
        </w:rPr>
        <w:t xml:space="preserve"> </w:t>
      </w:r>
    </w:p>
    <w:p w14:paraId="345A44F4" w14:textId="2230D7CC" w:rsidR="001C73AA" w:rsidRDefault="00000000">
      <w:pPr>
        <w:numPr>
          <w:ilvl w:val="0"/>
          <w:numId w:val="27"/>
        </w:numPr>
        <w:spacing w:line="360" w:lineRule="auto"/>
        <w:rPr>
          <w:rFonts w:eastAsiaTheme="minorEastAsia"/>
          <w:bCs/>
          <w:kern w:val="0"/>
          <w:sz w:val="24"/>
        </w:rPr>
      </w:pPr>
      <w:r>
        <w:rPr>
          <w:rFonts w:eastAsiaTheme="minorEastAsia" w:hint="eastAsia"/>
          <w:bCs/>
          <w:kern w:val="0"/>
          <w:sz w:val="24"/>
        </w:rPr>
        <w:t>血红蛋白＜</w:t>
      </w:r>
      <w:r>
        <w:rPr>
          <w:rFonts w:eastAsiaTheme="minorEastAsia" w:hint="eastAsia"/>
          <w:bCs/>
          <w:kern w:val="0"/>
          <w:sz w:val="24"/>
        </w:rPr>
        <w:t>9</w:t>
      </w:r>
      <w:r>
        <w:rPr>
          <w:rFonts w:eastAsiaTheme="minorEastAsia"/>
          <w:bCs/>
          <w:kern w:val="0"/>
          <w:sz w:val="24"/>
        </w:rPr>
        <w:t>0</w:t>
      </w:r>
      <w:r>
        <w:rPr>
          <w:rFonts w:eastAsiaTheme="minorEastAsia" w:hint="eastAsia"/>
          <w:bCs/>
          <w:kern w:val="0"/>
          <w:sz w:val="24"/>
        </w:rPr>
        <w:t>g/L</w:t>
      </w:r>
      <w:r>
        <w:rPr>
          <w:rFonts w:eastAsiaTheme="minorEastAsia" w:hint="eastAsia"/>
          <w:bCs/>
          <w:kern w:val="0"/>
          <w:sz w:val="24"/>
        </w:rPr>
        <w:t>或血小板</w:t>
      </w:r>
      <w:r>
        <w:rPr>
          <w:rFonts w:eastAsiaTheme="minorEastAsia"/>
          <w:bCs/>
          <w:kern w:val="0"/>
          <w:sz w:val="24"/>
        </w:rPr>
        <w:t>&lt;50</w:t>
      </w:r>
      <w:r>
        <w:rPr>
          <w:rFonts w:eastAsiaTheme="minorEastAsia" w:hint="eastAsia"/>
          <w:bCs/>
          <w:kern w:val="0"/>
          <w:sz w:val="24"/>
        </w:rPr>
        <w:t>×</w:t>
      </w:r>
      <w:r>
        <w:rPr>
          <w:rFonts w:eastAsiaTheme="minorEastAsia"/>
          <w:bCs/>
          <w:kern w:val="0"/>
          <w:sz w:val="24"/>
        </w:rPr>
        <w:t>10</w:t>
      </w:r>
      <w:r>
        <w:rPr>
          <w:rFonts w:eastAsiaTheme="minorEastAsia"/>
          <w:bCs/>
          <w:kern w:val="0"/>
          <w:sz w:val="24"/>
          <w:vertAlign w:val="superscript"/>
        </w:rPr>
        <w:t>9</w:t>
      </w:r>
      <w:r>
        <w:rPr>
          <w:rFonts w:eastAsiaTheme="minorEastAsia"/>
          <w:bCs/>
          <w:kern w:val="0"/>
          <w:sz w:val="24"/>
        </w:rPr>
        <w:t>/L</w:t>
      </w:r>
      <w:r>
        <w:rPr>
          <w:rFonts w:eastAsiaTheme="minorEastAsia" w:hint="eastAsia"/>
          <w:bCs/>
          <w:kern w:val="0"/>
          <w:sz w:val="24"/>
        </w:rPr>
        <w:t>的患者；</w:t>
      </w:r>
      <w:r w:rsidR="00887F99">
        <w:rPr>
          <w:rStyle w:val="aff3"/>
          <w:rFonts w:eastAsiaTheme="minorEastAsia"/>
          <w:bCs/>
          <w:kern w:val="0"/>
          <w:sz w:val="24"/>
        </w:rPr>
        <w:footnoteReference w:id="6"/>
      </w:r>
    </w:p>
    <w:p w14:paraId="7CA6F172" w14:textId="687A7B3D" w:rsidR="001C73AA" w:rsidRDefault="00000000">
      <w:pPr>
        <w:pStyle w:val="afe"/>
        <w:numPr>
          <w:ilvl w:val="0"/>
          <w:numId w:val="27"/>
        </w:numPr>
        <w:spacing w:line="360" w:lineRule="auto"/>
        <w:ind w:firstLineChars="0"/>
        <w:rPr>
          <w:rFonts w:eastAsiaTheme="minorEastAsia"/>
          <w:bCs/>
          <w:kern w:val="0"/>
          <w:sz w:val="24"/>
        </w:rPr>
      </w:pPr>
      <w:r>
        <w:rPr>
          <w:rFonts w:eastAsiaTheme="minorEastAsia" w:hint="eastAsia"/>
          <w:bCs/>
          <w:kern w:val="0"/>
          <w:sz w:val="24"/>
        </w:rPr>
        <w:t>中重度肾功能障碍：糖尿病患者合并中度肾功能不全</w:t>
      </w:r>
      <w:r>
        <w:rPr>
          <w:rFonts w:eastAsiaTheme="minorEastAsia" w:hint="eastAsia"/>
          <w:bCs/>
          <w:kern w:val="0"/>
          <w:sz w:val="24"/>
        </w:rPr>
        <w:t>[eGFR]</w:t>
      </w:r>
      <w:r>
        <w:rPr>
          <w:rFonts w:eastAsiaTheme="minorEastAsia"/>
          <w:bCs/>
          <w:kern w:val="0"/>
          <w:sz w:val="24"/>
        </w:rPr>
        <w:t xml:space="preserve"> &lt; 60ml/min/1.73m</w:t>
      </w:r>
      <w:r>
        <w:rPr>
          <w:rFonts w:eastAsiaTheme="minorEastAsia"/>
          <w:bCs/>
          <w:kern w:val="0"/>
          <w:sz w:val="24"/>
          <w:vertAlign w:val="superscript"/>
        </w:rPr>
        <w:t>2</w:t>
      </w:r>
      <w:r>
        <w:rPr>
          <w:rFonts w:eastAsiaTheme="minorEastAsia" w:hint="eastAsia"/>
          <w:bCs/>
          <w:kern w:val="0"/>
          <w:sz w:val="24"/>
        </w:rPr>
        <w:t>或者重度肾功能不全</w:t>
      </w:r>
      <w:r>
        <w:rPr>
          <w:rFonts w:eastAsiaTheme="minorEastAsia"/>
          <w:bCs/>
          <w:kern w:val="0"/>
          <w:sz w:val="24"/>
        </w:rPr>
        <w:t xml:space="preserve">[eGFR] &lt; </w:t>
      </w:r>
      <w:r>
        <w:rPr>
          <w:rFonts w:eastAsiaTheme="minorEastAsia" w:hint="eastAsia"/>
          <w:bCs/>
          <w:kern w:val="0"/>
          <w:sz w:val="24"/>
        </w:rPr>
        <w:t>30ml/min/1.73m</w:t>
      </w:r>
      <w:r>
        <w:rPr>
          <w:rFonts w:eastAsiaTheme="minorEastAsia" w:hint="eastAsia"/>
          <w:bCs/>
          <w:kern w:val="0"/>
          <w:sz w:val="24"/>
          <w:vertAlign w:val="superscript"/>
        </w:rPr>
        <w:t>2</w:t>
      </w:r>
      <w:r>
        <w:rPr>
          <w:rFonts w:eastAsiaTheme="minorEastAsia" w:hint="eastAsia"/>
          <w:bCs/>
          <w:kern w:val="0"/>
          <w:sz w:val="24"/>
        </w:rPr>
        <w:t>；</w:t>
      </w:r>
      <w:r w:rsidR="00887F99">
        <w:rPr>
          <w:rStyle w:val="aff3"/>
          <w:rFonts w:eastAsiaTheme="minorEastAsia"/>
          <w:bCs/>
          <w:kern w:val="0"/>
          <w:sz w:val="24"/>
        </w:rPr>
        <w:footnoteReference w:id="7"/>
      </w:r>
    </w:p>
    <w:p w14:paraId="776CB3CA" w14:textId="6156DB73" w:rsidR="001C73AA" w:rsidRDefault="00000000">
      <w:pPr>
        <w:numPr>
          <w:ilvl w:val="0"/>
          <w:numId w:val="27"/>
        </w:numPr>
        <w:spacing w:line="360" w:lineRule="auto"/>
        <w:rPr>
          <w:rFonts w:eastAsiaTheme="minorEastAsia"/>
          <w:bCs/>
          <w:kern w:val="0"/>
          <w:sz w:val="24"/>
        </w:rPr>
      </w:pPr>
      <w:r>
        <w:rPr>
          <w:rFonts w:eastAsiaTheme="minorEastAsia" w:hint="eastAsia"/>
          <w:bCs/>
          <w:kern w:val="0"/>
          <w:sz w:val="24"/>
        </w:rPr>
        <w:t>严重肝功能障碍患者：</w:t>
      </w:r>
      <w:r>
        <w:rPr>
          <w:rFonts w:eastAsiaTheme="minorEastAsia" w:hint="eastAsia"/>
          <w:bCs/>
          <w:kern w:val="0"/>
          <w:sz w:val="24"/>
        </w:rPr>
        <w:t>ALT</w:t>
      </w:r>
      <w:r>
        <w:rPr>
          <w:rFonts w:eastAsiaTheme="minorEastAsia" w:hint="eastAsia"/>
          <w:bCs/>
          <w:kern w:val="0"/>
          <w:sz w:val="24"/>
        </w:rPr>
        <w:t>或</w:t>
      </w:r>
      <w:r>
        <w:rPr>
          <w:rFonts w:eastAsiaTheme="minorEastAsia" w:hint="eastAsia"/>
          <w:bCs/>
          <w:kern w:val="0"/>
          <w:sz w:val="24"/>
        </w:rPr>
        <w:t>AST&gt;</w:t>
      </w:r>
      <w:r>
        <w:rPr>
          <w:rFonts w:eastAsiaTheme="minorEastAsia" w:hint="eastAsia"/>
          <w:bCs/>
          <w:kern w:val="0"/>
          <w:sz w:val="24"/>
        </w:rPr>
        <w:t>正常值上限</w:t>
      </w:r>
      <w:r>
        <w:rPr>
          <w:rFonts w:eastAsiaTheme="minorEastAsia" w:hint="eastAsia"/>
          <w:bCs/>
          <w:kern w:val="0"/>
          <w:sz w:val="24"/>
        </w:rPr>
        <w:t>3</w:t>
      </w:r>
      <w:r>
        <w:rPr>
          <w:rFonts w:eastAsiaTheme="minorEastAsia" w:hint="eastAsia"/>
          <w:bCs/>
          <w:kern w:val="0"/>
          <w:sz w:val="24"/>
        </w:rPr>
        <w:t>倍的患者；</w:t>
      </w:r>
      <w:r w:rsidR="00511256">
        <w:rPr>
          <w:rStyle w:val="aff3"/>
          <w:rFonts w:eastAsiaTheme="minorEastAsia"/>
          <w:bCs/>
          <w:kern w:val="0"/>
          <w:sz w:val="24"/>
        </w:rPr>
        <w:footnoteReference w:id="8"/>
      </w:r>
    </w:p>
    <w:p w14:paraId="6F80302B" w14:textId="747FEE63" w:rsidR="001C73AA" w:rsidRDefault="00000000">
      <w:pPr>
        <w:numPr>
          <w:ilvl w:val="0"/>
          <w:numId w:val="27"/>
        </w:numPr>
        <w:spacing w:line="360" w:lineRule="auto"/>
        <w:rPr>
          <w:rFonts w:eastAsiaTheme="minorEastAsia"/>
          <w:bCs/>
          <w:kern w:val="0"/>
          <w:sz w:val="24"/>
        </w:rPr>
      </w:pPr>
      <w:r>
        <w:rPr>
          <w:rFonts w:eastAsiaTheme="minorEastAsia" w:hint="eastAsia"/>
          <w:bCs/>
          <w:kern w:val="0"/>
          <w:sz w:val="24"/>
        </w:rPr>
        <w:t>已知有活动性的消化性溃疡</w:t>
      </w:r>
      <w:r w:rsidRPr="003F47B4">
        <w:rPr>
          <w:rFonts w:eastAsiaTheme="minorEastAsia" w:hint="eastAsia"/>
          <w:bCs/>
          <w:kern w:val="0"/>
          <w:sz w:val="24"/>
        </w:rPr>
        <w:t>患者</w:t>
      </w:r>
      <w:ins w:id="352" w:author="Jing wang" w:date="2026-05-27T16:13:00Z" w16du:dateUtc="2026-05-27T08:13:00Z">
        <w:r w:rsidR="009B7DD2" w:rsidRPr="003F47B4">
          <w:rPr>
            <w:rFonts w:hint="eastAsia"/>
            <w:sz w:val="24"/>
            <w:highlight w:val="yellow"/>
            <w:rPrChange w:id="353" w:author="Jing wang" w:date="2026-05-27T16:51:00Z" w16du:dateUtc="2026-05-27T08:51:00Z">
              <w:rPr>
                <w:rFonts w:hint="eastAsia"/>
                <w:highlight w:val="yellow"/>
              </w:rPr>
            </w:rPrChange>
          </w:rPr>
          <w:t>，或</w:t>
        </w:r>
        <w:r w:rsidR="009B7DD2" w:rsidRPr="003F47B4">
          <w:rPr>
            <w:sz w:val="24"/>
            <w:highlight w:val="yellow"/>
            <w:rPrChange w:id="354" w:author="Jing wang" w:date="2026-05-27T16:51:00Z" w16du:dateUtc="2026-05-27T08:51:00Z">
              <w:rPr>
                <w:highlight w:val="yellow"/>
              </w:rPr>
            </w:rPrChange>
          </w:rPr>
          <w:t>1</w:t>
        </w:r>
        <w:r w:rsidR="009B7DD2" w:rsidRPr="003F47B4">
          <w:rPr>
            <w:rFonts w:hint="eastAsia"/>
            <w:sz w:val="24"/>
            <w:highlight w:val="yellow"/>
            <w:rPrChange w:id="355" w:author="Jing wang" w:date="2026-05-27T16:51:00Z" w16du:dateUtc="2026-05-27T08:51:00Z">
              <w:rPr>
                <w:rFonts w:hint="eastAsia"/>
                <w:highlight w:val="yellow"/>
              </w:rPr>
            </w:rPrChange>
          </w:rPr>
          <w:t>年内有胃肠道出血史</w:t>
        </w:r>
      </w:ins>
      <w:r>
        <w:rPr>
          <w:rFonts w:eastAsiaTheme="minorEastAsia" w:hint="eastAsia"/>
          <w:bCs/>
          <w:kern w:val="0"/>
          <w:sz w:val="24"/>
        </w:rPr>
        <w:t>；</w:t>
      </w:r>
      <w:r w:rsidR="00511256">
        <w:rPr>
          <w:rStyle w:val="aff3"/>
          <w:rFonts w:eastAsiaTheme="minorEastAsia"/>
          <w:bCs/>
          <w:kern w:val="0"/>
          <w:sz w:val="24"/>
        </w:rPr>
        <w:footnoteReference w:id="9"/>
      </w:r>
    </w:p>
    <w:p w14:paraId="6F7B0D39" w14:textId="61CE9F5E" w:rsidR="001C73AA" w:rsidRDefault="00000000">
      <w:pPr>
        <w:numPr>
          <w:ilvl w:val="0"/>
          <w:numId w:val="27"/>
        </w:numPr>
        <w:spacing w:line="360" w:lineRule="auto"/>
        <w:rPr>
          <w:rFonts w:eastAsiaTheme="minorEastAsia"/>
          <w:bCs/>
          <w:kern w:val="0"/>
          <w:sz w:val="24"/>
        </w:rPr>
      </w:pPr>
      <w:bookmarkStart w:id="356" w:name="OLE_LINK3"/>
      <w:r>
        <w:rPr>
          <w:rFonts w:eastAsiaTheme="minorEastAsia" w:hint="eastAsia"/>
          <w:bCs/>
          <w:kern w:val="0"/>
          <w:sz w:val="24"/>
        </w:rPr>
        <w:lastRenderedPageBreak/>
        <w:t>既往明确诊断有血管畸形或动脉瘤或有明确诊断的占位性病变侵犯血管的患者；</w:t>
      </w:r>
      <w:r w:rsidR="00511256">
        <w:rPr>
          <w:rStyle w:val="aff3"/>
          <w:rFonts w:eastAsiaTheme="minorEastAsia"/>
          <w:bCs/>
          <w:kern w:val="0"/>
          <w:sz w:val="24"/>
        </w:rPr>
        <w:footnoteReference w:id="10"/>
      </w:r>
    </w:p>
    <w:p w14:paraId="279E0EB6" w14:textId="6DAE4793" w:rsidR="001C73AA" w:rsidRDefault="00000000" w:rsidP="00F822EF">
      <w:pPr>
        <w:numPr>
          <w:ilvl w:val="0"/>
          <w:numId w:val="27"/>
        </w:numPr>
        <w:spacing w:line="360" w:lineRule="auto"/>
        <w:rPr>
          <w:rFonts w:eastAsiaTheme="minorEastAsia"/>
          <w:bCs/>
          <w:kern w:val="0"/>
          <w:sz w:val="24"/>
        </w:rPr>
      </w:pPr>
      <w:r>
        <w:rPr>
          <w:rFonts w:eastAsiaTheme="minorEastAsia" w:hint="eastAsia"/>
          <w:bCs/>
          <w:kern w:val="0"/>
          <w:sz w:val="24"/>
        </w:rPr>
        <w:t>伴有严重感染，经研究者评估不适合行介入治疗的患者；</w:t>
      </w:r>
      <w:r w:rsidR="00511256">
        <w:rPr>
          <w:rStyle w:val="aff3"/>
          <w:rFonts w:eastAsiaTheme="minorEastAsia"/>
          <w:bCs/>
          <w:kern w:val="0"/>
          <w:sz w:val="24"/>
        </w:rPr>
        <w:footnoteReference w:id="11"/>
      </w:r>
    </w:p>
    <w:p w14:paraId="1ADFE461" w14:textId="651D7948" w:rsidR="001C73AA" w:rsidRDefault="00000000" w:rsidP="00F822EF">
      <w:pPr>
        <w:numPr>
          <w:ilvl w:val="0"/>
          <w:numId w:val="27"/>
        </w:numPr>
        <w:spacing w:line="360" w:lineRule="auto"/>
        <w:rPr>
          <w:rFonts w:eastAsiaTheme="minorEastAsia"/>
          <w:bCs/>
          <w:kern w:val="0"/>
          <w:sz w:val="24"/>
        </w:rPr>
      </w:pPr>
      <w:r>
        <w:rPr>
          <w:rFonts w:eastAsiaTheme="minorEastAsia" w:hint="eastAsia"/>
          <w:bCs/>
          <w:kern w:val="0"/>
          <w:sz w:val="24"/>
        </w:rPr>
        <w:t>急性期髂股静脉或全下肢</w:t>
      </w:r>
      <w:r>
        <w:rPr>
          <w:rFonts w:eastAsiaTheme="minorEastAsia" w:hint="eastAsia"/>
          <w:bCs/>
          <w:kern w:val="0"/>
          <w:sz w:val="24"/>
        </w:rPr>
        <w:t>DVT</w:t>
      </w:r>
      <w:r>
        <w:rPr>
          <w:rFonts w:eastAsiaTheme="minorEastAsia" w:hint="eastAsia"/>
          <w:bCs/>
          <w:kern w:val="0"/>
          <w:sz w:val="24"/>
        </w:rPr>
        <w:t>，血管腔内有大量游离血栓且因各种原因无法置入或不计划置入下腔静脉滤器的患者；</w:t>
      </w:r>
      <w:r w:rsidR="00511256">
        <w:rPr>
          <w:rStyle w:val="aff3"/>
          <w:rFonts w:eastAsiaTheme="minorEastAsia"/>
          <w:bCs/>
          <w:kern w:val="0"/>
          <w:sz w:val="24"/>
        </w:rPr>
        <w:footnoteReference w:id="12"/>
      </w:r>
    </w:p>
    <w:p w14:paraId="67694FF4" w14:textId="2BABF6A3" w:rsidR="001C73AA" w:rsidRPr="003F47B4" w:rsidRDefault="00000000">
      <w:pPr>
        <w:numPr>
          <w:ilvl w:val="0"/>
          <w:numId w:val="27"/>
        </w:numPr>
        <w:spacing w:line="360" w:lineRule="auto"/>
        <w:rPr>
          <w:rFonts w:eastAsiaTheme="minorEastAsia"/>
          <w:bCs/>
          <w:kern w:val="0"/>
          <w:sz w:val="24"/>
          <w:highlight w:val="yellow"/>
          <w:rPrChange w:id="372" w:author="Jing wang" w:date="2026-05-27T16:46:00Z" w16du:dateUtc="2026-05-27T08:46:00Z">
            <w:rPr>
              <w:rFonts w:eastAsiaTheme="minorEastAsia"/>
              <w:bCs/>
              <w:kern w:val="0"/>
              <w:sz w:val="24"/>
            </w:rPr>
          </w:rPrChange>
        </w:rPr>
      </w:pPr>
      <w:r w:rsidRPr="003F47B4">
        <w:rPr>
          <w:rFonts w:eastAsiaTheme="minorEastAsia" w:hint="eastAsia"/>
          <w:bCs/>
          <w:kern w:val="0"/>
          <w:sz w:val="24"/>
          <w:highlight w:val="yellow"/>
          <w:rPrChange w:id="373" w:author="Jing wang" w:date="2026-05-27T16:46:00Z" w16du:dateUtc="2026-05-27T08:46:00Z">
            <w:rPr>
              <w:rFonts w:eastAsiaTheme="minorEastAsia" w:hint="eastAsia"/>
              <w:bCs/>
              <w:kern w:val="0"/>
              <w:sz w:val="24"/>
            </w:rPr>
          </w:rPrChange>
        </w:rPr>
        <w:t>入组前</w:t>
      </w:r>
      <w:ins w:id="374" w:author="Jamie Wang" w:date="2026-05-28T14:44:00Z" w16du:dateUtc="2026-05-28T06:44:00Z">
        <w:r w:rsidR="000337DB" w:rsidRPr="000337DB">
          <w:rPr>
            <w:rFonts w:eastAsiaTheme="minorEastAsia"/>
            <w:bCs/>
            <w:kern w:val="0"/>
            <w:sz w:val="24"/>
            <w:highlight w:val="yellow"/>
            <w:rPrChange w:id="375" w:author="Jamie Wang" w:date="2026-05-28T14:44:00Z" w16du:dateUtc="2026-05-28T06:44:00Z">
              <w:rPr>
                <w:highlight w:val="yellow"/>
              </w:rPr>
            </w:rPrChange>
          </w:rPr>
          <w:t>6</w:t>
        </w:r>
        <w:r w:rsidR="000337DB" w:rsidRPr="000337DB">
          <w:rPr>
            <w:rFonts w:eastAsiaTheme="minorEastAsia"/>
            <w:bCs/>
            <w:kern w:val="0"/>
            <w:sz w:val="24"/>
            <w:highlight w:val="yellow"/>
            <w:rPrChange w:id="376" w:author="Jamie Wang" w:date="2026-05-28T14:44:00Z" w16du:dateUtc="2026-05-28T06:44:00Z">
              <w:rPr>
                <w:highlight w:val="yellow"/>
              </w:rPr>
            </w:rPrChange>
          </w:rPr>
          <w:t>个月内发生出血性卒中</w:t>
        </w:r>
        <w:r w:rsidR="000337DB" w:rsidRPr="000337DB">
          <w:rPr>
            <w:rFonts w:eastAsiaTheme="minorEastAsia" w:hint="eastAsia"/>
            <w:bCs/>
            <w:kern w:val="0"/>
            <w:sz w:val="24"/>
            <w:highlight w:val="yellow"/>
            <w:rPrChange w:id="377" w:author="Jamie Wang" w:date="2026-05-28T14:44:00Z" w16du:dateUtc="2026-05-28T06:44:00Z">
              <w:rPr>
                <w:rFonts w:hint="eastAsia"/>
                <w:highlight w:val="yellow"/>
              </w:rPr>
            </w:rPrChange>
          </w:rPr>
          <w:t>或</w:t>
        </w:r>
      </w:ins>
      <w:r w:rsidRPr="003F47B4">
        <w:rPr>
          <w:rFonts w:eastAsiaTheme="minorEastAsia"/>
          <w:bCs/>
          <w:kern w:val="0"/>
          <w:sz w:val="24"/>
          <w:highlight w:val="yellow"/>
          <w:rPrChange w:id="378" w:author="Jing wang" w:date="2026-05-27T16:46:00Z" w16du:dateUtc="2026-05-27T08:46:00Z">
            <w:rPr>
              <w:rFonts w:eastAsiaTheme="minorEastAsia"/>
              <w:bCs/>
              <w:kern w:val="0"/>
              <w:sz w:val="24"/>
            </w:rPr>
          </w:rPrChange>
        </w:rPr>
        <w:t>3</w:t>
      </w:r>
      <w:r w:rsidRPr="003F47B4">
        <w:rPr>
          <w:rFonts w:eastAsiaTheme="minorEastAsia" w:hint="eastAsia"/>
          <w:bCs/>
          <w:kern w:val="0"/>
          <w:sz w:val="24"/>
          <w:highlight w:val="yellow"/>
          <w:rPrChange w:id="379" w:author="Jing wang" w:date="2026-05-27T16:46:00Z" w16du:dateUtc="2026-05-27T08:46:00Z">
            <w:rPr>
              <w:rFonts w:eastAsiaTheme="minorEastAsia" w:hint="eastAsia"/>
              <w:bCs/>
              <w:kern w:val="0"/>
              <w:sz w:val="24"/>
            </w:rPr>
          </w:rPrChange>
        </w:rPr>
        <w:t>个月内有</w:t>
      </w:r>
      <w:del w:id="380" w:author="Jamie Wang" w:date="2026-05-28T14:44:00Z" w16du:dateUtc="2026-05-28T06:44:00Z">
        <w:r w:rsidRPr="003F47B4" w:rsidDel="000337DB">
          <w:rPr>
            <w:rFonts w:eastAsiaTheme="minorEastAsia" w:hint="eastAsia"/>
            <w:bCs/>
            <w:kern w:val="0"/>
            <w:sz w:val="24"/>
            <w:highlight w:val="yellow"/>
            <w:rPrChange w:id="381" w:author="Jing wang" w:date="2026-05-27T16:46:00Z" w16du:dateUtc="2026-05-27T08:46:00Z">
              <w:rPr>
                <w:rFonts w:eastAsiaTheme="minorEastAsia" w:hint="eastAsia"/>
                <w:bCs/>
                <w:kern w:val="0"/>
                <w:sz w:val="24"/>
              </w:rPr>
            </w:rPrChange>
          </w:rPr>
          <w:delText>脑出血和</w:delText>
        </w:r>
        <w:r w:rsidRPr="003F47B4" w:rsidDel="000337DB">
          <w:rPr>
            <w:rFonts w:eastAsiaTheme="minorEastAsia"/>
            <w:bCs/>
            <w:kern w:val="0"/>
            <w:sz w:val="24"/>
            <w:highlight w:val="yellow"/>
            <w:rPrChange w:id="382" w:author="Jing wang" w:date="2026-05-27T16:46:00Z" w16du:dateUtc="2026-05-27T08:46:00Z">
              <w:rPr>
                <w:rFonts w:eastAsiaTheme="minorEastAsia"/>
                <w:bCs/>
                <w:kern w:val="0"/>
                <w:sz w:val="24"/>
              </w:rPr>
            </w:rPrChange>
          </w:rPr>
          <w:delText>/</w:delText>
        </w:r>
        <w:r w:rsidRPr="003F47B4" w:rsidDel="000337DB">
          <w:rPr>
            <w:rFonts w:eastAsiaTheme="minorEastAsia" w:hint="eastAsia"/>
            <w:bCs/>
            <w:kern w:val="0"/>
            <w:sz w:val="24"/>
            <w:highlight w:val="yellow"/>
            <w:rPrChange w:id="383" w:author="Jing wang" w:date="2026-05-27T16:46:00Z" w16du:dateUtc="2026-05-27T08:46:00Z">
              <w:rPr>
                <w:rFonts w:eastAsiaTheme="minorEastAsia" w:hint="eastAsia"/>
                <w:bCs/>
                <w:kern w:val="0"/>
                <w:sz w:val="24"/>
              </w:rPr>
            </w:rPrChange>
          </w:rPr>
          <w:delText>或</w:delText>
        </w:r>
      </w:del>
      <w:r w:rsidRPr="003F47B4">
        <w:rPr>
          <w:rFonts w:eastAsiaTheme="minorEastAsia" w:hint="eastAsia"/>
          <w:bCs/>
          <w:kern w:val="0"/>
          <w:sz w:val="24"/>
          <w:highlight w:val="yellow"/>
          <w:rPrChange w:id="384" w:author="Jing wang" w:date="2026-05-27T16:46:00Z" w16du:dateUtc="2026-05-27T08:46:00Z">
            <w:rPr>
              <w:rFonts w:eastAsiaTheme="minorEastAsia" w:hint="eastAsia"/>
              <w:bCs/>
              <w:kern w:val="0"/>
              <w:sz w:val="24"/>
            </w:rPr>
          </w:rPrChange>
        </w:rPr>
        <w:t>重大</w:t>
      </w:r>
      <w:commentRangeStart w:id="385"/>
      <w:r w:rsidRPr="003F47B4">
        <w:rPr>
          <w:rFonts w:eastAsiaTheme="minorEastAsia" w:hint="eastAsia"/>
          <w:bCs/>
          <w:kern w:val="0"/>
          <w:sz w:val="24"/>
          <w:highlight w:val="yellow"/>
          <w:rPrChange w:id="386" w:author="Jing wang" w:date="2026-05-27T16:46:00Z" w16du:dateUtc="2026-05-27T08:46:00Z">
            <w:rPr>
              <w:rFonts w:eastAsiaTheme="minorEastAsia" w:hint="eastAsia"/>
              <w:bCs/>
              <w:kern w:val="0"/>
              <w:sz w:val="24"/>
            </w:rPr>
          </w:rPrChange>
        </w:rPr>
        <w:t>手术史</w:t>
      </w:r>
      <w:commentRangeEnd w:id="385"/>
      <w:r w:rsidR="00142A0A" w:rsidRPr="003F47B4">
        <w:rPr>
          <w:rStyle w:val="af9"/>
          <w:rFonts w:eastAsiaTheme="minorEastAsia"/>
          <w:bCs/>
          <w:kern w:val="0"/>
          <w:sz w:val="24"/>
          <w:szCs w:val="24"/>
          <w:highlight w:val="yellow"/>
          <w:rPrChange w:id="387" w:author="Jing wang" w:date="2026-05-27T16:46:00Z" w16du:dateUtc="2026-05-27T08:46:00Z">
            <w:rPr>
              <w:rStyle w:val="af9"/>
              <w:rFonts w:eastAsiaTheme="minorEastAsia"/>
              <w:bCs/>
              <w:kern w:val="0"/>
              <w:sz w:val="24"/>
              <w:szCs w:val="24"/>
            </w:rPr>
          </w:rPrChange>
        </w:rPr>
        <w:commentReference w:id="385"/>
      </w:r>
      <w:r w:rsidRPr="003F47B4">
        <w:rPr>
          <w:rFonts w:eastAsiaTheme="minorEastAsia" w:hint="eastAsia"/>
          <w:bCs/>
          <w:kern w:val="0"/>
          <w:sz w:val="24"/>
          <w:highlight w:val="yellow"/>
          <w:rPrChange w:id="388" w:author="Jing wang" w:date="2026-05-27T16:46:00Z" w16du:dateUtc="2026-05-27T08:46:00Z">
            <w:rPr>
              <w:rFonts w:eastAsiaTheme="minorEastAsia" w:hint="eastAsia"/>
              <w:bCs/>
              <w:kern w:val="0"/>
              <w:sz w:val="24"/>
            </w:rPr>
          </w:rPrChange>
        </w:rPr>
        <w:t>；</w:t>
      </w:r>
      <w:r w:rsidR="00511256" w:rsidRPr="003F47B4">
        <w:rPr>
          <w:rStyle w:val="aff3"/>
          <w:rFonts w:eastAsiaTheme="minorEastAsia"/>
          <w:bCs/>
          <w:kern w:val="0"/>
          <w:sz w:val="24"/>
          <w:highlight w:val="yellow"/>
          <w:rPrChange w:id="389" w:author="Jing wang" w:date="2026-05-27T16:46:00Z" w16du:dateUtc="2026-05-27T08:46:00Z">
            <w:rPr>
              <w:rStyle w:val="aff3"/>
              <w:rFonts w:eastAsiaTheme="minorEastAsia"/>
              <w:bCs/>
              <w:kern w:val="0"/>
              <w:sz w:val="24"/>
            </w:rPr>
          </w:rPrChange>
        </w:rPr>
        <w:footnoteReference w:id="13"/>
      </w:r>
    </w:p>
    <w:p w14:paraId="6DAAA5CC" w14:textId="383E1E8F" w:rsidR="001C73AA" w:rsidRDefault="00000000">
      <w:pPr>
        <w:numPr>
          <w:ilvl w:val="0"/>
          <w:numId w:val="27"/>
        </w:numPr>
        <w:spacing w:line="360" w:lineRule="auto"/>
        <w:rPr>
          <w:rFonts w:eastAsiaTheme="minorEastAsia"/>
          <w:bCs/>
          <w:kern w:val="0"/>
          <w:sz w:val="24"/>
        </w:rPr>
      </w:pPr>
      <w:r w:rsidRPr="00F822EF">
        <w:rPr>
          <w:rFonts w:eastAsiaTheme="minorEastAsia" w:hint="eastAsia"/>
          <w:bCs/>
          <w:kern w:val="0"/>
          <w:sz w:val="24"/>
        </w:rPr>
        <w:t>入组前</w:t>
      </w:r>
      <w:r w:rsidRPr="00F822EF">
        <w:rPr>
          <w:rFonts w:eastAsiaTheme="minorEastAsia"/>
          <w:bCs/>
          <w:kern w:val="0"/>
          <w:sz w:val="24"/>
        </w:rPr>
        <w:t>4</w:t>
      </w:r>
      <w:r w:rsidRPr="00F822EF">
        <w:rPr>
          <w:rFonts w:eastAsiaTheme="minorEastAsia" w:hint="eastAsia"/>
          <w:bCs/>
          <w:kern w:val="0"/>
          <w:sz w:val="24"/>
        </w:rPr>
        <w:t>周内有活动性的内脏出血（</w:t>
      </w:r>
      <w:r w:rsidRPr="00F822EF">
        <w:rPr>
          <w:rFonts w:eastAsiaTheme="minorEastAsia" w:hint="eastAsia"/>
          <w:bCs/>
          <w:kern w:val="0"/>
          <w:sz w:val="24"/>
          <w:lang w:bidi="ar"/>
        </w:rPr>
        <w:t>包括</w:t>
      </w:r>
      <w:r w:rsidRPr="00F822EF">
        <w:rPr>
          <w:rFonts w:eastAsiaTheme="minorEastAsia" w:hint="eastAsia"/>
          <w:bCs/>
          <w:kern w:val="0"/>
          <w:sz w:val="24"/>
        </w:rPr>
        <w:t>消化道出血、泌尿系出血等）、或有严重外伤、神经系统损伤、创伤性的心肺复苏或者超过</w:t>
      </w:r>
      <w:r w:rsidRPr="00F822EF">
        <w:rPr>
          <w:rFonts w:eastAsiaTheme="minorEastAsia"/>
          <w:bCs/>
          <w:kern w:val="0"/>
          <w:sz w:val="24"/>
        </w:rPr>
        <w:t>10</w:t>
      </w:r>
      <w:r w:rsidRPr="00F822EF">
        <w:rPr>
          <w:rFonts w:eastAsiaTheme="minorEastAsia" w:hint="eastAsia"/>
          <w:bCs/>
          <w:kern w:val="0"/>
          <w:sz w:val="24"/>
        </w:rPr>
        <w:t>分钟的心肺复苏的患者</w:t>
      </w:r>
      <w:bookmarkEnd w:id="356"/>
      <w:r>
        <w:rPr>
          <w:rFonts w:eastAsiaTheme="minorEastAsia" w:hint="eastAsia"/>
          <w:bCs/>
          <w:kern w:val="0"/>
          <w:sz w:val="24"/>
        </w:rPr>
        <w:t>；</w:t>
      </w:r>
      <w:r w:rsidR="00B230BD">
        <w:rPr>
          <w:rStyle w:val="aff3"/>
          <w:rFonts w:eastAsiaTheme="minorEastAsia"/>
          <w:bCs/>
          <w:kern w:val="0"/>
          <w:sz w:val="24"/>
        </w:rPr>
        <w:footnoteReference w:id="14"/>
      </w:r>
      <w:r>
        <w:rPr>
          <w:rFonts w:eastAsiaTheme="minorEastAsia" w:hint="eastAsia"/>
          <w:bCs/>
          <w:kern w:val="0"/>
          <w:sz w:val="24"/>
        </w:rPr>
        <w:t xml:space="preserve"> </w:t>
      </w:r>
    </w:p>
    <w:p w14:paraId="06473D8F" w14:textId="3CA0479D" w:rsidR="001C73AA" w:rsidRDefault="00000000">
      <w:pPr>
        <w:numPr>
          <w:ilvl w:val="0"/>
          <w:numId w:val="27"/>
        </w:numPr>
        <w:spacing w:line="360" w:lineRule="auto"/>
        <w:ind w:left="0" w:firstLine="0"/>
        <w:rPr>
          <w:rFonts w:eastAsiaTheme="minorEastAsia"/>
          <w:bCs/>
          <w:kern w:val="0"/>
          <w:sz w:val="24"/>
        </w:rPr>
      </w:pPr>
      <w:r>
        <w:rPr>
          <w:rFonts w:eastAsiaTheme="minorEastAsia" w:hint="eastAsia"/>
          <w:bCs/>
          <w:kern w:val="0"/>
          <w:sz w:val="24"/>
          <w:lang w:bidi="ar"/>
        </w:rPr>
        <w:t>严重且难以控制的高血压（血压﹥</w:t>
      </w:r>
      <w:r>
        <w:rPr>
          <w:rFonts w:eastAsiaTheme="minorEastAsia" w:hint="eastAsia"/>
          <w:bCs/>
          <w:kern w:val="0"/>
          <w:sz w:val="24"/>
          <w:lang w:bidi="ar"/>
        </w:rPr>
        <w:t>180/100 mmHg</w:t>
      </w:r>
      <w:r>
        <w:rPr>
          <w:rFonts w:eastAsiaTheme="minorEastAsia" w:hint="eastAsia"/>
          <w:bCs/>
          <w:kern w:val="0"/>
          <w:sz w:val="24"/>
          <w:lang w:bidi="ar"/>
        </w:rPr>
        <w:t>）患者；</w:t>
      </w:r>
      <w:r w:rsidR="00B230BD">
        <w:rPr>
          <w:rStyle w:val="aff3"/>
          <w:rFonts w:eastAsiaTheme="minorEastAsia"/>
          <w:bCs/>
          <w:kern w:val="0"/>
          <w:sz w:val="24"/>
          <w:lang w:bidi="ar"/>
        </w:rPr>
        <w:footnoteReference w:id="15"/>
      </w:r>
    </w:p>
    <w:p w14:paraId="6809ED63" w14:textId="77777777" w:rsidR="001C73AA" w:rsidRDefault="00000000">
      <w:pPr>
        <w:numPr>
          <w:ilvl w:val="0"/>
          <w:numId w:val="27"/>
        </w:numPr>
        <w:spacing w:line="360" w:lineRule="auto"/>
        <w:ind w:left="0" w:firstLine="0"/>
        <w:rPr>
          <w:rFonts w:eastAsiaTheme="minorEastAsia"/>
          <w:bCs/>
          <w:kern w:val="0"/>
          <w:sz w:val="24"/>
        </w:rPr>
      </w:pPr>
      <w:r>
        <w:rPr>
          <w:rFonts w:eastAsiaTheme="minorEastAsia" w:hint="eastAsia"/>
          <w:bCs/>
          <w:kern w:val="0"/>
          <w:sz w:val="24"/>
        </w:rPr>
        <w:t>存在其他抗凝或溶栓禁忌症，经评估不适合行介入治疗的患者；</w:t>
      </w:r>
    </w:p>
    <w:p w14:paraId="64E7DE3E" w14:textId="77777777" w:rsidR="001C73AA" w:rsidRDefault="00000000">
      <w:pPr>
        <w:numPr>
          <w:ilvl w:val="0"/>
          <w:numId w:val="27"/>
        </w:numPr>
        <w:spacing w:line="360" w:lineRule="auto"/>
        <w:rPr>
          <w:rFonts w:eastAsiaTheme="minorEastAsia"/>
          <w:bCs/>
          <w:kern w:val="0"/>
          <w:sz w:val="24"/>
        </w:rPr>
      </w:pPr>
      <w:r>
        <w:rPr>
          <w:rFonts w:eastAsiaTheme="minorEastAsia" w:hint="eastAsia"/>
          <w:bCs/>
          <w:kern w:val="0"/>
          <w:sz w:val="24"/>
        </w:rPr>
        <w:t>已知对含碘造影剂过敏的患者；</w:t>
      </w:r>
    </w:p>
    <w:p w14:paraId="38FA08CE" w14:textId="77777777" w:rsidR="001C73AA" w:rsidRDefault="00000000">
      <w:pPr>
        <w:numPr>
          <w:ilvl w:val="0"/>
          <w:numId w:val="27"/>
        </w:numPr>
        <w:spacing w:line="360" w:lineRule="auto"/>
        <w:rPr>
          <w:rFonts w:eastAsiaTheme="minorEastAsia"/>
          <w:bCs/>
          <w:kern w:val="0"/>
          <w:sz w:val="24"/>
        </w:rPr>
      </w:pPr>
      <w:r>
        <w:rPr>
          <w:rFonts w:eastAsiaTheme="minorEastAsia" w:hint="eastAsia"/>
          <w:bCs/>
          <w:kern w:val="0"/>
          <w:sz w:val="24"/>
        </w:rPr>
        <w:t>妊娠或哺乳期女性；</w:t>
      </w:r>
    </w:p>
    <w:p w14:paraId="6925E9AE" w14:textId="77777777" w:rsidR="001C73AA" w:rsidRDefault="00000000">
      <w:pPr>
        <w:numPr>
          <w:ilvl w:val="0"/>
          <w:numId w:val="27"/>
        </w:numPr>
        <w:spacing w:line="360" w:lineRule="auto"/>
        <w:rPr>
          <w:rFonts w:eastAsiaTheme="minorEastAsia"/>
          <w:bCs/>
          <w:kern w:val="0"/>
          <w:sz w:val="24"/>
        </w:rPr>
      </w:pPr>
      <w:r>
        <w:rPr>
          <w:rFonts w:eastAsiaTheme="minorEastAsia" w:hint="eastAsia"/>
          <w:bCs/>
          <w:kern w:val="0"/>
          <w:sz w:val="24"/>
        </w:rPr>
        <w:t>正在参加其他药物或医疗器械临床试验的患者；</w:t>
      </w:r>
    </w:p>
    <w:p w14:paraId="66333F60" w14:textId="4B9A8A00" w:rsidR="001C73AA" w:rsidRDefault="00000000">
      <w:pPr>
        <w:numPr>
          <w:ilvl w:val="0"/>
          <w:numId w:val="27"/>
        </w:numPr>
        <w:spacing w:line="360" w:lineRule="auto"/>
        <w:rPr>
          <w:ins w:id="420" w:author="Jing wang" w:date="2026-05-27T16:49:00Z" w16du:dateUtc="2026-05-27T08:49:00Z"/>
          <w:rFonts w:eastAsiaTheme="minorEastAsia"/>
          <w:bCs/>
          <w:kern w:val="0"/>
          <w:sz w:val="24"/>
        </w:rPr>
      </w:pPr>
      <w:r>
        <w:rPr>
          <w:rFonts w:eastAsiaTheme="minorEastAsia" w:hint="eastAsia"/>
          <w:bCs/>
          <w:kern w:val="0"/>
          <w:sz w:val="24"/>
        </w:rPr>
        <w:t>研究者认为其他不适合参与本试验的患者。</w:t>
      </w:r>
      <w:r w:rsidR="00B230BD">
        <w:rPr>
          <w:rStyle w:val="aff3"/>
          <w:rFonts w:eastAsiaTheme="minorEastAsia"/>
          <w:bCs/>
          <w:kern w:val="0"/>
          <w:sz w:val="24"/>
        </w:rPr>
        <w:footnoteReference w:id="16"/>
      </w:r>
    </w:p>
    <w:p w14:paraId="5448C5EF" w14:textId="0ED0E7F9" w:rsidR="003F47B4" w:rsidRPr="00015DE7" w:rsidRDefault="003F47B4">
      <w:pPr>
        <w:numPr>
          <w:ilvl w:val="0"/>
          <w:numId w:val="27"/>
        </w:numPr>
        <w:spacing w:line="360" w:lineRule="auto"/>
        <w:rPr>
          <w:ins w:id="437" w:author="Jing wang" w:date="2026-05-27T16:49:00Z" w16du:dateUtc="2026-05-27T08:49:00Z"/>
          <w:rFonts w:eastAsiaTheme="minorEastAsia"/>
          <w:bCs/>
          <w:kern w:val="0"/>
          <w:sz w:val="24"/>
          <w:highlight w:val="yellow"/>
          <w:rPrChange w:id="438" w:author="Jing wang" w:date="2026-05-27T17:20:00Z" w16du:dateUtc="2026-05-27T09:20:00Z">
            <w:rPr>
              <w:ins w:id="439" w:author="Jing wang" w:date="2026-05-27T16:49:00Z" w16du:dateUtc="2026-05-27T08:49:00Z"/>
            </w:rPr>
          </w:rPrChange>
        </w:rPr>
      </w:pPr>
      <w:ins w:id="440" w:author="Jing wang" w:date="2026-05-27T16:49:00Z" w16du:dateUtc="2026-05-27T08:49:00Z">
        <w:r w:rsidRPr="00015DE7">
          <w:rPr>
            <w:rFonts w:hint="eastAsia"/>
            <w:color w:val="EE0000"/>
            <w:sz w:val="24"/>
            <w:highlight w:val="yellow"/>
            <w:rPrChange w:id="441" w:author="Jing wang" w:date="2026-05-27T17:20:00Z" w16du:dateUtc="2026-05-27T09:20:00Z">
              <w:rPr>
                <w:rFonts w:hint="eastAsia"/>
                <w:color w:val="EE0000"/>
              </w:rPr>
            </w:rPrChange>
          </w:rPr>
          <w:lastRenderedPageBreak/>
          <w:t>靶患肢存在静脉功能不全的临床证据（如</w:t>
        </w:r>
        <w:r w:rsidRPr="00015DE7">
          <w:rPr>
            <w:color w:val="EE0000"/>
            <w:sz w:val="24"/>
            <w:highlight w:val="yellow"/>
            <w:rPrChange w:id="442" w:author="Jing wang" w:date="2026-05-27T17:20:00Z" w16du:dateUtc="2026-05-27T09:20:00Z">
              <w:rPr>
                <w:color w:val="EE0000"/>
              </w:rPr>
            </w:rPrChange>
          </w:rPr>
          <w:t>CEAP</w:t>
        </w:r>
        <w:r w:rsidRPr="00015DE7">
          <w:rPr>
            <w:rFonts w:hint="eastAsia"/>
            <w:color w:val="EE0000"/>
            <w:sz w:val="24"/>
            <w:highlight w:val="yellow"/>
            <w:rPrChange w:id="443" w:author="Jing wang" w:date="2026-05-27T17:20:00Z" w16du:dateUtc="2026-05-27T09:20:00Z">
              <w:rPr>
                <w:rFonts w:hint="eastAsia"/>
                <w:color w:val="EE0000"/>
              </w:rPr>
            </w:rPrChange>
          </w:rPr>
          <w:t>分型</w:t>
        </w:r>
        <w:r w:rsidRPr="00015DE7">
          <w:rPr>
            <w:color w:val="EE0000"/>
            <w:sz w:val="24"/>
            <w:highlight w:val="yellow"/>
            <w:rPrChange w:id="444" w:author="Jing wang" w:date="2026-05-27T17:20:00Z" w16du:dateUtc="2026-05-27T09:20:00Z">
              <w:rPr>
                <w:color w:val="EE0000"/>
              </w:rPr>
            </w:rPrChange>
          </w:rPr>
          <w:t>C3</w:t>
        </w:r>
        <w:r w:rsidRPr="00015DE7">
          <w:rPr>
            <w:rFonts w:hint="eastAsia"/>
            <w:color w:val="EE0000"/>
            <w:sz w:val="24"/>
            <w:highlight w:val="yellow"/>
            <w:rPrChange w:id="445" w:author="Jing wang" w:date="2026-05-27T17:20:00Z" w16du:dateUtc="2026-05-27T09:20:00Z">
              <w:rPr>
                <w:rFonts w:hint="eastAsia"/>
                <w:color w:val="EE0000"/>
              </w:rPr>
            </w:rPrChange>
          </w:rPr>
          <w:t>及以上</w:t>
        </w:r>
        <w:r w:rsidRPr="00015DE7">
          <w:rPr>
            <w:rFonts w:hint="eastAsia"/>
            <w:sz w:val="24"/>
            <w:highlight w:val="yellow"/>
            <w:rPrChange w:id="446" w:author="Jing wang" w:date="2026-05-27T17:20:00Z" w16du:dateUtc="2026-05-27T09:20:00Z">
              <w:rPr>
                <w:rFonts w:hint="eastAsia"/>
              </w:rPr>
            </w:rPrChange>
          </w:rPr>
          <w:t>）</w:t>
        </w:r>
      </w:ins>
      <w:ins w:id="447" w:author="Jing wang" w:date="2026-05-27T17:20:00Z" w16du:dateUtc="2026-05-27T09:20:00Z">
        <w:r w:rsidR="00015DE7">
          <w:rPr>
            <w:rFonts w:hint="eastAsia"/>
            <w:sz w:val="24"/>
            <w:highlight w:val="yellow"/>
          </w:rPr>
          <w:t>。</w:t>
        </w:r>
      </w:ins>
    </w:p>
    <w:p w14:paraId="7B21F4E7" w14:textId="4DCB42C1" w:rsidR="003F47B4" w:rsidRPr="00015DE7" w:rsidRDefault="003F47B4" w:rsidP="003F47B4">
      <w:pPr>
        <w:pStyle w:val="aff1"/>
        <w:numPr>
          <w:ilvl w:val="0"/>
          <w:numId w:val="27"/>
        </w:numPr>
        <w:rPr>
          <w:ins w:id="448" w:author="Jing wang" w:date="2026-05-27T16:50:00Z" w16du:dateUtc="2026-05-27T08:50:00Z"/>
          <w:sz w:val="24"/>
          <w:szCs w:val="24"/>
          <w:highlight w:val="yellow"/>
          <w:rPrChange w:id="449" w:author="Jing wang" w:date="2026-05-27T17:20:00Z" w16du:dateUtc="2026-05-27T09:20:00Z">
            <w:rPr>
              <w:ins w:id="450" w:author="Jing wang" w:date="2026-05-27T16:50:00Z" w16du:dateUtc="2026-05-27T08:50:00Z"/>
            </w:rPr>
          </w:rPrChange>
        </w:rPr>
      </w:pPr>
      <w:ins w:id="451" w:author="Jing wang" w:date="2026-05-27T16:50:00Z" w16du:dateUtc="2026-05-27T08:50:00Z">
        <w:r w:rsidRPr="00015DE7">
          <w:rPr>
            <w:rFonts w:hint="eastAsia"/>
            <w:color w:val="EE0000"/>
            <w:sz w:val="24"/>
            <w:szCs w:val="24"/>
            <w:highlight w:val="yellow"/>
            <w:rPrChange w:id="452" w:author="Jing wang" w:date="2026-05-27T17:20:00Z" w16du:dateUtc="2026-05-27T09:20:00Z">
              <w:rPr>
                <w:rFonts w:hint="eastAsia"/>
                <w:color w:val="EE0000"/>
              </w:rPr>
            </w:rPrChange>
          </w:rPr>
          <w:t>预计生存期少于</w:t>
        </w:r>
        <w:r w:rsidRPr="00015DE7">
          <w:rPr>
            <w:color w:val="EE0000"/>
            <w:sz w:val="24"/>
            <w:szCs w:val="24"/>
            <w:highlight w:val="yellow"/>
            <w:rPrChange w:id="453" w:author="Jing wang" w:date="2026-05-27T17:20:00Z" w16du:dateUtc="2026-05-27T09:20:00Z">
              <w:rPr>
                <w:color w:val="EE0000"/>
              </w:rPr>
            </w:rPrChange>
          </w:rPr>
          <w:t>1</w:t>
        </w:r>
        <w:r w:rsidRPr="00015DE7">
          <w:rPr>
            <w:rFonts w:hint="eastAsia"/>
            <w:color w:val="EE0000"/>
            <w:sz w:val="24"/>
            <w:szCs w:val="24"/>
            <w:highlight w:val="yellow"/>
            <w:rPrChange w:id="454" w:author="Jing wang" w:date="2026-05-27T17:20:00Z" w16du:dateUtc="2026-05-27T09:20:00Z">
              <w:rPr>
                <w:rFonts w:hint="eastAsia"/>
                <w:color w:val="EE0000"/>
              </w:rPr>
            </w:rPrChange>
          </w:rPr>
          <w:t>年，例如生存期少于</w:t>
        </w:r>
        <w:r w:rsidRPr="00015DE7">
          <w:rPr>
            <w:color w:val="EE0000"/>
            <w:sz w:val="24"/>
            <w:szCs w:val="24"/>
            <w:highlight w:val="yellow"/>
            <w:rPrChange w:id="455" w:author="Jing wang" w:date="2026-05-27T17:20:00Z" w16du:dateUtc="2026-05-27T09:20:00Z">
              <w:rPr>
                <w:color w:val="EE0000"/>
              </w:rPr>
            </w:rPrChange>
          </w:rPr>
          <w:t>1</w:t>
        </w:r>
        <w:r w:rsidRPr="00015DE7">
          <w:rPr>
            <w:rFonts w:hint="eastAsia"/>
            <w:color w:val="EE0000"/>
            <w:sz w:val="24"/>
            <w:szCs w:val="24"/>
            <w:highlight w:val="yellow"/>
            <w:rPrChange w:id="456" w:author="Jing wang" w:date="2026-05-27T17:20:00Z" w16du:dateUtc="2026-05-27T09:20:00Z">
              <w:rPr>
                <w:rFonts w:hint="eastAsia"/>
                <w:color w:val="EE0000"/>
              </w:rPr>
            </w:rPrChange>
          </w:rPr>
          <w:t>年的活动性恶性肿瘤患者。</w:t>
        </w:r>
      </w:ins>
    </w:p>
    <w:p w14:paraId="747D999B" w14:textId="6F812207" w:rsidR="003F47B4" w:rsidRPr="00015DE7" w:rsidRDefault="003F47B4">
      <w:pPr>
        <w:numPr>
          <w:ilvl w:val="0"/>
          <w:numId w:val="27"/>
        </w:numPr>
        <w:spacing w:line="360" w:lineRule="auto"/>
        <w:rPr>
          <w:rFonts w:eastAsiaTheme="minorEastAsia"/>
          <w:bCs/>
          <w:kern w:val="0"/>
          <w:sz w:val="24"/>
          <w:highlight w:val="yellow"/>
          <w:rPrChange w:id="457" w:author="Jing wang" w:date="2026-05-27T17:20:00Z" w16du:dateUtc="2026-05-27T09:20:00Z">
            <w:rPr>
              <w:rFonts w:eastAsiaTheme="minorEastAsia"/>
              <w:bCs/>
              <w:kern w:val="0"/>
              <w:sz w:val="24"/>
            </w:rPr>
          </w:rPrChange>
        </w:rPr>
      </w:pPr>
      <w:ins w:id="458" w:author="Jing wang" w:date="2026-05-27T16:50:00Z" w16du:dateUtc="2026-05-27T08:50:00Z">
        <w:r w:rsidRPr="00015DE7">
          <w:rPr>
            <w:rFonts w:hint="eastAsia"/>
            <w:color w:val="EE0000"/>
            <w:sz w:val="24"/>
            <w:highlight w:val="yellow"/>
            <w:rPrChange w:id="459" w:author="Jing wang" w:date="2026-05-27T17:20:00Z" w16du:dateUtc="2026-05-27T09:20:00Z">
              <w:rPr>
                <w:rFonts w:hint="eastAsia"/>
                <w:color w:val="EE0000"/>
              </w:rPr>
            </w:rPrChange>
          </w:rPr>
          <w:t>因原发疾病（如偏瘫、骨折）导致无法独立行走或长期卧床的患者</w:t>
        </w:r>
      </w:ins>
      <w:ins w:id="460" w:author="Jing wang" w:date="2026-05-27T17:20:00Z" w16du:dateUtc="2026-05-27T09:20:00Z">
        <w:r w:rsidR="00015DE7">
          <w:rPr>
            <w:rFonts w:hint="eastAsia"/>
            <w:color w:val="EE0000"/>
            <w:sz w:val="24"/>
            <w:highlight w:val="yellow"/>
          </w:rPr>
          <w:t>。</w:t>
        </w:r>
      </w:ins>
    </w:p>
    <w:p w14:paraId="0CC34C64" w14:textId="77777777" w:rsidR="001C73AA" w:rsidRDefault="00000000">
      <w:pPr>
        <w:pStyle w:val="32"/>
        <w:numPr>
          <w:ilvl w:val="2"/>
          <w:numId w:val="25"/>
        </w:numPr>
        <w:rPr>
          <w:bCs/>
        </w:rPr>
      </w:pPr>
      <w:bookmarkStart w:id="461" w:name="_Toc104144982"/>
      <w:bookmarkEnd w:id="338"/>
      <w:r>
        <w:rPr>
          <w:rFonts w:hint="eastAsia"/>
          <w:bCs/>
        </w:rPr>
        <w:t>受试者退出标准和程序</w:t>
      </w:r>
      <w:bookmarkEnd w:id="339"/>
      <w:bookmarkEnd w:id="340"/>
      <w:bookmarkEnd w:id="341"/>
      <w:bookmarkEnd w:id="461"/>
    </w:p>
    <w:p w14:paraId="63AA63C6" w14:textId="77777777" w:rsidR="001C73AA" w:rsidRDefault="00000000">
      <w:pPr>
        <w:widowControl/>
        <w:numPr>
          <w:ilvl w:val="0"/>
          <w:numId w:val="28"/>
        </w:numPr>
        <w:adjustRightInd w:val="0"/>
        <w:snapToGrid w:val="0"/>
        <w:spacing w:line="360" w:lineRule="auto"/>
        <w:ind w:left="480" w:hangingChars="200" w:hanging="480"/>
        <w:jc w:val="left"/>
        <w:rPr>
          <w:snapToGrid w:val="0"/>
          <w:kern w:val="0"/>
          <w:sz w:val="24"/>
          <w:lang w:bidi="ar"/>
        </w:rPr>
      </w:pPr>
      <w:r>
        <w:rPr>
          <w:rFonts w:hint="eastAsia"/>
          <w:snapToGrid w:val="0"/>
          <w:kern w:val="0"/>
          <w:sz w:val="24"/>
          <w:lang w:bidi="ar"/>
        </w:rPr>
        <w:t>受试者自行退出研究：</w:t>
      </w:r>
    </w:p>
    <w:p w14:paraId="6CCD9488" w14:textId="77777777" w:rsidR="001C73AA" w:rsidRDefault="00000000">
      <w:pPr>
        <w:numPr>
          <w:ilvl w:val="0"/>
          <w:numId w:val="29"/>
        </w:numPr>
        <w:adjustRightInd w:val="0"/>
        <w:snapToGrid w:val="0"/>
        <w:spacing w:line="360" w:lineRule="auto"/>
        <w:ind w:left="403" w:hanging="403"/>
        <w:jc w:val="left"/>
        <w:rPr>
          <w:kern w:val="0"/>
          <w:sz w:val="24"/>
        </w:rPr>
      </w:pPr>
      <w:r>
        <w:rPr>
          <w:rFonts w:hint="eastAsia"/>
          <w:kern w:val="0"/>
          <w:sz w:val="24"/>
        </w:rPr>
        <w:t>无论何种原因，受试者不愿意或不可能继续进行临床试验，向研究者提出退出临床试验的要求而终止临床试验者；</w:t>
      </w:r>
    </w:p>
    <w:p w14:paraId="174D8014" w14:textId="77777777" w:rsidR="001C73AA" w:rsidRDefault="00000000">
      <w:pPr>
        <w:numPr>
          <w:ilvl w:val="0"/>
          <w:numId w:val="29"/>
        </w:numPr>
        <w:adjustRightInd w:val="0"/>
        <w:snapToGrid w:val="0"/>
        <w:spacing w:line="360" w:lineRule="auto"/>
        <w:ind w:left="403" w:hanging="403"/>
        <w:jc w:val="left"/>
        <w:rPr>
          <w:kern w:val="0"/>
          <w:sz w:val="24"/>
        </w:rPr>
      </w:pPr>
      <w:r>
        <w:rPr>
          <w:rFonts w:hint="eastAsia"/>
          <w:kern w:val="0"/>
          <w:sz w:val="24"/>
        </w:rPr>
        <w:t>受试者虽未明确提出退出临床试验，但不再接受治疗或检查而失访者。</w:t>
      </w:r>
    </w:p>
    <w:p w14:paraId="0EC2A649" w14:textId="77777777" w:rsidR="001C73AA" w:rsidRDefault="00000000">
      <w:pPr>
        <w:widowControl/>
        <w:numPr>
          <w:ilvl w:val="0"/>
          <w:numId w:val="28"/>
        </w:numPr>
        <w:adjustRightInd w:val="0"/>
        <w:snapToGrid w:val="0"/>
        <w:spacing w:line="360" w:lineRule="auto"/>
        <w:ind w:left="480" w:hangingChars="200" w:hanging="480"/>
        <w:jc w:val="left"/>
        <w:rPr>
          <w:snapToGrid w:val="0"/>
          <w:kern w:val="0"/>
          <w:sz w:val="24"/>
          <w:lang w:bidi="ar"/>
        </w:rPr>
      </w:pPr>
      <w:r>
        <w:rPr>
          <w:rFonts w:hint="eastAsia"/>
          <w:snapToGrid w:val="0"/>
          <w:kern w:val="0"/>
          <w:sz w:val="24"/>
          <w:lang w:bidi="ar"/>
        </w:rPr>
        <w:t>研究者判定受试者不适合继续参加研究：</w:t>
      </w:r>
    </w:p>
    <w:p w14:paraId="3D373E31" w14:textId="77777777" w:rsidR="001C73AA" w:rsidRDefault="00000000">
      <w:pPr>
        <w:numPr>
          <w:ilvl w:val="0"/>
          <w:numId w:val="29"/>
        </w:numPr>
        <w:adjustRightInd w:val="0"/>
        <w:snapToGrid w:val="0"/>
        <w:spacing w:line="360" w:lineRule="auto"/>
        <w:ind w:left="403" w:hanging="403"/>
        <w:jc w:val="left"/>
        <w:rPr>
          <w:kern w:val="0"/>
          <w:sz w:val="24"/>
        </w:rPr>
      </w:pPr>
      <w:r>
        <w:rPr>
          <w:kern w:val="0"/>
          <w:sz w:val="24"/>
        </w:rPr>
        <w:t>受试者出现严重不良事件</w:t>
      </w:r>
      <w:r>
        <w:rPr>
          <w:rFonts w:hint="eastAsia"/>
          <w:sz w:val="24"/>
        </w:rPr>
        <w:t>（</w:t>
      </w:r>
      <w:r>
        <w:rPr>
          <w:sz w:val="24"/>
        </w:rPr>
        <w:t>SAE</w:t>
      </w:r>
      <w:r>
        <w:rPr>
          <w:rFonts w:hint="eastAsia"/>
          <w:sz w:val="24"/>
        </w:rPr>
        <w:t>）</w:t>
      </w:r>
      <w:r>
        <w:rPr>
          <w:kern w:val="0"/>
          <w:sz w:val="24"/>
        </w:rPr>
        <w:t>，且无法完成后续的试验，根据研究者判断应终止临床试验；</w:t>
      </w:r>
    </w:p>
    <w:p w14:paraId="690FDCDD" w14:textId="77777777" w:rsidR="001C73AA" w:rsidRDefault="00000000">
      <w:pPr>
        <w:numPr>
          <w:ilvl w:val="0"/>
          <w:numId w:val="29"/>
        </w:numPr>
        <w:adjustRightInd w:val="0"/>
        <w:snapToGrid w:val="0"/>
        <w:spacing w:line="360" w:lineRule="auto"/>
        <w:ind w:left="403" w:hanging="403"/>
        <w:jc w:val="left"/>
        <w:rPr>
          <w:kern w:val="0"/>
          <w:sz w:val="24"/>
        </w:rPr>
      </w:pPr>
      <w:r>
        <w:rPr>
          <w:rFonts w:hint="eastAsia"/>
          <w:kern w:val="0"/>
          <w:sz w:val="24"/>
        </w:rPr>
        <w:t>临床试验过程中，受试者发生重度不良事件或严重并发症，</w:t>
      </w:r>
      <w:r>
        <w:rPr>
          <w:kern w:val="0"/>
          <w:sz w:val="24"/>
        </w:rPr>
        <w:t>研究者判断</w:t>
      </w:r>
      <w:r>
        <w:rPr>
          <w:rFonts w:hint="eastAsia"/>
          <w:kern w:val="0"/>
          <w:sz w:val="24"/>
        </w:rPr>
        <w:t>不宜继续接受临床试验；</w:t>
      </w:r>
    </w:p>
    <w:p w14:paraId="13C2CD62" w14:textId="77777777" w:rsidR="001C73AA" w:rsidRDefault="00000000">
      <w:pPr>
        <w:numPr>
          <w:ilvl w:val="0"/>
          <w:numId w:val="29"/>
        </w:numPr>
        <w:adjustRightInd w:val="0"/>
        <w:snapToGrid w:val="0"/>
        <w:spacing w:line="360" w:lineRule="auto"/>
        <w:ind w:left="403" w:hanging="403"/>
        <w:jc w:val="left"/>
        <w:rPr>
          <w:kern w:val="0"/>
          <w:sz w:val="24"/>
        </w:rPr>
      </w:pPr>
      <w:r>
        <w:rPr>
          <w:rFonts w:hint="eastAsia"/>
          <w:kern w:val="0"/>
          <w:sz w:val="24"/>
        </w:rPr>
        <w:t>受试者不符合试验的入选标准、符合排除标准而被错误入选，且未使用试验器械；</w:t>
      </w:r>
    </w:p>
    <w:p w14:paraId="7A6690C8" w14:textId="77777777" w:rsidR="001C73AA" w:rsidRDefault="00000000">
      <w:pPr>
        <w:numPr>
          <w:ilvl w:val="0"/>
          <w:numId w:val="29"/>
        </w:numPr>
        <w:adjustRightInd w:val="0"/>
        <w:snapToGrid w:val="0"/>
        <w:spacing w:line="360" w:lineRule="auto"/>
        <w:ind w:left="403" w:hanging="403"/>
        <w:jc w:val="left"/>
        <w:rPr>
          <w:kern w:val="0"/>
          <w:sz w:val="24"/>
        </w:rPr>
      </w:pPr>
      <w:r>
        <w:rPr>
          <w:rFonts w:hint="eastAsia"/>
          <w:kern w:val="0"/>
          <w:sz w:val="24"/>
        </w:rPr>
        <w:t>临床试验过程中该受试者出现严重的方案偏离，如试验过程中使用非本方案中规定器械，或中途使用非方案规定范围内联合药物，以致无法对其临床试验结果进行有效评价，</w:t>
      </w:r>
      <w:r>
        <w:rPr>
          <w:kern w:val="0"/>
          <w:sz w:val="24"/>
        </w:rPr>
        <w:t>研究者判断</w:t>
      </w:r>
      <w:r>
        <w:rPr>
          <w:rFonts w:hint="eastAsia"/>
          <w:kern w:val="0"/>
          <w:sz w:val="24"/>
        </w:rPr>
        <w:t>不宜继续接受临床试验；</w:t>
      </w:r>
    </w:p>
    <w:p w14:paraId="35F85882" w14:textId="77777777" w:rsidR="001C73AA" w:rsidRDefault="00000000">
      <w:pPr>
        <w:numPr>
          <w:ilvl w:val="0"/>
          <w:numId w:val="29"/>
        </w:numPr>
        <w:adjustRightInd w:val="0"/>
        <w:snapToGrid w:val="0"/>
        <w:spacing w:line="360" w:lineRule="auto"/>
        <w:ind w:left="403" w:hanging="403"/>
        <w:jc w:val="left"/>
        <w:rPr>
          <w:kern w:val="0"/>
          <w:sz w:val="24"/>
        </w:rPr>
      </w:pPr>
      <w:r>
        <w:rPr>
          <w:rFonts w:hint="eastAsia"/>
          <w:kern w:val="0"/>
          <w:sz w:val="24"/>
        </w:rPr>
        <w:t>受试者依从性差，</w:t>
      </w:r>
      <w:r>
        <w:rPr>
          <w:kern w:val="0"/>
          <w:sz w:val="24"/>
        </w:rPr>
        <w:t>研究者判断</w:t>
      </w:r>
      <w:r>
        <w:rPr>
          <w:rFonts w:hint="eastAsia"/>
          <w:kern w:val="0"/>
          <w:sz w:val="24"/>
        </w:rPr>
        <w:t>不宜继续接受临床试验；</w:t>
      </w:r>
    </w:p>
    <w:p w14:paraId="7B10DEB5" w14:textId="77777777" w:rsidR="001C73AA" w:rsidRDefault="00000000">
      <w:pPr>
        <w:pStyle w:val="af"/>
        <w:adjustRightInd w:val="0"/>
        <w:snapToGrid w:val="0"/>
        <w:spacing w:line="360" w:lineRule="auto"/>
        <w:ind w:left="0" w:firstLineChars="200" w:firstLine="480"/>
        <w:rPr>
          <w:rFonts w:ascii="Times New Roman" w:eastAsia="宋体" w:hAnsi="Times New Roman" w:cs="Times New Roman"/>
          <w:snapToGrid w:val="0"/>
          <w:color w:val="auto"/>
          <w:sz w:val="24"/>
          <w:szCs w:val="24"/>
          <w:lang w:bidi="ar"/>
        </w:rPr>
      </w:pPr>
      <w:r>
        <w:rPr>
          <w:rFonts w:ascii="Times New Roman" w:eastAsia="宋体" w:hAnsi="Times New Roman" w:cs="Times New Roman" w:hint="eastAsia"/>
          <w:snapToGrid w:val="0"/>
          <w:color w:val="auto"/>
          <w:sz w:val="24"/>
          <w:szCs w:val="24"/>
          <w:lang w:bidi="ar"/>
        </w:rPr>
        <w:t>受试者参加临床试验是自愿的，已签署知情同意书的受试者有权在临床试验的任何阶段退出，而不会受到歧视或者报复，其医疗待遇与权益不受影响。这种情况研究者应通过电话或现场随访与受试者联系，尽可能全面地了解其退出的原因并加以记录。</w:t>
      </w:r>
    </w:p>
    <w:p w14:paraId="203A9405" w14:textId="77777777" w:rsidR="001C73AA" w:rsidRDefault="00000000">
      <w:pPr>
        <w:pStyle w:val="24"/>
        <w:numPr>
          <w:ilvl w:val="1"/>
          <w:numId w:val="23"/>
        </w:numPr>
        <w:spacing w:beforeLines="0" w:before="0"/>
        <w:rPr>
          <w:bCs/>
        </w:rPr>
      </w:pPr>
      <w:bookmarkStart w:id="462" w:name="_Toc118380708"/>
      <w:bookmarkStart w:id="463" w:name="_Toc23543"/>
      <w:bookmarkStart w:id="464" w:name="_Toc101345127"/>
      <w:bookmarkStart w:id="465" w:name="_Toc104144619"/>
      <w:bookmarkStart w:id="466" w:name="_Toc27531"/>
      <w:bookmarkStart w:id="467" w:name="_Toc101354232"/>
      <w:bookmarkStart w:id="468" w:name="_Toc104144983"/>
      <w:bookmarkStart w:id="469" w:name="_Toc101345347"/>
      <w:bookmarkStart w:id="470" w:name="_Toc104144457"/>
      <w:bookmarkStart w:id="471" w:name="_Toc12276"/>
      <w:bookmarkStart w:id="472" w:name="OLE_LINK33"/>
      <w:r>
        <w:rPr>
          <w:rFonts w:hint="eastAsia"/>
          <w:bCs/>
        </w:rPr>
        <w:t>评价方法</w:t>
      </w:r>
      <w:bookmarkEnd w:id="462"/>
      <w:bookmarkEnd w:id="463"/>
      <w:bookmarkEnd w:id="464"/>
      <w:bookmarkEnd w:id="465"/>
      <w:bookmarkEnd w:id="466"/>
      <w:bookmarkEnd w:id="467"/>
      <w:bookmarkEnd w:id="468"/>
      <w:bookmarkEnd w:id="469"/>
      <w:bookmarkEnd w:id="470"/>
      <w:bookmarkEnd w:id="471"/>
    </w:p>
    <w:p w14:paraId="0535626E" w14:textId="77777777" w:rsidR="001C73AA" w:rsidRDefault="00000000">
      <w:pPr>
        <w:pStyle w:val="32"/>
        <w:numPr>
          <w:ilvl w:val="2"/>
          <w:numId w:val="30"/>
        </w:numPr>
        <w:rPr>
          <w:bCs/>
          <w:snapToGrid w:val="0"/>
        </w:rPr>
      </w:pPr>
      <w:bookmarkStart w:id="473" w:name="_Toc101345128"/>
      <w:bookmarkStart w:id="474" w:name="_Toc101345348"/>
      <w:bookmarkStart w:id="475" w:name="_Toc101354233"/>
      <w:bookmarkStart w:id="476" w:name="_Toc104144984"/>
      <w:bookmarkStart w:id="477" w:name="_Toc5642"/>
      <w:bookmarkStart w:id="478" w:name="_Toc17325"/>
      <w:bookmarkStart w:id="479" w:name="_Toc17002"/>
      <w:bookmarkStart w:id="480" w:name="_Toc938"/>
      <w:bookmarkStart w:id="481" w:name="_Toc12168"/>
      <w:bookmarkStart w:id="482" w:name="_Toc1647"/>
      <w:bookmarkStart w:id="483" w:name="_Toc5664"/>
      <w:bookmarkStart w:id="484" w:name="_Toc3517"/>
      <w:bookmarkStart w:id="485" w:name="_Toc16503"/>
      <w:bookmarkStart w:id="486" w:name="_Toc18806"/>
      <w:bookmarkStart w:id="487" w:name="_Toc16336"/>
      <w:bookmarkStart w:id="488" w:name="_Toc18657"/>
      <w:bookmarkStart w:id="489" w:name="_Toc12618"/>
      <w:bookmarkStart w:id="490" w:name="_Toc9524"/>
      <w:bookmarkStart w:id="491" w:name="_Toc22660"/>
      <w:bookmarkStart w:id="492" w:name="_Toc21362"/>
      <w:bookmarkStart w:id="493" w:name="_Toc94253459"/>
      <w:bookmarkStart w:id="494" w:name="_Toc20595"/>
      <w:bookmarkStart w:id="495" w:name="_Toc11042"/>
      <w:bookmarkStart w:id="496" w:name="_Toc18121"/>
      <w:bookmarkStart w:id="497" w:name="_Toc16522"/>
      <w:bookmarkStart w:id="498" w:name="_Toc1690"/>
      <w:r>
        <w:rPr>
          <w:rFonts w:hint="eastAsia"/>
          <w:bCs/>
          <w:snapToGrid w:val="0"/>
        </w:rPr>
        <w:t>有效性评价</w:t>
      </w:r>
      <w:bookmarkEnd w:id="473"/>
      <w:bookmarkEnd w:id="474"/>
      <w:bookmarkEnd w:id="475"/>
      <w:bookmarkEnd w:id="476"/>
    </w:p>
    <w:p w14:paraId="39E94F1B" w14:textId="77777777" w:rsidR="001C73AA" w:rsidRDefault="00000000">
      <w:pPr>
        <w:pStyle w:val="4"/>
        <w:numPr>
          <w:ilvl w:val="3"/>
          <w:numId w:val="31"/>
        </w:numPr>
        <w:snapToGrid w:val="0"/>
        <w:rPr>
          <w:bCs/>
          <w:snapToGrid w:val="0"/>
        </w:rPr>
      </w:pPr>
      <w:bookmarkStart w:id="499" w:name="_Hlk128573357"/>
      <w:bookmarkStart w:id="500" w:name="OLE_LINK32"/>
      <w:r>
        <w:rPr>
          <w:rFonts w:hint="eastAsia"/>
          <w:bCs/>
          <w:snapToGrid w:val="0"/>
        </w:rPr>
        <w:t>主要评价指标</w:t>
      </w:r>
    </w:p>
    <w:p w14:paraId="1DCC5287" w14:textId="35D44247" w:rsidR="001C73AA" w:rsidRPr="00267D7A" w:rsidRDefault="00000000">
      <w:pPr>
        <w:pStyle w:val="afe"/>
        <w:widowControl/>
        <w:numPr>
          <w:ilvl w:val="0"/>
          <w:numId w:val="32"/>
        </w:numPr>
        <w:snapToGrid w:val="0"/>
        <w:spacing w:line="360" w:lineRule="auto"/>
        <w:ind w:leftChars="-1" w:left="0" w:firstLineChars="0" w:hanging="2"/>
        <w:jc w:val="left"/>
        <w:rPr>
          <w:rFonts w:eastAsiaTheme="minorEastAsia"/>
          <w:bCs/>
          <w:kern w:val="0"/>
          <w:sz w:val="24"/>
          <w:highlight w:val="yellow"/>
        </w:rPr>
      </w:pPr>
      <w:bookmarkStart w:id="501" w:name="_Toc23442"/>
      <w:bookmarkStart w:id="502" w:name="_Toc15146"/>
      <w:bookmarkStart w:id="503" w:name="_Toc28610"/>
      <w:bookmarkEnd w:id="499"/>
      <w:r>
        <w:rPr>
          <w:rFonts w:eastAsiaTheme="minorEastAsia" w:hint="eastAsia"/>
          <w:bCs/>
          <w:kern w:val="0"/>
          <w:sz w:val="24"/>
        </w:rPr>
        <w:t xml:space="preserve"> </w:t>
      </w:r>
      <w:r w:rsidRPr="00267D7A">
        <w:rPr>
          <w:rFonts w:eastAsiaTheme="minorEastAsia" w:hint="eastAsia"/>
          <w:bCs/>
          <w:kern w:val="0"/>
          <w:sz w:val="24"/>
          <w:highlight w:val="yellow"/>
        </w:rPr>
        <w:t>溶栓治疗</w:t>
      </w:r>
      <w:r w:rsidRPr="00267D7A">
        <w:rPr>
          <w:rFonts w:eastAsiaTheme="minorEastAsia" w:hint="eastAsia"/>
          <w:bCs/>
          <w:kern w:val="0"/>
          <w:sz w:val="24"/>
          <w:highlight w:val="yellow"/>
        </w:rPr>
        <w:t>2</w:t>
      </w:r>
      <w:r w:rsidRPr="00267D7A">
        <w:rPr>
          <w:rFonts w:eastAsiaTheme="minorEastAsia"/>
          <w:bCs/>
          <w:kern w:val="0"/>
          <w:sz w:val="24"/>
          <w:highlight w:val="yellow"/>
        </w:rPr>
        <w:t>4</w:t>
      </w:r>
      <w:r w:rsidRPr="00267D7A">
        <w:rPr>
          <w:rFonts w:eastAsiaTheme="minorEastAsia" w:hint="eastAsia"/>
          <w:bCs/>
          <w:kern w:val="0"/>
          <w:sz w:val="24"/>
          <w:highlight w:val="yellow"/>
        </w:rPr>
        <w:t>h</w:t>
      </w:r>
      <w:ins w:id="504" w:author="Jamie Wang" w:date="2026-05-28T15:00:00Z" w16du:dateUtc="2026-05-28T07:00:00Z">
        <w:r w:rsidR="00DA4CA8">
          <w:rPr>
            <w:rFonts w:eastAsiaTheme="minorEastAsia" w:hint="eastAsia"/>
            <w:bCs/>
            <w:kern w:val="0"/>
            <w:sz w:val="24"/>
            <w:highlight w:val="yellow"/>
          </w:rPr>
          <w:t>内</w:t>
        </w:r>
      </w:ins>
      <w:r w:rsidRPr="00267D7A">
        <w:rPr>
          <w:rFonts w:eastAsiaTheme="minorEastAsia" w:hint="eastAsia"/>
          <w:bCs/>
          <w:kern w:val="0"/>
          <w:sz w:val="24"/>
          <w:highlight w:val="yellow"/>
        </w:rPr>
        <w:t>血栓清除率</w:t>
      </w:r>
    </w:p>
    <w:p w14:paraId="675A9986" w14:textId="17B6284D" w:rsidR="001C73AA" w:rsidRDefault="00000000">
      <w:pPr>
        <w:widowControl/>
        <w:snapToGrid w:val="0"/>
        <w:spacing w:line="360" w:lineRule="auto"/>
        <w:ind w:firstLineChars="200" w:firstLine="480"/>
        <w:jc w:val="left"/>
        <w:rPr>
          <w:rFonts w:hint="eastAsia"/>
          <w:sz w:val="24"/>
        </w:rPr>
      </w:pPr>
      <w:r>
        <w:rPr>
          <w:rFonts w:hint="eastAsia"/>
          <w:sz w:val="24"/>
        </w:rPr>
        <w:t>溶栓药物开始释放后</w:t>
      </w:r>
      <w:r>
        <w:rPr>
          <w:sz w:val="24"/>
        </w:rPr>
        <w:t>24h</w:t>
      </w:r>
      <w:r>
        <w:rPr>
          <w:rFonts w:hint="eastAsia"/>
          <w:bCs/>
          <w:kern w:val="0"/>
          <w:sz w:val="24"/>
        </w:rPr>
        <w:t>±</w:t>
      </w:r>
      <w:r>
        <w:rPr>
          <w:sz w:val="24"/>
        </w:rPr>
        <w:t>6h</w:t>
      </w:r>
      <w:r>
        <w:rPr>
          <w:rFonts w:hint="eastAsia"/>
          <w:sz w:val="24"/>
        </w:rPr>
        <w:t>使用分段造影法进行静脉造影，评估血栓清除率。</w:t>
      </w:r>
      <w:ins w:id="505" w:author="Jamie Wang" w:date="2026-05-28T14:45:00Z" w16du:dateUtc="2026-05-28T06:45:00Z">
        <w:r w:rsidR="000337DB">
          <w:rPr>
            <w:rFonts w:hint="eastAsia"/>
            <w:sz w:val="24"/>
          </w:rPr>
          <w:t>如果</w:t>
        </w:r>
        <w:r w:rsidR="000337DB">
          <w:rPr>
            <w:rFonts w:hint="eastAsia"/>
            <w:sz w:val="24"/>
          </w:rPr>
          <w:t>24</w:t>
        </w:r>
        <w:r w:rsidR="000337DB">
          <w:rPr>
            <w:rFonts w:hint="eastAsia"/>
            <w:sz w:val="24"/>
          </w:rPr>
          <w:t>小时内</w:t>
        </w:r>
      </w:ins>
      <w:ins w:id="506" w:author="Jamie Wang" w:date="2026-05-28T14:46:00Z" w16du:dateUtc="2026-05-28T06:46:00Z">
        <w:r w:rsidR="000337DB">
          <w:rPr>
            <w:rFonts w:hint="eastAsia"/>
            <w:sz w:val="24"/>
          </w:rPr>
          <w:t>结束治疗，则</w:t>
        </w:r>
        <w:r w:rsidR="000337DB">
          <w:rPr>
            <w:rFonts w:hint="eastAsia"/>
            <w:sz w:val="24"/>
          </w:rPr>
          <w:t>治疗结束时</w:t>
        </w:r>
      </w:ins>
      <w:ins w:id="507" w:author="Jamie Wang" w:date="2026-05-28T14:55:00Z" w16du:dateUtc="2026-05-28T06:55:00Z">
        <w:r w:rsidR="00CF769D">
          <w:rPr>
            <w:rFonts w:hint="eastAsia"/>
            <w:sz w:val="24"/>
          </w:rPr>
          <w:t>使用分段造影法进行静脉造影</w:t>
        </w:r>
      </w:ins>
      <w:ins w:id="508" w:author="Jamie Wang" w:date="2026-05-28T14:46:00Z" w16du:dateUtc="2026-05-28T06:46:00Z">
        <w:r w:rsidR="000337DB">
          <w:rPr>
            <w:rFonts w:hint="eastAsia"/>
            <w:sz w:val="24"/>
          </w:rPr>
          <w:t>判断血栓清除率，并且无需在</w:t>
        </w:r>
        <w:r w:rsidR="000337DB">
          <w:rPr>
            <w:rFonts w:hint="eastAsia"/>
            <w:sz w:val="24"/>
          </w:rPr>
          <w:t>24</w:t>
        </w:r>
        <w:r w:rsidR="000337DB">
          <w:rPr>
            <w:rFonts w:hint="eastAsia"/>
            <w:sz w:val="24"/>
          </w:rPr>
          <w:t>小时</w:t>
        </w:r>
      </w:ins>
      <w:ins w:id="509" w:author="Jamie Wang" w:date="2026-05-28T14:47:00Z" w16du:dateUtc="2026-05-28T06:47:00Z">
        <w:r w:rsidR="000337DB">
          <w:rPr>
            <w:rFonts w:hint="eastAsia"/>
            <w:sz w:val="24"/>
          </w:rPr>
          <w:t>重复</w:t>
        </w:r>
        <w:r w:rsidR="000337DB">
          <w:rPr>
            <w:rFonts w:hint="eastAsia"/>
            <w:sz w:val="24"/>
          </w:rPr>
          <w:t>静脉造影</w:t>
        </w:r>
        <w:r w:rsidR="000337DB">
          <w:rPr>
            <w:rFonts w:hint="eastAsia"/>
            <w:sz w:val="24"/>
          </w:rPr>
          <w:t>。</w:t>
        </w:r>
      </w:ins>
    </w:p>
    <w:p w14:paraId="59E2E3DC" w14:textId="61705B29" w:rsidR="00CF769D" w:rsidRDefault="000337DB">
      <w:pPr>
        <w:widowControl/>
        <w:snapToGrid w:val="0"/>
        <w:spacing w:line="360" w:lineRule="auto"/>
        <w:ind w:firstLineChars="200" w:firstLine="480"/>
        <w:jc w:val="left"/>
        <w:rPr>
          <w:ins w:id="510" w:author="Jamie Wang" w:date="2026-05-28T14:51:00Z" w16du:dateUtc="2026-05-28T06:51:00Z"/>
          <w:sz w:val="24"/>
        </w:rPr>
      </w:pPr>
      <w:ins w:id="511" w:author="Jamie Wang" w:date="2026-05-28T14:47:00Z" w16du:dateUtc="2026-05-28T06:47:00Z">
        <w:r>
          <w:rPr>
            <w:rFonts w:hint="eastAsia"/>
            <w:sz w:val="24"/>
          </w:rPr>
          <w:lastRenderedPageBreak/>
          <w:t>分别在</w:t>
        </w:r>
      </w:ins>
      <w:r w:rsidR="00000000">
        <w:rPr>
          <w:rFonts w:hint="eastAsia"/>
          <w:sz w:val="24"/>
        </w:rPr>
        <w:t>术中溶栓治疗</w:t>
      </w:r>
      <w:r w:rsidR="00000000" w:rsidRPr="00267D7A">
        <w:rPr>
          <w:sz w:val="24"/>
          <w:highlight w:val="yellow"/>
        </w:rPr>
        <w:t>30</w:t>
      </w:r>
      <w:r w:rsidR="00000000">
        <w:rPr>
          <w:sz w:val="24"/>
        </w:rPr>
        <w:t>min</w:t>
      </w:r>
      <w:r w:rsidR="00000000">
        <w:rPr>
          <w:rFonts w:hint="eastAsia"/>
          <w:bCs/>
          <w:kern w:val="0"/>
          <w:sz w:val="24"/>
        </w:rPr>
        <w:t>±</w:t>
      </w:r>
      <w:r w:rsidR="00000000">
        <w:rPr>
          <w:sz w:val="24"/>
        </w:rPr>
        <w:t>10min</w:t>
      </w:r>
      <w:ins w:id="512" w:author="Jamie Wang" w:date="2026-05-28T14:58:00Z" w16du:dateUtc="2026-05-28T06:58:00Z">
        <w:r w:rsidR="00CF769D">
          <w:rPr>
            <w:rFonts w:hint="eastAsia"/>
            <w:sz w:val="24"/>
          </w:rPr>
          <w:t>使用分段造影法进行静脉造影</w:t>
        </w:r>
      </w:ins>
      <w:ins w:id="513" w:author="Jamie Wang" w:date="2026-05-28T14:59:00Z" w16du:dateUtc="2026-05-28T06:59:00Z">
        <w:r w:rsidR="00CF769D" w:rsidRPr="00267D7A">
          <w:rPr>
            <w:rFonts w:hint="eastAsia"/>
            <w:sz w:val="24"/>
            <w:highlight w:val="yellow"/>
          </w:rPr>
          <w:t>评估是否需要继续溶栓</w:t>
        </w:r>
        <w:r w:rsidR="00CF769D">
          <w:rPr>
            <w:rFonts w:hint="eastAsia"/>
            <w:sz w:val="24"/>
          </w:rPr>
          <w:t>；</w:t>
        </w:r>
        <w:r w:rsidR="00CF769D">
          <w:rPr>
            <w:rFonts w:hint="eastAsia"/>
            <w:sz w:val="24"/>
          </w:rPr>
          <w:t>若需要继续溶栓，患者可将导管留置继续溶栓</w:t>
        </w:r>
      </w:ins>
      <w:ins w:id="514" w:author="Jing wang" w:date="2026-05-27T16:51:00Z" w16du:dateUtc="2026-05-27T08:51:00Z">
        <w:del w:id="515" w:author="Jamie Wang" w:date="2026-05-28T14:58:00Z" w16du:dateUtc="2026-05-28T06:58:00Z">
          <w:r w:rsidR="003F47B4" w:rsidRPr="003F47B4" w:rsidDel="00CF769D">
            <w:rPr>
              <w:rFonts w:hint="eastAsia"/>
              <w:sz w:val="24"/>
              <w:highlight w:val="yellow"/>
              <w:rPrChange w:id="516" w:author="Jing wang" w:date="2026-05-27T16:52:00Z" w16du:dateUtc="2026-05-27T08:52:00Z">
                <w:rPr>
                  <w:rFonts w:hint="eastAsia"/>
                  <w:sz w:val="24"/>
                </w:rPr>
              </w:rPrChange>
            </w:rPr>
            <w:delText>和</w:delText>
          </w:r>
        </w:del>
      </w:ins>
      <w:ins w:id="517" w:author="Jamie Wang" w:date="2026-05-28T14:59:00Z" w16du:dateUtc="2026-05-28T06:59:00Z">
        <w:r w:rsidR="00CF769D">
          <w:rPr>
            <w:rFonts w:hint="eastAsia"/>
            <w:sz w:val="24"/>
            <w:highlight w:val="yellow"/>
          </w:rPr>
          <w:t>至</w:t>
        </w:r>
      </w:ins>
      <w:ins w:id="518" w:author="Jing wang" w:date="2026-05-27T16:51:00Z" w16du:dateUtc="2026-05-27T08:51:00Z">
        <w:r w:rsidR="003F47B4" w:rsidRPr="003F47B4">
          <w:rPr>
            <w:sz w:val="24"/>
            <w:highlight w:val="yellow"/>
            <w:rPrChange w:id="519" w:author="Jing wang" w:date="2026-05-27T16:52:00Z" w16du:dateUtc="2026-05-27T08:52:00Z">
              <w:rPr>
                <w:sz w:val="24"/>
              </w:rPr>
            </w:rPrChange>
          </w:rPr>
          <w:t>2</w:t>
        </w:r>
        <w:r w:rsidR="003F47B4" w:rsidRPr="003F47B4">
          <w:rPr>
            <w:rFonts w:hint="eastAsia"/>
            <w:sz w:val="24"/>
            <w:highlight w:val="yellow"/>
            <w:rPrChange w:id="520" w:author="Jing wang" w:date="2026-05-27T16:52:00Z" w16du:dateUtc="2026-05-27T08:52:00Z">
              <w:rPr>
                <w:rFonts w:hint="eastAsia"/>
                <w:sz w:val="24"/>
              </w:rPr>
            </w:rPrChange>
          </w:rPr>
          <w:t>小时</w:t>
        </w:r>
      </w:ins>
      <w:del w:id="521" w:author="Jamie Wang" w:date="2026-05-28T14:47:00Z" w16du:dateUtc="2026-05-28T06:47:00Z">
        <w:r w:rsidR="00000000" w:rsidDel="000337DB">
          <w:rPr>
            <w:rFonts w:hint="eastAsia"/>
            <w:sz w:val="24"/>
          </w:rPr>
          <w:delText>后</w:delText>
        </w:r>
      </w:del>
      <w:r w:rsidR="00000000">
        <w:rPr>
          <w:rFonts w:hint="eastAsia"/>
          <w:sz w:val="24"/>
        </w:rPr>
        <w:t>，</w:t>
      </w:r>
      <w:ins w:id="522" w:author="Jamie Wang" w:date="2026-05-28T14:59:00Z" w16du:dateUtc="2026-05-28T06:59:00Z">
        <w:r w:rsidR="00CF769D">
          <w:rPr>
            <w:rFonts w:hint="eastAsia"/>
            <w:sz w:val="24"/>
          </w:rPr>
          <w:t>在</w:t>
        </w:r>
        <w:r w:rsidR="00CF769D" w:rsidRPr="004F7967">
          <w:rPr>
            <w:sz w:val="24"/>
            <w:highlight w:val="yellow"/>
          </w:rPr>
          <w:t>2</w:t>
        </w:r>
        <w:r w:rsidR="00CF769D" w:rsidRPr="004F7967">
          <w:rPr>
            <w:rFonts w:hint="eastAsia"/>
            <w:sz w:val="24"/>
            <w:highlight w:val="yellow"/>
          </w:rPr>
          <w:t>小时</w:t>
        </w:r>
        <w:r w:rsidR="00CF769D">
          <w:rPr>
            <w:rFonts w:hint="eastAsia"/>
            <w:bCs/>
            <w:kern w:val="0"/>
            <w:sz w:val="24"/>
          </w:rPr>
          <w:t>±</w:t>
        </w:r>
        <w:r w:rsidR="00CF769D">
          <w:rPr>
            <w:rFonts w:hint="eastAsia"/>
            <w:sz w:val="24"/>
          </w:rPr>
          <w:t>3</w:t>
        </w:r>
        <w:r w:rsidR="00CF769D">
          <w:rPr>
            <w:sz w:val="24"/>
          </w:rPr>
          <w:t>0min</w:t>
        </w:r>
      </w:ins>
      <w:ins w:id="523" w:author="Jing wang" w:date="2026-05-27T16:52:00Z" w16du:dateUtc="2026-05-27T08:52:00Z">
        <w:del w:id="524" w:author="Jamie Wang" w:date="2026-05-28T14:47:00Z" w16du:dateUtc="2026-05-28T06:47:00Z">
          <w:r w:rsidR="003F47B4" w:rsidDel="000337DB">
            <w:rPr>
              <w:rFonts w:hint="eastAsia"/>
              <w:sz w:val="24"/>
            </w:rPr>
            <w:delText>分别</w:delText>
          </w:r>
        </w:del>
      </w:ins>
      <w:r w:rsidR="00000000" w:rsidRPr="00267D7A">
        <w:rPr>
          <w:rFonts w:hint="eastAsia"/>
          <w:sz w:val="24"/>
          <w:highlight w:val="yellow"/>
        </w:rPr>
        <w:t>使用</w:t>
      </w:r>
      <w:ins w:id="525" w:author="Jamie Wang" w:date="2026-05-28T14:51:00Z" w16du:dateUtc="2026-05-28T06:51:00Z">
        <w:r w:rsidR="00CF769D">
          <w:rPr>
            <w:rFonts w:hint="eastAsia"/>
            <w:sz w:val="24"/>
          </w:rPr>
          <w:t>血管超声</w:t>
        </w:r>
      </w:ins>
      <w:ins w:id="526" w:author="Jamie Wang" w:date="2026-05-28T14:52:00Z" w16du:dateUtc="2026-05-28T06:52:00Z">
        <w:r w:rsidR="00CF769D" w:rsidRPr="00267D7A">
          <w:rPr>
            <w:rFonts w:hint="eastAsia"/>
            <w:sz w:val="24"/>
            <w:highlight w:val="yellow"/>
          </w:rPr>
          <w:t>评估是否需要继续溶栓</w:t>
        </w:r>
        <w:r w:rsidR="00CF769D">
          <w:rPr>
            <w:rFonts w:hint="eastAsia"/>
            <w:sz w:val="24"/>
          </w:rPr>
          <w:t>，若需要继续溶栓，患者可将导管留置继续溶栓，直至</w:t>
        </w:r>
        <w:r w:rsidR="00CF769D">
          <w:rPr>
            <w:rFonts w:ascii="宋体" w:hAnsi="宋体" w:cs="宋体" w:hint="eastAsia"/>
            <w:sz w:val="24"/>
          </w:rPr>
          <w:t>①</w:t>
        </w:r>
        <w:r w:rsidR="00CF769D">
          <w:rPr>
            <w:sz w:val="24"/>
          </w:rPr>
          <w:t>24h ± 6h</w:t>
        </w:r>
        <w:r w:rsidR="00CF769D">
          <w:rPr>
            <w:rFonts w:hint="eastAsia"/>
            <w:sz w:val="24"/>
          </w:rPr>
          <w:t>后造影评估血栓消失，或</w:t>
        </w:r>
        <w:r w:rsidR="00CF769D">
          <w:rPr>
            <w:rFonts w:ascii="宋体" w:hAnsi="宋体" w:cs="宋体" w:hint="eastAsia"/>
            <w:sz w:val="24"/>
          </w:rPr>
          <w:t>②</w:t>
        </w:r>
        <w:r w:rsidR="00CF769D">
          <w:rPr>
            <w:rFonts w:hint="eastAsia"/>
            <w:sz w:val="24"/>
          </w:rPr>
          <w:t>研究者评估溶栓成功（通过血管超声等结果临床评估），或</w:t>
        </w:r>
        <w:r w:rsidR="00CF769D">
          <w:rPr>
            <w:rFonts w:ascii="宋体" w:hAnsi="宋体" w:cs="宋体" w:hint="eastAsia"/>
            <w:sz w:val="24"/>
          </w:rPr>
          <w:t>③</w:t>
        </w:r>
        <w:r w:rsidR="00CF769D">
          <w:rPr>
            <w:rFonts w:hint="eastAsia"/>
            <w:sz w:val="24"/>
          </w:rPr>
          <w:t>Fg</w:t>
        </w:r>
        <w:r w:rsidR="00CF769D">
          <w:rPr>
            <w:rFonts w:hint="eastAsia"/>
            <w:sz w:val="24"/>
          </w:rPr>
          <w:t>水平</w:t>
        </w:r>
        <w:r w:rsidR="00CF769D">
          <w:rPr>
            <w:sz w:val="24"/>
          </w:rPr>
          <w:t>&lt;1.0g/L</w:t>
        </w:r>
        <w:r w:rsidR="00CF769D">
          <w:rPr>
            <w:rFonts w:hint="eastAsia"/>
            <w:sz w:val="24"/>
          </w:rPr>
          <w:t>，或出现明显的治疗相关并发症（如大出血等）。治疗结束时</w:t>
        </w:r>
      </w:ins>
      <w:ins w:id="527" w:author="Jamie Wang" w:date="2026-05-28T14:54:00Z" w16du:dateUtc="2026-05-28T06:54:00Z">
        <w:r w:rsidR="00CF769D">
          <w:rPr>
            <w:rFonts w:hint="eastAsia"/>
            <w:sz w:val="24"/>
          </w:rPr>
          <w:t>使用分段造影法进行静脉造影，评估血栓清除率</w:t>
        </w:r>
      </w:ins>
      <w:ins w:id="528" w:author="Jamie Wang" w:date="2026-05-28T14:52:00Z" w16du:dateUtc="2026-05-28T06:52:00Z">
        <w:r w:rsidR="00CF769D">
          <w:rPr>
            <w:rFonts w:hint="eastAsia"/>
            <w:sz w:val="24"/>
          </w:rPr>
          <w:t>。</w:t>
        </w:r>
      </w:ins>
    </w:p>
    <w:p w14:paraId="0F85A134" w14:textId="77777777" w:rsidR="00CF769D" w:rsidRDefault="00CF769D">
      <w:pPr>
        <w:widowControl/>
        <w:snapToGrid w:val="0"/>
        <w:spacing w:line="360" w:lineRule="auto"/>
        <w:ind w:firstLineChars="200" w:firstLine="480"/>
        <w:jc w:val="left"/>
        <w:rPr>
          <w:ins w:id="529" w:author="Jamie Wang" w:date="2026-05-28T14:51:00Z" w16du:dateUtc="2026-05-28T06:51:00Z"/>
          <w:sz w:val="24"/>
        </w:rPr>
      </w:pPr>
    </w:p>
    <w:p w14:paraId="2A483C99" w14:textId="7FDD52CB" w:rsidR="001C73AA" w:rsidRDefault="00000000">
      <w:pPr>
        <w:widowControl/>
        <w:snapToGrid w:val="0"/>
        <w:spacing w:line="360" w:lineRule="auto"/>
        <w:ind w:firstLineChars="200" w:firstLine="480"/>
        <w:jc w:val="left"/>
        <w:rPr>
          <w:sz w:val="24"/>
        </w:rPr>
      </w:pPr>
      <w:r w:rsidRPr="00267D7A">
        <w:rPr>
          <w:rFonts w:hint="eastAsia"/>
          <w:sz w:val="24"/>
          <w:highlight w:val="yellow"/>
        </w:rPr>
        <w:t>分段造影法进行静脉造影，</w:t>
      </w:r>
      <w:ins w:id="530" w:author="Jamie Wang" w:date="2026-05-28T14:52:00Z" w16du:dateUtc="2026-05-28T06:52:00Z">
        <w:r w:rsidR="00CF769D" w:rsidRPr="00267D7A" w:rsidDel="00CF769D">
          <w:rPr>
            <w:rFonts w:hint="eastAsia"/>
            <w:sz w:val="24"/>
            <w:highlight w:val="yellow"/>
          </w:rPr>
          <w:t xml:space="preserve"> </w:t>
        </w:r>
      </w:ins>
      <w:del w:id="531" w:author="Jamie Wang" w:date="2026-05-28T14:52:00Z" w16du:dateUtc="2026-05-28T06:52:00Z">
        <w:r w:rsidRPr="00267D7A" w:rsidDel="00CF769D">
          <w:rPr>
            <w:rFonts w:hint="eastAsia"/>
            <w:sz w:val="24"/>
            <w:highlight w:val="yellow"/>
          </w:rPr>
          <w:delText>评估血栓清除率，研究者评估是否需要继续溶栓</w:delText>
        </w:r>
        <w:r w:rsidDel="00CF769D">
          <w:rPr>
            <w:rFonts w:hint="eastAsia"/>
            <w:sz w:val="24"/>
          </w:rPr>
          <w:delText>，若需要继续溶栓，患者可将导管留置继续溶栓，直至</w:delText>
        </w:r>
        <w:r w:rsidDel="00CF769D">
          <w:rPr>
            <w:rFonts w:ascii="宋体" w:hAnsi="宋体" w:cs="宋体" w:hint="eastAsia"/>
            <w:sz w:val="24"/>
          </w:rPr>
          <w:delText>①</w:delText>
        </w:r>
        <w:r w:rsidDel="00CF769D">
          <w:rPr>
            <w:sz w:val="24"/>
          </w:rPr>
          <w:delText>24h ± 6h</w:delText>
        </w:r>
        <w:r w:rsidDel="00CF769D">
          <w:rPr>
            <w:rFonts w:hint="eastAsia"/>
            <w:sz w:val="24"/>
          </w:rPr>
          <w:delText>后造影评估血栓消失，或</w:delText>
        </w:r>
        <w:r w:rsidDel="00CF769D">
          <w:rPr>
            <w:rFonts w:ascii="宋体" w:hAnsi="宋体" w:cs="宋体" w:hint="eastAsia"/>
            <w:sz w:val="24"/>
          </w:rPr>
          <w:delText>②</w:delText>
        </w:r>
        <w:r w:rsidDel="00CF769D">
          <w:rPr>
            <w:rFonts w:hint="eastAsia"/>
            <w:sz w:val="24"/>
          </w:rPr>
          <w:delText>研究者评估溶栓成功（通过</w:delText>
        </w:r>
        <w:r w:rsidDel="00CF769D">
          <w:rPr>
            <w:sz w:val="24"/>
          </w:rPr>
          <w:delText>D-dimer</w:delText>
        </w:r>
        <w:r w:rsidDel="00CF769D">
          <w:rPr>
            <w:rFonts w:hint="eastAsia"/>
            <w:sz w:val="24"/>
          </w:rPr>
          <w:delText>和血管超声等结果临床评估），或</w:delText>
        </w:r>
        <w:r w:rsidDel="00CF769D">
          <w:rPr>
            <w:rFonts w:ascii="宋体" w:hAnsi="宋体" w:cs="宋体" w:hint="eastAsia"/>
            <w:sz w:val="24"/>
          </w:rPr>
          <w:delText>③</w:delText>
        </w:r>
        <w:r w:rsidDel="00CF769D">
          <w:rPr>
            <w:rFonts w:hint="eastAsia"/>
            <w:sz w:val="24"/>
          </w:rPr>
          <w:delText>Fg</w:delText>
        </w:r>
        <w:r w:rsidDel="00CF769D">
          <w:rPr>
            <w:rFonts w:hint="eastAsia"/>
            <w:sz w:val="24"/>
          </w:rPr>
          <w:delText>水平</w:delText>
        </w:r>
        <w:r w:rsidDel="00CF769D">
          <w:rPr>
            <w:sz w:val="24"/>
          </w:rPr>
          <w:delText>&lt;1.0g/L</w:delText>
        </w:r>
        <w:r w:rsidDel="00CF769D">
          <w:rPr>
            <w:rFonts w:hint="eastAsia"/>
            <w:sz w:val="24"/>
          </w:rPr>
          <w:delText>，或出现明显的治疗相关并发症（如大出血等）</w:delText>
        </w:r>
      </w:del>
      <w:del w:id="532" w:author="Jamie Wang" w:date="2026-05-28T14:48:00Z" w16du:dateUtc="2026-05-28T06:48:00Z">
        <w:r w:rsidDel="000337DB">
          <w:rPr>
            <w:rFonts w:hint="eastAsia"/>
            <w:sz w:val="24"/>
          </w:rPr>
          <w:delText>，或</w:delText>
        </w:r>
        <w:r w:rsidDel="000337DB">
          <w:rPr>
            <w:rFonts w:ascii="宋体" w:hAnsi="宋体" w:cs="宋体" w:hint="eastAsia"/>
            <w:sz w:val="24"/>
          </w:rPr>
          <w:delText>④</w:delText>
        </w:r>
        <w:r w:rsidDel="000337DB">
          <w:rPr>
            <w:rFonts w:hint="eastAsia"/>
            <w:sz w:val="24"/>
          </w:rPr>
          <w:delText>溶栓总时间达到</w:delText>
        </w:r>
        <w:r w:rsidDel="000337DB">
          <w:rPr>
            <w:sz w:val="24"/>
          </w:rPr>
          <w:delText>7</w:delText>
        </w:r>
        <w:r w:rsidDel="000337DB">
          <w:rPr>
            <w:rFonts w:hint="eastAsia"/>
            <w:sz w:val="24"/>
          </w:rPr>
          <w:delText>天</w:delText>
        </w:r>
      </w:del>
      <w:del w:id="533" w:author="Jamie Wang" w:date="2026-05-28T14:52:00Z" w16du:dateUtc="2026-05-28T06:52:00Z">
        <w:r w:rsidDel="00CF769D">
          <w:rPr>
            <w:rFonts w:hint="eastAsia"/>
            <w:sz w:val="24"/>
          </w:rPr>
          <w:delText>。治疗结束时视情况选做静脉造影。</w:delText>
        </w:r>
      </w:del>
    </w:p>
    <w:bookmarkEnd w:id="500"/>
    <w:p w14:paraId="3B4492BC" w14:textId="637DA5BA" w:rsidR="001C73AA" w:rsidRDefault="00000000">
      <w:pPr>
        <w:widowControl/>
        <w:snapToGrid w:val="0"/>
        <w:spacing w:line="360" w:lineRule="auto"/>
        <w:ind w:firstLineChars="200" w:firstLine="480"/>
        <w:jc w:val="left"/>
        <w:rPr>
          <w:sz w:val="24"/>
        </w:rPr>
      </w:pPr>
      <w:r>
        <w:rPr>
          <w:rFonts w:hint="eastAsia"/>
          <w:sz w:val="24"/>
        </w:rPr>
        <w:t>造影点分别为：溶栓开始前、溶栓治疗</w:t>
      </w:r>
      <w:r>
        <w:rPr>
          <w:sz w:val="24"/>
        </w:rPr>
        <w:t>30</w:t>
      </w:r>
      <w:r>
        <w:rPr>
          <w:rFonts w:hint="eastAsia"/>
          <w:sz w:val="24"/>
        </w:rPr>
        <w:t>min</w:t>
      </w:r>
      <w:r>
        <w:rPr>
          <w:rFonts w:hint="eastAsia"/>
          <w:sz w:val="24"/>
        </w:rPr>
        <w:t>±</w:t>
      </w:r>
      <w:r>
        <w:rPr>
          <w:rFonts w:hint="eastAsia"/>
          <w:sz w:val="24"/>
        </w:rPr>
        <w:t>10min</w:t>
      </w:r>
      <w:r>
        <w:rPr>
          <w:rFonts w:hint="eastAsia"/>
          <w:sz w:val="24"/>
        </w:rPr>
        <w:t>、</w:t>
      </w:r>
      <w:del w:id="534" w:author="Jamie Wang" w:date="2026-05-28T14:50:00Z" w16du:dateUtc="2026-05-28T06:50:00Z">
        <w:r w:rsidDel="000337DB">
          <w:rPr>
            <w:rFonts w:hint="eastAsia"/>
            <w:sz w:val="24"/>
          </w:rPr>
          <w:delText>溶栓治疗</w:delText>
        </w:r>
        <w:r w:rsidDel="000337DB">
          <w:rPr>
            <w:rFonts w:hint="eastAsia"/>
            <w:sz w:val="24"/>
          </w:rPr>
          <w:delText>2</w:delText>
        </w:r>
        <w:r w:rsidDel="000337DB">
          <w:rPr>
            <w:sz w:val="24"/>
          </w:rPr>
          <w:delText>4</w:delText>
        </w:r>
        <w:r w:rsidDel="000337DB">
          <w:rPr>
            <w:rFonts w:hint="eastAsia"/>
            <w:sz w:val="24"/>
          </w:rPr>
          <w:delText>h</w:delText>
        </w:r>
        <w:r w:rsidDel="000337DB">
          <w:rPr>
            <w:rFonts w:hint="eastAsia"/>
            <w:sz w:val="24"/>
          </w:rPr>
          <w:delText>±</w:delText>
        </w:r>
        <w:r w:rsidDel="000337DB">
          <w:rPr>
            <w:sz w:val="24"/>
          </w:rPr>
          <w:delText>6h</w:delText>
        </w:r>
        <w:r w:rsidDel="000337DB">
          <w:rPr>
            <w:rFonts w:hint="eastAsia"/>
            <w:sz w:val="24"/>
          </w:rPr>
          <w:delText>、</w:delText>
        </w:r>
      </w:del>
      <w:r>
        <w:rPr>
          <w:rFonts w:hint="eastAsia"/>
          <w:bCs/>
          <w:kern w:val="0"/>
          <w:sz w:val="24"/>
        </w:rPr>
        <w:t>溶栓</w:t>
      </w:r>
      <w:r>
        <w:rPr>
          <w:rFonts w:hint="eastAsia"/>
          <w:sz w:val="24"/>
        </w:rPr>
        <w:t>治疗结束后（</w:t>
      </w:r>
      <w:ins w:id="535" w:author="Jamie Wang" w:date="2026-05-28T14:49:00Z" w16du:dateUtc="2026-05-28T06:49:00Z">
        <w:r w:rsidR="000337DB">
          <w:rPr>
            <w:rFonts w:hint="eastAsia"/>
            <w:sz w:val="24"/>
          </w:rPr>
          <w:t>≤</w:t>
        </w:r>
      </w:ins>
      <w:del w:id="536" w:author="Jamie Wang" w:date="2026-05-28T15:07:00Z" w16du:dateUtc="2026-05-28T07:07:00Z">
        <w:r w:rsidDel="00DA4CA8">
          <w:rPr>
            <w:rFonts w:hint="eastAsia"/>
            <w:sz w:val="24"/>
          </w:rPr>
          <w:delText>如</w:delText>
        </w:r>
      </w:del>
      <w:ins w:id="537" w:author="Jamie Wang" w:date="2026-05-28T14:50:00Z" w16du:dateUtc="2026-05-28T06:50:00Z">
        <w:r w:rsidR="000337DB">
          <w:rPr>
            <w:rFonts w:hint="eastAsia"/>
            <w:sz w:val="24"/>
          </w:rPr>
          <w:t>2</w:t>
        </w:r>
        <w:r w:rsidR="000337DB">
          <w:rPr>
            <w:sz w:val="24"/>
          </w:rPr>
          <w:t>4</w:t>
        </w:r>
        <w:r w:rsidR="000337DB">
          <w:rPr>
            <w:rFonts w:hint="eastAsia"/>
            <w:sz w:val="24"/>
          </w:rPr>
          <w:t>h</w:t>
        </w:r>
        <w:r w:rsidR="000337DB">
          <w:rPr>
            <w:rFonts w:hint="eastAsia"/>
            <w:sz w:val="24"/>
          </w:rPr>
          <w:t>±</w:t>
        </w:r>
        <w:r w:rsidR="000337DB">
          <w:rPr>
            <w:sz w:val="24"/>
          </w:rPr>
          <w:t>6h</w:t>
        </w:r>
      </w:ins>
      <w:del w:id="538" w:author="Jamie Wang" w:date="2026-05-28T14:50:00Z" w16du:dateUtc="2026-05-28T06:50:00Z">
        <w:r w:rsidDel="000337DB">
          <w:rPr>
            <w:rFonts w:hint="eastAsia"/>
            <w:sz w:val="24"/>
          </w:rPr>
          <w:delText>适用</w:delText>
        </w:r>
      </w:del>
      <w:r>
        <w:rPr>
          <w:rFonts w:hint="eastAsia"/>
          <w:sz w:val="24"/>
        </w:rPr>
        <w:t>）。每次造影均记录血栓评分、计算血栓清除率，主要指标为</w:t>
      </w:r>
      <w:r>
        <w:rPr>
          <w:rFonts w:hint="eastAsia"/>
          <w:bCs/>
          <w:kern w:val="0"/>
          <w:sz w:val="24"/>
        </w:rPr>
        <w:t>溶栓</w:t>
      </w:r>
      <w:r>
        <w:rPr>
          <w:rFonts w:hint="eastAsia"/>
          <w:sz w:val="24"/>
        </w:rPr>
        <w:t>治疗</w:t>
      </w:r>
      <w:r>
        <w:rPr>
          <w:rFonts w:hint="eastAsia"/>
          <w:sz w:val="24"/>
        </w:rPr>
        <w:t>24h</w:t>
      </w:r>
      <w:r>
        <w:rPr>
          <w:rFonts w:hint="eastAsia"/>
          <w:sz w:val="24"/>
        </w:rPr>
        <w:t>的血栓清除率。</w:t>
      </w:r>
    </w:p>
    <w:p w14:paraId="6A61E0AF" w14:textId="77777777" w:rsidR="001C73AA" w:rsidRDefault="00000000">
      <w:pPr>
        <w:widowControl/>
        <w:snapToGrid w:val="0"/>
        <w:spacing w:line="360" w:lineRule="auto"/>
        <w:ind w:firstLineChars="200" w:firstLine="480"/>
        <w:jc w:val="left"/>
      </w:pPr>
      <w:r>
        <w:rPr>
          <w:rFonts w:hint="eastAsia"/>
          <w:sz w:val="24"/>
        </w:rPr>
        <w:t>造影血栓负荷评分</w:t>
      </w:r>
      <w:bookmarkStart w:id="539" w:name="OLE_LINK13"/>
      <w:r>
        <w:rPr>
          <w:color w:val="000000"/>
          <w:kern w:val="0"/>
          <w:sz w:val="24"/>
          <w:shd w:val="clear" w:color="auto" w:fill="FFFFFF"/>
          <w:vertAlign w:val="superscript"/>
        </w:rPr>
        <w:t>[1]</w:t>
      </w:r>
      <w:bookmarkEnd w:id="539"/>
      <w:r>
        <w:rPr>
          <w:rFonts w:hint="eastAsia"/>
          <w:sz w:val="24"/>
        </w:rPr>
        <w:t>：</w:t>
      </w:r>
      <w:r>
        <w:rPr>
          <w:sz w:val="24"/>
        </w:rPr>
        <w:t>将下肢静脉分为</w:t>
      </w:r>
      <w:r>
        <w:rPr>
          <w:rFonts w:hint="eastAsia"/>
          <w:sz w:val="24"/>
        </w:rPr>
        <w:t>下腔静脉、髂静脉、股总静脉、股浅静脉、腘静脉</w:t>
      </w:r>
      <w:r>
        <w:rPr>
          <w:rFonts w:hint="eastAsia"/>
          <w:sz w:val="24"/>
        </w:rPr>
        <w:t>5</w:t>
      </w:r>
      <w:r>
        <w:rPr>
          <w:sz w:val="24"/>
        </w:rPr>
        <w:t>个部分。</w:t>
      </w:r>
      <w:r>
        <w:rPr>
          <w:color w:val="000000"/>
          <w:kern w:val="0"/>
          <w:sz w:val="24"/>
          <w:shd w:val="clear" w:color="auto" w:fill="FFFFFF"/>
        </w:rPr>
        <w:t>通过目测评估</w:t>
      </w:r>
      <w:r>
        <w:rPr>
          <w:rFonts w:hint="eastAsia"/>
          <w:color w:val="000000"/>
          <w:kern w:val="0"/>
          <w:sz w:val="24"/>
          <w:shd w:val="clear" w:color="auto" w:fill="FFFFFF"/>
        </w:rPr>
        <w:t>：</w:t>
      </w:r>
      <w:r>
        <w:rPr>
          <w:rFonts w:eastAsiaTheme="minorEastAsia" w:hint="eastAsia"/>
          <w:sz w:val="24"/>
        </w:rPr>
        <w:t>管腔完全</w:t>
      </w:r>
      <w:r>
        <w:rPr>
          <w:rFonts w:hint="eastAsia"/>
          <w:color w:val="000000"/>
          <w:kern w:val="0"/>
          <w:sz w:val="24"/>
          <w:shd w:val="clear" w:color="auto" w:fill="FFFFFF"/>
        </w:rPr>
        <w:t>通畅为</w:t>
      </w:r>
      <w:r>
        <w:rPr>
          <w:rFonts w:hint="eastAsia"/>
          <w:color w:val="000000"/>
          <w:kern w:val="0"/>
          <w:sz w:val="24"/>
          <w:shd w:val="clear" w:color="auto" w:fill="FFFFFF"/>
        </w:rPr>
        <w:t>0</w:t>
      </w:r>
      <w:r>
        <w:rPr>
          <w:rFonts w:hint="eastAsia"/>
          <w:color w:val="000000"/>
          <w:kern w:val="0"/>
          <w:sz w:val="24"/>
          <w:shd w:val="clear" w:color="auto" w:fill="FFFFFF"/>
        </w:rPr>
        <w:t>分；亚节段、非闭塞性血栓为</w:t>
      </w:r>
      <w:r>
        <w:rPr>
          <w:rFonts w:hint="eastAsia"/>
          <w:color w:val="000000"/>
          <w:kern w:val="0"/>
          <w:sz w:val="24"/>
          <w:shd w:val="clear" w:color="auto" w:fill="FFFFFF"/>
        </w:rPr>
        <w:t>1</w:t>
      </w:r>
      <w:r>
        <w:rPr>
          <w:rFonts w:hint="eastAsia"/>
          <w:color w:val="000000"/>
          <w:kern w:val="0"/>
          <w:sz w:val="24"/>
          <w:shd w:val="clear" w:color="auto" w:fill="FFFFFF"/>
        </w:rPr>
        <w:t>分；</w:t>
      </w:r>
      <w:r>
        <w:rPr>
          <w:rFonts w:hint="eastAsia"/>
          <w:color w:val="000000"/>
          <w:kern w:val="0"/>
          <w:sz w:val="24"/>
          <w:shd w:val="clear" w:color="auto" w:fill="FFFFFF"/>
        </w:rPr>
        <w:t xml:space="preserve"> </w:t>
      </w:r>
      <w:r>
        <w:rPr>
          <w:rFonts w:hint="eastAsia"/>
          <w:color w:val="000000"/>
          <w:kern w:val="0"/>
          <w:sz w:val="24"/>
          <w:shd w:val="clear" w:color="auto" w:fill="FFFFFF"/>
        </w:rPr>
        <w:t>亚节段、闭塞性血栓为</w:t>
      </w:r>
      <w:r>
        <w:rPr>
          <w:rFonts w:hint="eastAsia"/>
          <w:color w:val="000000"/>
          <w:kern w:val="0"/>
          <w:sz w:val="24"/>
          <w:shd w:val="clear" w:color="auto" w:fill="FFFFFF"/>
        </w:rPr>
        <w:t>2</w:t>
      </w:r>
      <w:r>
        <w:rPr>
          <w:rFonts w:hint="eastAsia"/>
          <w:color w:val="000000"/>
          <w:kern w:val="0"/>
          <w:sz w:val="24"/>
          <w:shd w:val="clear" w:color="auto" w:fill="FFFFFF"/>
        </w:rPr>
        <w:t>分；整个血管的闭塞性血栓为</w:t>
      </w:r>
      <w:r>
        <w:rPr>
          <w:rFonts w:hint="eastAsia"/>
          <w:color w:val="000000"/>
          <w:kern w:val="0"/>
          <w:sz w:val="24"/>
          <w:shd w:val="clear" w:color="auto" w:fill="FFFFFF"/>
        </w:rPr>
        <w:t>3</w:t>
      </w:r>
      <w:r>
        <w:rPr>
          <w:rFonts w:hint="eastAsia"/>
          <w:color w:val="000000"/>
          <w:kern w:val="0"/>
          <w:sz w:val="24"/>
          <w:shd w:val="clear" w:color="auto" w:fill="FFFFFF"/>
        </w:rPr>
        <w:t>分</w:t>
      </w:r>
      <w:r>
        <w:rPr>
          <w:color w:val="000000"/>
          <w:kern w:val="0"/>
          <w:sz w:val="24"/>
          <w:shd w:val="clear" w:color="auto" w:fill="FFFFFF"/>
        </w:rPr>
        <w:t>。</w:t>
      </w:r>
      <w:bookmarkStart w:id="540" w:name="_Hlk153986062"/>
      <w:r>
        <w:rPr>
          <w:rFonts w:hint="eastAsia"/>
          <w:color w:val="000000"/>
          <w:kern w:val="0"/>
          <w:sz w:val="24"/>
          <w:shd w:val="clear" w:color="auto" w:fill="FFFFFF"/>
        </w:rPr>
        <w:t>收集术中</w:t>
      </w:r>
      <w:r>
        <w:rPr>
          <w:rFonts w:hint="eastAsia"/>
          <w:kern w:val="0"/>
          <w:sz w:val="24"/>
          <w:szCs w:val="23"/>
        </w:rPr>
        <w:t>血管造影影像资料，主要评价指标将</w:t>
      </w:r>
      <w:r>
        <w:rPr>
          <w:sz w:val="24"/>
        </w:rPr>
        <w:t>由</w:t>
      </w:r>
      <w:r>
        <w:rPr>
          <w:rFonts w:hint="eastAsia"/>
          <w:sz w:val="24"/>
        </w:rPr>
        <w:t>专业</w:t>
      </w:r>
      <w:r>
        <w:rPr>
          <w:sz w:val="24"/>
        </w:rPr>
        <w:t>人员在</w:t>
      </w:r>
      <w:r>
        <w:rPr>
          <w:rFonts w:hint="eastAsia"/>
          <w:sz w:val="24"/>
        </w:rPr>
        <w:t>盲态下根据</w:t>
      </w:r>
      <w:r>
        <w:rPr>
          <w:sz w:val="24"/>
        </w:rPr>
        <w:t>血管造影</w:t>
      </w:r>
      <w:r>
        <w:rPr>
          <w:rFonts w:hint="eastAsia"/>
          <w:sz w:val="24"/>
        </w:rPr>
        <w:t>影像资料</w:t>
      </w:r>
      <w:r>
        <w:rPr>
          <w:sz w:val="24"/>
        </w:rPr>
        <w:t>进行</w:t>
      </w:r>
      <w:r>
        <w:rPr>
          <w:rFonts w:hint="eastAsia"/>
          <w:sz w:val="24"/>
        </w:rPr>
        <w:t>统一</w:t>
      </w:r>
      <w:r>
        <w:rPr>
          <w:sz w:val="24"/>
        </w:rPr>
        <w:t>评价</w:t>
      </w:r>
      <w:r>
        <w:rPr>
          <w:rFonts w:hint="eastAsia"/>
          <w:kern w:val="0"/>
          <w:sz w:val="24"/>
          <w:szCs w:val="23"/>
        </w:rPr>
        <w:t>。</w:t>
      </w:r>
      <w:bookmarkEnd w:id="540"/>
    </w:p>
    <w:p w14:paraId="6915EFC7" w14:textId="77777777" w:rsidR="001C73AA" w:rsidRDefault="00000000">
      <w:pPr>
        <w:widowControl/>
        <w:snapToGrid w:val="0"/>
        <w:spacing w:line="360" w:lineRule="auto"/>
        <w:ind w:firstLineChars="200" w:firstLine="480"/>
        <w:jc w:val="left"/>
        <w:rPr>
          <w:rFonts w:eastAsiaTheme="minorEastAsia"/>
          <w:sz w:val="24"/>
        </w:rPr>
      </w:pPr>
      <w:r>
        <w:rPr>
          <w:rFonts w:hint="eastAsia"/>
          <w:sz w:val="24"/>
        </w:rPr>
        <w:t>计算公式：</w:t>
      </w:r>
      <w:r>
        <w:rPr>
          <w:sz w:val="24"/>
        </w:rPr>
        <w:t>血栓清除率</w:t>
      </w:r>
      <m:oMath>
        <m:r>
          <w:rPr>
            <w:rFonts w:ascii="Cambria Math" w:hAnsi="Cambria Math"/>
            <w:sz w:val="32"/>
            <w:szCs w:val="32"/>
          </w:rPr>
          <m:t>=</m:t>
        </m:r>
        <m:f>
          <m:fPr>
            <m:ctrlPr>
              <w:rPr>
                <w:rFonts w:ascii="Cambria Math" w:hAnsi="Cambria Math"/>
                <w:iCs/>
                <w:sz w:val="32"/>
                <w:szCs w:val="32"/>
              </w:rPr>
            </m:ctrlPr>
          </m:fPr>
          <m:num>
            <m:r>
              <m:rPr>
                <m:sty m:val="p"/>
              </m:rPr>
              <w:rPr>
                <w:rFonts w:ascii="Cambria Math" w:hAnsi="Cambria Math" w:hint="eastAsia"/>
                <w:sz w:val="32"/>
                <w:szCs w:val="32"/>
              </w:rPr>
              <m:t>治疗前总评分</m:t>
            </m:r>
            <m:r>
              <m:rPr>
                <m:sty m:val="p"/>
              </m:rPr>
              <w:rPr>
                <w:rFonts w:ascii="Cambria Math" w:hAnsi="Cambria Math"/>
                <w:sz w:val="32"/>
                <w:szCs w:val="32"/>
              </w:rPr>
              <m:t>-</m:t>
            </m:r>
            <m:r>
              <m:rPr>
                <m:sty m:val="p"/>
              </m:rPr>
              <w:rPr>
                <w:rFonts w:ascii="Cambria Math" w:hAnsi="Cambria Math" w:hint="eastAsia"/>
                <w:sz w:val="32"/>
                <w:szCs w:val="32"/>
              </w:rPr>
              <m:t>治疗后总评分</m:t>
            </m:r>
          </m:num>
          <m:den>
            <m:r>
              <m:rPr>
                <m:sty m:val="p"/>
              </m:rPr>
              <w:rPr>
                <w:rFonts w:ascii="Cambria Math" w:hAnsi="Cambria Math" w:hint="eastAsia"/>
                <w:sz w:val="32"/>
                <w:szCs w:val="32"/>
              </w:rPr>
              <m:t>治疗前总评分</m:t>
            </m:r>
          </m:den>
        </m:f>
        <m:r>
          <w:rPr>
            <w:rFonts w:ascii="Cambria Math" w:hAnsi="Cambria Math"/>
            <w:sz w:val="24"/>
          </w:rPr>
          <m:t>×</m:t>
        </m:r>
      </m:oMath>
      <w:r>
        <w:rPr>
          <w:sz w:val="24"/>
        </w:rPr>
        <w:t>100%</w:t>
      </w:r>
    </w:p>
    <w:p w14:paraId="3F793330" w14:textId="77777777" w:rsidR="001C73AA" w:rsidRDefault="00000000">
      <w:pPr>
        <w:widowControl/>
        <w:snapToGrid w:val="0"/>
        <w:spacing w:line="360" w:lineRule="auto"/>
        <w:ind w:firstLineChars="200" w:firstLine="480"/>
        <w:jc w:val="left"/>
        <w:rPr>
          <w:rFonts w:eastAsiaTheme="minorEastAsia"/>
          <w:sz w:val="24"/>
        </w:rPr>
      </w:pPr>
      <w:r>
        <w:rPr>
          <w:rFonts w:eastAsiaTheme="minorEastAsia" w:hint="eastAsia"/>
          <w:sz w:val="24"/>
        </w:rPr>
        <w:t>评价时间：治疗期（</w:t>
      </w:r>
      <w:r>
        <w:rPr>
          <w:rFonts w:hint="eastAsia"/>
          <w:bCs/>
          <w:kern w:val="0"/>
          <w:sz w:val="24"/>
        </w:rPr>
        <w:t>溶栓</w:t>
      </w:r>
      <w:r>
        <w:rPr>
          <w:rFonts w:eastAsiaTheme="minorEastAsia" w:hint="eastAsia"/>
          <w:sz w:val="24"/>
        </w:rPr>
        <w:t>治疗</w:t>
      </w:r>
      <w:r>
        <w:rPr>
          <w:rFonts w:eastAsiaTheme="minorEastAsia"/>
          <w:sz w:val="24"/>
        </w:rPr>
        <w:t>24</w:t>
      </w:r>
      <w:r>
        <w:rPr>
          <w:rFonts w:eastAsiaTheme="minorEastAsia" w:hint="eastAsia"/>
          <w:sz w:val="24"/>
        </w:rPr>
        <w:t>h</w:t>
      </w:r>
      <w:r>
        <w:rPr>
          <w:rFonts w:hint="eastAsia"/>
          <w:bCs/>
          <w:kern w:val="0"/>
          <w:sz w:val="24"/>
        </w:rPr>
        <w:t>±</w:t>
      </w:r>
      <w:r>
        <w:rPr>
          <w:rFonts w:eastAsiaTheme="minorEastAsia"/>
          <w:sz w:val="24"/>
        </w:rPr>
        <w:t>6h</w:t>
      </w:r>
      <w:r>
        <w:rPr>
          <w:rFonts w:eastAsiaTheme="minorEastAsia" w:hint="eastAsia"/>
          <w:sz w:val="24"/>
        </w:rPr>
        <w:t>）。</w:t>
      </w:r>
    </w:p>
    <w:p w14:paraId="0880C4FA" w14:textId="77777777" w:rsidR="001C73AA" w:rsidRDefault="00000000">
      <w:pPr>
        <w:pStyle w:val="4"/>
        <w:numPr>
          <w:ilvl w:val="3"/>
          <w:numId w:val="31"/>
        </w:numPr>
        <w:snapToGrid w:val="0"/>
        <w:rPr>
          <w:bCs/>
          <w:snapToGrid w:val="0"/>
        </w:rPr>
      </w:pPr>
      <w:r>
        <w:rPr>
          <w:rFonts w:hint="eastAsia"/>
          <w:bCs/>
          <w:snapToGrid w:val="0"/>
        </w:rPr>
        <w:t>次要评价指标</w:t>
      </w:r>
      <w:bookmarkEnd w:id="501"/>
      <w:bookmarkEnd w:id="502"/>
      <w:bookmarkEnd w:id="503"/>
    </w:p>
    <w:p w14:paraId="1034296B" w14:textId="77777777" w:rsidR="001C73AA" w:rsidRPr="00267D7A" w:rsidRDefault="00000000" w:rsidP="00F822EF">
      <w:pPr>
        <w:widowControl/>
        <w:numPr>
          <w:ilvl w:val="0"/>
          <w:numId w:val="33"/>
        </w:numPr>
        <w:snapToGrid w:val="0"/>
        <w:spacing w:line="360" w:lineRule="auto"/>
        <w:jc w:val="left"/>
        <w:rPr>
          <w:sz w:val="24"/>
          <w:highlight w:val="yellow"/>
        </w:rPr>
      </w:pPr>
      <w:bookmarkStart w:id="541" w:name="OLE_LINK6"/>
      <w:r w:rsidRPr="00267D7A">
        <w:rPr>
          <w:rFonts w:hint="eastAsia"/>
          <w:sz w:val="24"/>
          <w:highlight w:val="yellow"/>
        </w:rPr>
        <w:t>溶栓总时间</w:t>
      </w:r>
    </w:p>
    <w:p w14:paraId="098E89D9" w14:textId="3984E1B0" w:rsidR="001C73AA" w:rsidRPr="00F822EF" w:rsidRDefault="00000000">
      <w:pPr>
        <w:widowControl/>
        <w:snapToGrid w:val="0"/>
        <w:spacing w:line="360" w:lineRule="auto"/>
        <w:ind w:firstLineChars="200" w:firstLine="480"/>
        <w:jc w:val="left"/>
        <w:rPr>
          <w:rFonts w:eastAsiaTheme="minorEastAsia"/>
          <w:sz w:val="24"/>
        </w:rPr>
      </w:pPr>
      <w:r>
        <w:rPr>
          <w:rFonts w:hint="eastAsia"/>
          <w:sz w:val="24"/>
        </w:rPr>
        <w:t>溶栓总时间</w:t>
      </w:r>
      <w:r>
        <w:rPr>
          <w:rFonts w:eastAsiaTheme="minorEastAsia" w:hint="eastAsia"/>
          <w:sz w:val="24"/>
        </w:rPr>
        <w:t>指</w:t>
      </w:r>
      <w:r w:rsidRPr="00F822EF">
        <w:rPr>
          <w:rFonts w:eastAsiaTheme="minorEastAsia" w:hint="eastAsia"/>
          <w:sz w:val="24"/>
        </w:rPr>
        <w:t>患者本次住院治疗靶病变深静脉血栓形成期间使用尿激酶的总</w:t>
      </w:r>
      <w:ins w:id="542" w:author="Jamie Wang" w:date="2026-05-28T14:56:00Z" w16du:dateUtc="2026-05-28T06:56:00Z">
        <w:r w:rsidR="00CF769D">
          <w:rPr>
            <w:rFonts w:eastAsiaTheme="minorEastAsia" w:hint="eastAsia"/>
            <w:sz w:val="24"/>
          </w:rPr>
          <w:t>小时</w:t>
        </w:r>
      </w:ins>
      <w:del w:id="543" w:author="Jamie Wang" w:date="2026-05-28T14:56:00Z" w16du:dateUtc="2026-05-28T06:56:00Z">
        <w:r w:rsidRPr="00F822EF" w:rsidDel="00CF769D">
          <w:rPr>
            <w:rFonts w:eastAsiaTheme="minorEastAsia" w:hint="eastAsia"/>
            <w:sz w:val="24"/>
          </w:rPr>
          <w:delText>天数</w:delText>
        </w:r>
      </w:del>
    </w:p>
    <w:p w14:paraId="031B5675" w14:textId="77777777" w:rsidR="001C73AA" w:rsidRPr="00F822EF" w:rsidRDefault="00000000" w:rsidP="00F822EF">
      <w:pPr>
        <w:widowControl/>
        <w:numPr>
          <w:ilvl w:val="255"/>
          <w:numId w:val="0"/>
        </w:numPr>
        <w:snapToGrid w:val="0"/>
        <w:spacing w:line="360" w:lineRule="auto"/>
        <w:ind w:firstLineChars="200" w:firstLine="480"/>
        <w:jc w:val="left"/>
        <w:rPr>
          <w:rFonts w:eastAsiaTheme="minorEastAsia"/>
          <w:sz w:val="24"/>
        </w:rPr>
      </w:pPr>
      <w:r w:rsidRPr="00F822EF">
        <w:rPr>
          <w:rFonts w:eastAsiaTheme="minorEastAsia" w:hint="eastAsia"/>
          <w:sz w:val="24"/>
        </w:rPr>
        <w:t>评价时间：出院前（</w:t>
      </w:r>
      <w:r w:rsidRPr="00F822EF">
        <w:rPr>
          <w:rFonts w:eastAsiaTheme="minorEastAsia"/>
          <w:sz w:val="24"/>
        </w:rPr>
        <w:t>1-10</w:t>
      </w:r>
      <w:r w:rsidRPr="00F822EF">
        <w:rPr>
          <w:rFonts w:eastAsiaTheme="minorEastAsia" w:hint="eastAsia"/>
          <w:sz w:val="24"/>
        </w:rPr>
        <w:t>天）</w:t>
      </w:r>
    </w:p>
    <w:p w14:paraId="15BF0CD6" w14:textId="77777777" w:rsidR="001C73AA" w:rsidRPr="00267D7A" w:rsidRDefault="00000000" w:rsidP="00F822EF">
      <w:pPr>
        <w:widowControl/>
        <w:numPr>
          <w:ilvl w:val="0"/>
          <w:numId w:val="33"/>
        </w:numPr>
        <w:snapToGrid w:val="0"/>
        <w:spacing w:line="360" w:lineRule="auto"/>
        <w:jc w:val="left"/>
        <w:rPr>
          <w:sz w:val="24"/>
          <w:highlight w:val="yellow"/>
        </w:rPr>
      </w:pPr>
      <w:r w:rsidRPr="00267D7A">
        <w:rPr>
          <w:rFonts w:hint="eastAsia"/>
          <w:sz w:val="24"/>
          <w:highlight w:val="yellow"/>
        </w:rPr>
        <w:t>尿激酶总剂量</w:t>
      </w:r>
    </w:p>
    <w:p w14:paraId="70D03F6A" w14:textId="77777777" w:rsidR="001C73AA" w:rsidRPr="00F822EF" w:rsidRDefault="00000000">
      <w:pPr>
        <w:widowControl/>
        <w:snapToGrid w:val="0"/>
        <w:spacing w:line="360" w:lineRule="auto"/>
        <w:ind w:firstLineChars="200" w:firstLine="480"/>
        <w:jc w:val="left"/>
        <w:rPr>
          <w:sz w:val="24"/>
        </w:rPr>
      </w:pPr>
      <w:r>
        <w:rPr>
          <w:rFonts w:hint="eastAsia"/>
          <w:sz w:val="24"/>
        </w:rPr>
        <w:t>尿激酶总剂量</w:t>
      </w:r>
      <w:r>
        <w:rPr>
          <w:rFonts w:eastAsiaTheme="minorEastAsia" w:hint="eastAsia"/>
          <w:sz w:val="24"/>
        </w:rPr>
        <w:t>指</w:t>
      </w:r>
      <w:r w:rsidRPr="00F822EF">
        <w:rPr>
          <w:rFonts w:hint="eastAsia"/>
          <w:sz w:val="24"/>
        </w:rPr>
        <w:t>患者本次住院治疗靶病变深静脉血栓形成期间使用尿激酶的总剂量。</w:t>
      </w:r>
    </w:p>
    <w:p w14:paraId="0505F110" w14:textId="77777777" w:rsidR="001C73AA" w:rsidRPr="00F822EF" w:rsidRDefault="00000000" w:rsidP="00F822EF">
      <w:pPr>
        <w:widowControl/>
        <w:numPr>
          <w:ilvl w:val="255"/>
          <w:numId w:val="0"/>
        </w:numPr>
        <w:snapToGrid w:val="0"/>
        <w:spacing w:line="360" w:lineRule="auto"/>
        <w:ind w:firstLineChars="200" w:firstLine="480"/>
        <w:jc w:val="left"/>
        <w:rPr>
          <w:sz w:val="24"/>
        </w:rPr>
      </w:pPr>
      <w:r w:rsidRPr="00F822EF">
        <w:rPr>
          <w:rFonts w:hint="eastAsia"/>
          <w:sz w:val="24"/>
        </w:rPr>
        <w:t>评价时间：出院前（</w:t>
      </w:r>
      <w:r w:rsidRPr="00F822EF">
        <w:rPr>
          <w:sz w:val="24"/>
        </w:rPr>
        <w:t>1-10</w:t>
      </w:r>
      <w:r w:rsidRPr="00F822EF">
        <w:rPr>
          <w:rFonts w:hint="eastAsia"/>
          <w:sz w:val="24"/>
        </w:rPr>
        <w:t>天）</w:t>
      </w:r>
    </w:p>
    <w:p w14:paraId="700336A0" w14:textId="77777777" w:rsidR="001C73AA" w:rsidRPr="00267D7A" w:rsidRDefault="00000000">
      <w:pPr>
        <w:widowControl/>
        <w:numPr>
          <w:ilvl w:val="0"/>
          <w:numId w:val="33"/>
        </w:numPr>
        <w:snapToGrid w:val="0"/>
        <w:spacing w:line="360" w:lineRule="auto"/>
        <w:jc w:val="left"/>
        <w:rPr>
          <w:bCs/>
          <w:kern w:val="0"/>
          <w:sz w:val="24"/>
          <w:highlight w:val="yellow"/>
        </w:rPr>
      </w:pPr>
      <w:r w:rsidRPr="00267D7A">
        <w:rPr>
          <w:rFonts w:hint="eastAsia"/>
          <w:sz w:val="24"/>
          <w:highlight w:val="yellow"/>
        </w:rPr>
        <w:t>溶栓治疗</w:t>
      </w:r>
      <w:bookmarkEnd w:id="541"/>
      <w:r w:rsidRPr="00267D7A">
        <w:rPr>
          <w:sz w:val="24"/>
          <w:highlight w:val="yellow"/>
        </w:rPr>
        <w:t>30min</w:t>
      </w:r>
      <w:r w:rsidRPr="00267D7A">
        <w:rPr>
          <w:rFonts w:hint="eastAsia"/>
          <w:bCs/>
          <w:kern w:val="0"/>
          <w:sz w:val="24"/>
          <w:highlight w:val="yellow"/>
        </w:rPr>
        <w:t>血栓清除率</w:t>
      </w:r>
    </w:p>
    <w:p w14:paraId="0E74F154" w14:textId="77777777" w:rsidR="001C73AA" w:rsidRDefault="00000000">
      <w:pPr>
        <w:widowControl/>
        <w:snapToGrid w:val="0"/>
        <w:spacing w:line="360" w:lineRule="auto"/>
        <w:ind w:firstLineChars="200" w:firstLine="480"/>
        <w:jc w:val="left"/>
        <w:rPr>
          <w:rFonts w:eastAsiaTheme="minorEastAsia"/>
          <w:sz w:val="24"/>
        </w:rPr>
      </w:pPr>
      <w:r>
        <w:rPr>
          <w:rFonts w:eastAsiaTheme="minorEastAsia" w:hint="eastAsia"/>
          <w:sz w:val="24"/>
        </w:rPr>
        <w:t>根据术中溶栓治疗后</w:t>
      </w:r>
      <w:r>
        <w:rPr>
          <w:rFonts w:eastAsiaTheme="minorEastAsia"/>
          <w:sz w:val="24"/>
        </w:rPr>
        <w:t>30min</w:t>
      </w:r>
      <w:r>
        <w:rPr>
          <w:rFonts w:hint="eastAsia"/>
          <w:bCs/>
          <w:kern w:val="0"/>
          <w:sz w:val="24"/>
        </w:rPr>
        <w:t>±</w:t>
      </w:r>
      <w:r>
        <w:rPr>
          <w:rFonts w:eastAsiaTheme="minorEastAsia"/>
          <w:sz w:val="24"/>
        </w:rPr>
        <w:t>10min</w:t>
      </w:r>
      <w:r>
        <w:rPr>
          <w:rFonts w:eastAsiaTheme="minorEastAsia" w:hint="eastAsia"/>
          <w:sz w:val="24"/>
        </w:rPr>
        <w:t>造影结果计算血栓清除率。</w:t>
      </w:r>
    </w:p>
    <w:p w14:paraId="4A2F50C6" w14:textId="77777777" w:rsidR="001C73AA" w:rsidRDefault="00000000">
      <w:pPr>
        <w:widowControl/>
        <w:snapToGrid w:val="0"/>
        <w:spacing w:line="360" w:lineRule="auto"/>
        <w:ind w:firstLineChars="200" w:firstLine="480"/>
        <w:jc w:val="left"/>
      </w:pPr>
      <w:r>
        <w:rPr>
          <w:rFonts w:hint="eastAsia"/>
          <w:sz w:val="24"/>
        </w:rPr>
        <w:lastRenderedPageBreak/>
        <w:t>造影血栓负荷评分</w:t>
      </w:r>
      <w:r>
        <w:rPr>
          <w:rFonts w:hint="eastAsia"/>
          <w:color w:val="000000"/>
          <w:kern w:val="0"/>
          <w:sz w:val="24"/>
          <w:shd w:val="clear" w:color="auto" w:fill="FFFFFF"/>
          <w:vertAlign w:val="superscript"/>
        </w:rPr>
        <w:t>[1]</w:t>
      </w:r>
      <w:r>
        <w:rPr>
          <w:rFonts w:hint="eastAsia"/>
          <w:sz w:val="24"/>
        </w:rPr>
        <w:t>：</w:t>
      </w:r>
      <w:r>
        <w:rPr>
          <w:sz w:val="24"/>
        </w:rPr>
        <w:t>将下肢静脉分为</w:t>
      </w:r>
      <w:r>
        <w:rPr>
          <w:rFonts w:hint="eastAsia"/>
          <w:sz w:val="24"/>
        </w:rPr>
        <w:t>下腔静脉、髂静脉、股总静脉、股浅静脉、腘静脉</w:t>
      </w:r>
      <w:r>
        <w:rPr>
          <w:rFonts w:hint="eastAsia"/>
          <w:sz w:val="24"/>
        </w:rPr>
        <w:t>5</w:t>
      </w:r>
      <w:r>
        <w:rPr>
          <w:sz w:val="24"/>
        </w:rPr>
        <w:t>个部分。</w:t>
      </w:r>
      <w:r>
        <w:rPr>
          <w:rFonts w:hint="eastAsia"/>
          <w:color w:val="000000"/>
          <w:kern w:val="0"/>
          <w:sz w:val="24"/>
          <w:shd w:val="clear" w:color="auto" w:fill="FFFFFF"/>
        </w:rPr>
        <w:t>根据造影结果评估：</w:t>
      </w:r>
      <w:r>
        <w:rPr>
          <w:rFonts w:eastAsiaTheme="minorEastAsia" w:hint="eastAsia"/>
          <w:sz w:val="24"/>
        </w:rPr>
        <w:t>管腔完全</w:t>
      </w:r>
      <w:r>
        <w:rPr>
          <w:rFonts w:hint="eastAsia"/>
          <w:color w:val="000000"/>
          <w:kern w:val="0"/>
          <w:sz w:val="24"/>
          <w:shd w:val="clear" w:color="auto" w:fill="FFFFFF"/>
        </w:rPr>
        <w:t>通畅为</w:t>
      </w:r>
      <w:r>
        <w:rPr>
          <w:rFonts w:hint="eastAsia"/>
          <w:color w:val="000000"/>
          <w:kern w:val="0"/>
          <w:sz w:val="24"/>
          <w:shd w:val="clear" w:color="auto" w:fill="FFFFFF"/>
        </w:rPr>
        <w:t>0</w:t>
      </w:r>
      <w:r>
        <w:rPr>
          <w:rFonts w:hint="eastAsia"/>
          <w:color w:val="000000"/>
          <w:kern w:val="0"/>
          <w:sz w:val="24"/>
          <w:shd w:val="clear" w:color="auto" w:fill="FFFFFF"/>
        </w:rPr>
        <w:t>分；亚节段、非闭塞性血栓为</w:t>
      </w:r>
      <w:r>
        <w:rPr>
          <w:rFonts w:hint="eastAsia"/>
          <w:color w:val="000000"/>
          <w:kern w:val="0"/>
          <w:sz w:val="24"/>
          <w:shd w:val="clear" w:color="auto" w:fill="FFFFFF"/>
        </w:rPr>
        <w:t>1</w:t>
      </w:r>
      <w:r>
        <w:rPr>
          <w:rFonts w:hint="eastAsia"/>
          <w:color w:val="000000"/>
          <w:kern w:val="0"/>
          <w:sz w:val="24"/>
          <w:shd w:val="clear" w:color="auto" w:fill="FFFFFF"/>
        </w:rPr>
        <w:t>分；</w:t>
      </w:r>
      <w:r>
        <w:rPr>
          <w:rFonts w:hint="eastAsia"/>
          <w:color w:val="000000"/>
          <w:kern w:val="0"/>
          <w:sz w:val="24"/>
          <w:shd w:val="clear" w:color="auto" w:fill="FFFFFF"/>
        </w:rPr>
        <w:t xml:space="preserve"> </w:t>
      </w:r>
      <w:r>
        <w:rPr>
          <w:rFonts w:hint="eastAsia"/>
          <w:color w:val="000000"/>
          <w:kern w:val="0"/>
          <w:sz w:val="24"/>
          <w:shd w:val="clear" w:color="auto" w:fill="FFFFFF"/>
        </w:rPr>
        <w:t>亚节段、闭塞性血栓为</w:t>
      </w:r>
      <w:r>
        <w:rPr>
          <w:rFonts w:hint="eastAsia"/>
          <w:color w:val="000000"/>
          <w:kern w:val="0"/>
          <w:sz w:val="24"/>
          <w:shd w:val="clear" w:color="auto" w:fill="FFFFFF"/>
        </w:rPr>
        <w:t>2</w:t>
      </w:r>
      <w:r>
        <w:rPr>
          <w:rFonts w:hint="eastAsia"/>
          <w:color w:val="000000"/>
          <w:kern w:val="0"/>
          <w:sz w:val="24"/>
          <w:shd w:val="clear" w:color="auto" w:fill="FFFFFF"/>
        </w:rPr>
        <w:t>分；整个血管的闭塞性血栓为</w:t>
      </w:r>
      <w:r>
        <w:rPr>
          <w:rFonts w:hint="eastAsia"/>
          <w:color w:val="000000"/>
          <w:kern w:val="0"/>
          <w:sz w:val="24"/>
          <w:shd w:val="clear" w:color="auto" w:fill="FFFFFF"/>
        </w:rPr>
        <w:t>3</w:t>
      </w:r>
      <w:r>
        <w:rPr>
          <w:rFonts w:hint="eastAsia"/>
          <w:color w:val="000000"/>
          <w:kern w:val="0"/>
          <w:sz w:val="24"/>
          <w:shd w:val="clear" w:color="auto" w:fill="FFFFFF"/>
        </w:rPr>
        <w:t>分</w:t>
      </w:r>
      <w:r>
        <w:rPr>
          <w:color w:val="000000"/>
          <w:kern w:val="0"/>
          <w:sz w:val="24"/>
          <w:shd w:val="clear" w:color="auto" w:fill="FFFFFF"/>
        </w:rPr>
        <w:t>。</w:t>
      </w:r>
    </w:p>
    <w:p w14:paraId="79E31EFE" w14:textId="77777777" w:rsidR="001C73AA" w:rsidRDefault="00000000">
      <w:pPr>
        <w:widowControl/>
        <w:snapToGrid w:val="0"/>
        <w:spacing w:line="360" w:lineRule="auto"/>
        <w:ind w:firstLineChars="200" w:firstLine="480"/>
        <w:jc w:val="left"/>
        <w:rPr>
          <w:rFonts w:eastAsiaTheme="minorEastAsia"/>
          <w:sz w:val="24"/>
        </w:rPr>
      </w:pPr>
      <w:r>
        <w:rPr>
          <w:rFonts w:hint="eastAsia"/>
          <w:sz w:val="24"/>
        </w:rPr>
        <w:t>计算公式：</w:t>
      </w:r>
      <w:r>
        <w:rPr>
          <w:sz w:val="24"/>
        </w:rPr>
        <w:t>血栓清除率</w:t>
      </w:r>
      <m:oMath>
        <m:r>
          <w:rPr>
            <w:rFonts w:ascii="Cambria Math" w:hAnsi="Cambria Math"/>
            <w:sz w:val="32"/>
            <w:szCs w:val="32"/>
          </w:rPr>
          <m:t>=</m:t>
        </m:r>
        <m:f>
          <m:fPr>
            <m:ctrlPr>
              <w:rPr>
                <w:rFonts w:ascii="Cambria Math" w:hAnsi="Cambria Math"/>
                <w:iCs/>
                <w:sz w:val="32"/>
                <w:szCs w:val="32"/>
              </w:rPr>
            </m:ctrlPr>
          </m:fPr>
          <m:num>
            <m:r>
              <m:rPr>
                <m:sty m:val="p"/>
              </m:rPr>
              <w:rPr>
                <w:rFonts w:ascii="Cambria Math" w:hAnsi="Cambria Math" w:hint="eastAsia"/>
                <w:sz w:val="32"/>
                <w:szCs w:val="32"/>
              </w:rPr>
              <m:t>治疗前总评分</m:t>
            </m:r>
            <m:r>
              <m:rPr>
                <m:sty m:val="p"/>
              </m:rPr>
              <w:rPr>
                <w:rFonts w:ascii="Cambria Math" w:hAnsi="Cambria Math"/>
                <w:sz w:val="32"/>
                <w:szCs w:val="32"/>
              </w:rPr>
              <m:t>-</m:t>
            </m:r>
            <m:r>
              <m:rPr>
                <m:sty m:val="p"/>
              </m:rPr>
              <w:rPr>
                <w:rFonts w:ascii="Cambria Math" w:hAnsi="Cambria Math" w:hint="eastAsia"/>
                <w:sz w:val="32"/>
                <w:szCs w:val="32"/>
              </w:rPr>
              <m:t>治疗后总评分</m:t>
            </m:r>
          </m:num>
          <m:den>
            <m:r>
              <m:rPr>
                <m:sty m:val="p"/>
              </m:rPr>
              <w:rPr>
                <w:rFonts w:ascii="Cambria Math" w:hAnsi="Cambria Math" w:hint="eastAsia"/>
                <w:sz w:val="32"/>
                <w:szCs w:val="32"/>
              </w:rPr>
              <m:t>治疗前总评分</m:t>
            </m:r>
          </m:den>
        </m:f>
        <m:r>
          <w:rPr>
            <w:rFonts w:ascii="Cambria Math" w:hAnsi="Cambria Math"/>
            <w:sz w:val="24"/>
          </w:rPr>
          <m:t>×</m:t>
        </m:r>
      </m:oMath>
      <w:r>
        <w:rPr>
          <w:sz w:val="24"/>
        </w:rPr>
        <w:t>100%</w:t>
      </w:r>
    </w:p>
    <w:p w14:paraId="042E84E0" w14:textId="77777777" w:rsidR="001C73AA" w:rsidRDefault="00000000">
      <w:pPr>
        <w:widowControl/>
        <w:numPr>
          <w:ilvl w:val="255"/>
          <w:numId w:val="0"/>
        </w:numPr>
        <w:snapToGrid w:val="0"/>
        <w:spacing w:line="360" w:lineRule="auto"/>
        <w:ind w:firstLineChars="200" w:firstLine="480"/>
        <w:jc w:val="left"/>
        <w:rPr>
          <w:rFonts w:eastAsiaTheme="minorEastAsia"/>
          <w:bCs/>
          <w:kern w:val="0"/>
          <w:sz w:val="24"/>
        </w:rPr>
      </w:pPr>
      <w:r>
        <w:rPr>
          <w:rFonts w:eastAsiaTheme="minorEastAsia" w:hint="eastAsia"/>
          <w:sz w:val="24"/>
        </w:rPr>
        <w:t>评价时间：治疗期（</w:t>
      </w:r>
      <w:r>
        <w:rPr>
          <w:bCs/>
          <w:kern w:val="0"/>
          <w:sz w:val="24"/>
        </w:rPr>
        <w:tab/>
      </w:r>
      <w:r>
        <w:rPr>
          <w:rFonts w:hint="eastAsia"/>
          <w:bCs/>
          <w:kern w:val="0"/>
          <w:sz w:val="24"/>
        </w:rPr>
        <w:t>溶栓治疗</w:t>
      </w:r>
      <w:r>
        <w:rPr>
          <w:rFonts w:hint="eastAsia"/>
          <w:bCs/>
          <w:kern w:val="0"/>
          <w:sz w:val="24"/>
        </w:rPr>
        <w:t>30min</w:t>
      </w:r>
      <w:r>
        <w:rPr>
          <w:rFonts w:hint="eastAsia"/>
          <w:bCs/>
          <w:kern w:val="0"/>
          <w:sz w:val="24"/>
        </w:rPr>
        <w:t>±</w:t>
      </w:r>
      <w:r>
        <w:rPr>
          <w:bCs/>
          <w:kern w:val="0"/>
          <w:sz w:val="24"/>
        </w:rPr>
        <w:t>10min</w:t>
      </w:r>
      <w:r>
        <w:rPr>
          <w:rFonts w:eastAsiaTheme="minorEastAsia" w:hint="eastAsia"/>
          <w:sz w:val="24"/>
        </w:rPr>
        <w:t>）</w:t>
      </w:r>
    </w:p>
    <w:p w14:paraId="450A54FA" w14:textId="77777777" w:rsidR="001C73AA" w:rsidRPr="00267D7A" w:rsidRDefault="00000000">
      <w:pPr>
        <w:widowControl/>
        <w:numPr>
          <w:ilvl w:val="0"/>
          <w:numId w:val="33"/>
        </w:numPr>
        <w:snapToGrid w:val="0"/>
        <w:spacing w:line="360" w:lineRule="auto"/>
        <w:jc w:val="left"/>
        <w:rPr>
          <w:bCs/>
          <w:kern w:val="0"/>
          <w:sz w:val="24"/>
          <w:highlight w:val="yellow"/>
        </w:rPr>
      </w:pPr>
      <w:r w:rsidRPr="00267D7A">
        <w:rPr>
          <w:rFonts w:hint="eastAsia"/>
          <w:sz w:val="24"/>
          <w:highlight w:val="yellow"/>
        </w:rPr>
        <w:t>溶栓治疗</w:t>
      </w:r>
      <w:r w:rsidRPr="00267D7A">
        <w:rPr>
          <w:rFonts w:hint="eastAsia"/>
          <w:bCs/>
          <w:kern w:val="0"/>
          <w:sz w:val="24"/>
          <w:highlight w:val="yellow"/>
        </w:rPr>
        <w:t>30min</w:t>
      </w:r>
      <w:r w:rsidRPr="00267D7A">
        <w:rPr>
          <w:rFonts w:hint="eastAsia"/>
          <w:bCs/>
          <w:kern w:val="0"/>
          <w:sz w:val="24"/>
          <w:highlight w:val="yellow"/>
        </w:rPr>
        <w:t>、</w:t>
      </w:r>
      <w:r w:rsidRPr="00267D7A">
        <w:rPr>
          <w:rFonts w:hint="eastAsia"/>
          <w:sz w:val="24"/>
          <w:highlight w:val="yellow"/>
        </w:rPr>
        <w:t>溶栓治疗</w:t>
      </w:r>
      <w:r w:rsidRPr="00267D7A">
        <w:rPr>
          <w:bCs/>
          <w:kern w:val="0"/>
          <w:sz w:val="24"/>
          <w:highlight w:val="yellow"/>
        </w:rPr>
        <w:t>24h</w:t>
      </w:r>
      <w:r w:rsidRPr="00267D7A">
        <w:rPr>
          <w:rFonts w:hint="eastAsia"/>
          <w:bCs/>
          <w:kern w:val="0"/>
          <w:sz w:val="24"/>
          <w:highlight w:val="yellow"/>
        </w:rPr>
        <w:t>血栓清除成功率</w:t>
      </w:r>
    </w:p>
    <w:p w14:paraId="12AB8AAD" w14:textId="77777777" w:rsidR="001C73AA" w:rsidRDefault="00000000">
      <w:pPr>
        <w:widowControl/>
        <w:snapToGrid w:val="0"/>
        <w:spacing w:line="360" w:lineRule="auto"/>
        <w:ind w:firstLineChars="200" w:firstLine="480"/>
        <w:jc w:val="left"/>
        <w:rPr>
          <w:sz w:val="24"/>
        </w:rPr>
      </w:pPr>
      <w:r>
        <w:rPr>
          <w:rFonts w:hint="eastAsia"/>
          <w:sz w:val="24"/>
        </w:rPr>
        <w:t>血栓清除成功定义：</w:t>
      </w:r>
      <w:r>
        <w:rPr>
          <w:sz w:val="24"/>
        </w:rPr>
        <w:t>血栓清除率分为</w:t>
      </w:r>
      <w:r>
        <w:rPr>
          <w:sz w:val="24"/>
        </w:rPr>
        <w:t>3</w:t>
      </w:r>
      <w:r>
        <w:rPr>
          <w:sz w:val="24"/>
        </w:rPr>
        <w:t>级，</w:t>
      </w:r>
      <w:r>
        <w:rPr>
          <w:sz w:val="24"/>
        </w:rPr>
        <w:t>Ⅰ</w:t>
      </w:r>
      <w:r>
        <w:rPr>
          <w:sz w:val="24"/>
        </w:rPr>
        <w:t>级为</w:t>
      </w:r>
      <w:r>
        <w:rPr>
          <w:sz w:val="24"/>
        </w:rPr>
        <w:t>&lt;50%</w:t>
      </w:r>
      <w:r>
        <w:rPr>
          <w:sz w:val="24"/>
        </w:rPr>
        <w:t>；</w:t>
      </w:r>
      <w:r>
        <w:rPr>
          <w:sz w:val="24"/>
        </w:rPr>
        <w:t>Ⅱ</w:t>
      </w:r>
      <w:r>
        <w:rPr>
          <w:sz w:val="24"/>
        </w:rPr>
        <w:t>级为</w:t>
      </w:r>
      <w:r>
        <w:rPr>
          <w:sz w:val="24"/>
        </w:rPr>
        <w:t>50%</w:t>
      </w:r>
      <w:r>
        <w:rPr>
          <w:sz w:val="24"/>
        </w:rPr>
        <w:t>～</w:t>
      </w:r>
      <w:r>
        <w:rPr>
          <w:sz w:val="24"/>
        </w:rPr>
        <w:t>99%</w:t>
      </w:r>
      <w:r>
        <w:rPr>
          <w:sz w:val="24"/>
        </w:rPr>
        <w:t>；</w:t>
      </w:r>
      <w:r>
        <w:rPr>
          <w:sz w:val="24"/>
        </w:rPr>
        <w:t>Ⅲ</w:t>
      </w:r>
      <w:r>
        <w:rPr>
          <w:sz w:val="24"/>
        </w:rPr>
        <w:t>级为</w:t>
      </w:r>
      <w:r>
        <w:rPr>
          <w:sz w:val="24"/>
        </w:rPr>
        <w:t>100%</w:t>
      </w:r>
      <w:r>
        <w:rPr>
          <w:sz w:val="24"/>
        </w:rPr>
        <w:t>无残余血栓。通过静脉造影评估血栓清除率评级为</w:t>
      </w:r>
      <w:r>
        <w:rPr>
          <w:sz w:val="24"/>
        </w:rPr>
        <w:t>Ⅱ</w:t>
      </w:r>
      <w:r>
        <w:rPr>
          <w:sz w:val="24"/>
        </w:rPr>
        <w:t>级</w:t>
      </w:r>
      <w:r>
        <w:rPr>
          <w:rFonts w:hint="eastAsia"/>
          <w:sz w:val="24"/>
        </w:rPr>
        <w:t>或</w:t>
      </w:r>
      <w:r>
        <w:rPr>
          <w:sz w:val="24"/>
        </w:rPr>
        <w:t>Ⅲ</w:t>
      </w:r>
      <w:r>
        <w:rPr>
          <w:sz w:val="24"/>
        </w:rPr>
        <w:t>级（</w:t>
      </w:r>
      <w:r>
        <w:rPr>
          <w:rFonts w:hint="eastAsia"/>
          <w:sz w:val="24"/>
        </w:rPr>
        <w:t>即</w:t>
      </w:r>
      <w:r>
        <w:rPr>
          <w:sz w:val="24"/>
        </w:rPr>
        <w:t>血栓清除率</w:t>
      </w:r>
      <w:r>
        <w:rPr>
          <w:sz w:val="24"/>
        </w:rPr>
        <w:t>≥50%</w:t>
      </w:r>
      <w:r>
        <w:rPr>
          <w:sz w:val="24"/>
        </w:rPr>
        <w:t>）</w:t>
      </w:r>
      <w:r>
        <w:rPr>
          <w:rFonts w:hint="eastAsia"/>
          <w:sz w:val="24"/>
        </w:rPr>
        <w:t>为血栓清除成功</w:t>
      </w:r>
      <w:r>
        <w:rPr>
          <w:sz w:val="24"/>
        </w:rPr>
        <w:t>。</w:t>
      </w:r>
    </w:p>
    <w:p w14:paraId="4293FDF6" w14:textId="77777777" w:rsidR="001C73AA" w:rsidRDefault="00000000">
      <w:pPr>
        <w:pStyle w:val="05220"/>
        <w:ind w:firstLineChars="200" w:firstLine="480"/>
        <w:rPr>
          <w:rFonts w:eastAsia="宋体"/>
          <w:sz w:val="24"/>
        </w:rPr>
      </w:pPr>
      <w:r>
        <w:rPr>
          <w:rFonts w:eastAsia="宋体" w:hint="eastAsia"/>
          <w:sz w:val="24"/>
        </w:rPr>
        <w:t>计算公式：</w:t>
      </w:r>
      <w:r>
        <w:rPr>
          <w:rFonts w:eastAsia="宋体"/>
          <w:sz w:val="24"/>
        </w:rPr>
        <w:t>血栓清除</w:t>
      </w:r>
      <w:r>
        <w:rPr>
          <w:rFonts w:eastAsia="宋体" w:hint="eastAsia"/>
          <w:sz w:val="24"/>
        </w:rPr>
        <w:t>成功</w:t>
      </w:r>
      <w:r>
        <w:rPr>
          <w:rFonts w:eastAsia="宋体"/>
          <w:sz w:val="24"/>
        </w:rPr>
        <w:t>率</w:t>
      </w:r>
      <m:oMath>
        <m:r>
          <m:rPr>
            <m:sty m:val="p"/>
          </m:rPr>
          <w:rPr>
            <w:rFonts w:ascii="Cambria Math" w:eastAsia="宋体" w:hAnsi="Cambria Math"/>
            <w:sz w:val="32"/>
            <w:szCs w:val="32"/>
          </w:rPr>
          <m:t>=</m:t>
        </m:r>
        <m:f>
          <m:fPr>
            <m:ctrlPr>
              <w:rPr>
                <w:rFonts w:ascii="Cambria Math" w:eastAsia="宋体" w:hAnsi="Cambria Math"/>
                <w:sz w:val="32"/>
                <w:szCs w:val="32"/>
              </w:rPr>
            </m:ctrlPr>
          </m:fPr>
          <m:num>
            <m:r>
              <m:rPr>
                <m:sty m:val="p"/>
              </m:rPr>
              <w:rPr>
                <w:rFonts w:ascii="Cambria Math" w:eastAsia="宋体" w:hAnsi="Cambria Math" w:hint="eastAsia"/>
                <w:sz w:val="32"/>
                <w:szCs w:val="32"/>
              </w:rPr>
              <m:t>血栓清除成功的患者数</m:t>
            </m:r>
          </m:num>
          <m:den>
            <m:r>
              <m:rPr>
                <m:sty m:val="p"/>
              </m:rPr>
              <w:rPr>
                <w:rFonts w:ascii="Cambria Math" w:eastAsia="宋体" w:hAnsi="Cambria Math" w:hint="eastAsia"/>
                <w:sz w:val="32"/>
                <w:szCs w:val="32"/>
              </w:rPr>
              <m:t>本组患者总数</m:t>
            </m:r>
          </m:den>
        </m:f>
        <m:r>
          <m:rPr>
            <m:sty m:val="p"/>
          </m:rPr>
          <w:rPr>
            <w:rFonts w:ascii="Cambria Math" w:eastAsia="宋体" w:hAnsi="Cambria Math"/>
            <w:sz w:val="24"/>
          </w:rPr>
          <m:t>×</m:t>
        </m:r>
      </m:oMath>
      <w:r>
        <w:rPr>
          <w:rFonts w:eastAsia="宋体"/>
          <w:sz w:val="24"/>
        </w:rPr>
        <w:t>100%</w:t>
      </w:r>
    </w:p>
    <w:p w14:paraId="42CF8F64" w14:textId="77777777" w:rsidR="001C73AA" w:rsidRDefault="00000000">
      <w:pPr>
        <w:pStyle w:val="05220"/>
        <w:spacing w:line="360" w:lineRule="auto"/>
        <w:ind w:firstLineChars="200" w:firstLine="480"/>
        <w:rPr>
          <w:rFonts w:eastAsiaTheme="minorEastAsia" w:cs="Times New Roman"/>
          <w:sz w:val="24"/>
          <w:szCs w:val="24"/>
        </w:rPr>
      </w:pPr>
      <w:r>
        <w:rPr>
          <w:rFonts w:eastAsiaTheme="minorEastAsia" w:cs="Times New Roman" w:hint="eastAsia"/>
          <w:sz w:val="24"/>
          <w:szCs w:val="24"/>
        </w:rPr>
        <w:t>评价时间：治疗期（溶栓治疗</w:t>
      </w:r>
      <w:r>
        <w:rPr>
          <w:rFonts w:eastAsiaTheme="minorEastAsia" w:cs="Times New Roman" w:hint="eastAsia"/>
          <w:sz w:val="24"/>
          <w:szCs w:val="24"/>
        </w:rPr>
        <w:t>30min</w:t>
      </w:r>
      <w:r>
        <w:rPr>
          <w:rFonts w:eastAsiaTheme="minorEastAsia" w:cs="Times New Roman" w:hint="eastAsia"/>
          <w:sz w:val="24"/>
          <w:szCs w:val="24"/>
        </w:rPr>
        <w:t>±</w:t>
      </w:r>
      <w:r>
        <w:rPr>
          <w:rFonts w:eastAsiaTheme="minorEastAsia" w:cs="Times New Roman" w:hint="eastAsia"/>
          <w:sz w:val="24"/>
          <w:szCs w:val="24"/>
        </w:rPr>
        <w:t>10min</w:t>
      </w:r>
      <w:r>
        <w:rPr>
          <w:rFonts w:eastAsiaTheme="minorEastAsia" w:cs="Times New Roman" w:hint="eastAsia"/>
          <w:sz w:val="24"/>
          <w:szCs w:val="24"/>
        </w:rPr>
        <w:t>、溶栓治疗</w:t>
      </w:r>
      <w:r>
        <w:rPr>
          <w:rFonts w:eastAsiaTheme="minorEastAsia" w:cs="Times New Roman" w:hint="eastAsia"/>
          <w:sz w:val="24"/>
          <w:szCs w:val="24"/>
        </w:rPr>
        <w:t>24h</w:t>
      </w:r>
      <w:r>
        <w:rPr>
          <w:rFonts w:eastAsiaTheme="minorEastAsia" w:cs="Times New Roman" w:hint="eastAsia"/>
          <w:sz w:val="24"/>
          <w:szCs w:val="24"/>
        </w:rPr>
        <w:t>±</w:t>
      </w:r>
      <w:r>
        <w:rPr>
          <w:rFonts w:eastAsiaTheme="minorEastAsia" w:cs="Times New Roman" w:hint="eastAsia"/>
          <w:sz w:val="24"/>
          <w:szCs w:val="24"/>
        </w:rPr>
        <w:t>6h</w:t>
      </w:r>
      <w:r>
        <w:rPr>
          <w:rFonts w:eastAsiaTheme="minorEastAsia" w:cs="Times New Roman" w:hint="eastAsia"/>
          <w:sz w:val="24"/>
          <w:szCs w:val="24"/>
        </w:rPr>
        <w:t>）</w:t>
      </w:r>
    </w:p>
    <w:p w14:paraId="2963D0E5" w14:textId="77777777" w:rsidR="001C73AA" w:rsidRPr="00267D7A" w:rsidRDefault="00000000">
      <w:pPr>
        <w:widowControl/>
        <w:numPr>
          <w:ilvl w:val="0"/>
          <w:numId w:val="33"/>
        </w:numPr>
        <w:snapToGrid w:val="0"/>
        <w:spacing w:line="360" w:lineRule="auto"/>
        <w:jc w:val="left"/>
        <w:rPr>
          <w:bCs/>
          <w:kern w:val="0"/>
          <w:sz w:val="24"/>
          <w:highlight w:val="yellow"/>
        </w:rPr>
      </w:pPr>
      <w:r w:rsidRPr="00267D7A">
        <w:rPr>
          <w:rFonts w:hint="eastAsia"/>
          <w:bCs/>
          <w:kern w:val="0"/>
          <w:sz w:val="24"/>
          <w:highlight w:val="yellow"/>
        </w:rPr>
        <w:t>器械成功率（仅试验组）</w:t>
      </w:r>
    </w:p>
    <w:p w14:paraId="40B75B02" w14:textId="77777777" w:rsidR="001C73AA" w:rsidRDefault="00000000">
      <w:pPr>
        <w:widowControl/>
        <w:snapToGrid w:val="0"/>
        <w:spacing w:line="360" w:lineRule="auto"/>
        <w:ind w:firstLineChars="200" w:firstLine="480"/>
        <w:jc w:val="left"/>
        <w:rPr>
          <w:sz w:val="24"/>
        </w:rPr>
      </w:pPr>
      <w:r>
        <w:rPr>
          <w:rFonts w:hint="eastAsia"/>
          <w:sz w:val="24"/>
        </w:rPr>
        <w:t>器械成功定义为超声导管顺利输送至血管病变处，设置参数并成功开启药物输注并完成溶栓治疗，治疗结束后器械顺利撤出。</w:t>
      </w:r>
    </w:p>
    <w:p w14:paraId="305C1ED1" w14:textId="77777777" w:rsidR="001C73AA" w:rsidRDefault="00000000">
      <w:pPr>
        <w:widowControl/>
        <w:snapToGrid w:val="0"/>
        <w:spacing w:line="360" w:lineRule="auto"/>
        <w:ind w:firstLineChars="200" w:firstLine="480"/>
        <w:jc w:val="left"/>
        <w:rPr>
          <w:sz w:val="24"/>
          <w:szCs w:val="20"/>
        </w:rPr>
      </w:pPr>
      <w:r>
        <w:rPr>
          <w:rFonts w:hint="eastAsia"/>
          <w:sz w:val="24"/>
          <w:szCs w:val="20"/>
        </w:rPr>
        <w:t>计算公式：</w:t>
      </w:r>
      <w:r>
        <w:rPr>
          <w:sz w:val="24"/>
          <w:szCs w:val="20"/>
        </w:rPr>
        <w:t>器械成功率</w:t>
      </w:r>
      <m:oMath>
        <m:r>
          <m:rPr>
            <m:sty m:val="p"/>
          </m:rPr>
          <w:rPr>
            <w:rFonts w:ascii="Cambria Math" w:hAnsi="Cambria Math"/>
            <w:sz w:val="32"/>
            <w:szCs w:val="32"/>
          </w:rPr>
          <m:t>=</m:t>
        </m:r>
        <m:f>
          <m:fPr>
            <m:ctrlPr>
              <w:rPr>
                <w:rFonts w:ascii="Cambria Math" w:hAnsi="Cambria Math"/>
                <w:iCs/>
                <w:sz w:val="32"/>
                <w:szCs w:val="32"/>
              </w:rPr>
            </m:ctrlPr>
          </m:fPr>
          <m:num>
            <m:r>
              <m:rPr>
                <m:sty m:val="p"/>
              </m:rPr>
              <w:rPr>
                <w:rFonts w:ascii="Cambria Math" w:hAnsi="Cambria Math" w:hint="eastAsia"/>
                <w:sz w:val="32"/>
                <w:szCs w:val="32"/>
              </w:rPr>
              <m:t>器械成功</m:t>
            </m:r>
            <m:r>
              <m:rPr>
                <m:sty m:val="p"/>
              </m:rPr>
              <w:rPr>
                <w:rFonts w:ascii="Cambria Math" w:hAnsi="Cambria Math"/>
                <w:sz w:val="32"/>
                <w:szCs w:val="32"/>
              </w:rPr>
              <m:t>的患者数</m:t>
            </m:r>
          </m:num>
          <m:den>
            <m:r>
              <m:rPr>
                <m:sty m:val="p"/>
              </m:rPr>
              <w:rPr>
                <w:rFonts w:ascii="Cambria Math" w:hAnsi="Cambria Math"/>
                <w:sz w:val="32"/>
                <w:szCs w:val="32"/>
              </w:rPr>
              <m:t>本组患者总数</m:t>
            </m:r>
          </m:den>
        </m:f>
        <m:r>
          <m:rPr>
            <m:sty m:val="p"/>
          </m:rPr>
          <w:rPr>
            <w:rFonts w:ascii="Cambria Math" w:hAnsi="Cambria Math"/>
            <w:sz w:val="24"/>
            <w:szCs w:val="20"/>
          </w:rPr>
          <m:t>×</m:t>
        </m:r>
      </m:oMath>
      <w:r>
        <w:rPr>
          <w:sz w:val="24"/>
          <w:szCs w:val="20"/>
        </w:rPr>
        <w:t>100%</w:t>
      </w:r>
    </w:p>
    <w:p w14:paraId="107B1095" w14:textId="77777777" w:rsidR="001C73AA" w:rsidRDefault="00000000">
      <w:pPr>
        <w:pStyle w:val="05220"/>
        <w:snapToGrid w:val="0"/>
        <w:spacing w:line="360" w:lineRule="auto"/>
        <w:ind w:firstLineChars="175" w:firstLine="420"/>
        <w:rPr>
          <w:rFonts w:eastAsia="宋体"/>
        </w:rPr>
      </w:pPr>
      <w:r>
        <w:rPr>
          <w:rFonts w:eastAsia="宋体" w:cs="Times New Roman" w:hint="eastAsia"/>
          <w:sz w:val="24"/>
        </w:rPr>
        <w:t>评价时间：治疗期（</w:t>
      </w:r>
      <w:r>
        <w:rPr>
          <w:rFonts w:eastAsiaTheme="minorEastAsia"/>
          <w:sz w:val="24"/>
        </w:rPr>
        <w:t>0-7</w:t>
      </w:r>
      <w:r>
        <w:rPr>
          <w:rFonts w:eastAsiaTheme="minorEastAsia" w:hint="eastAsia"/>
          <w:sz w:val="24"/>
        </w:rPr>
        <w:t>天</w:t>
      </w:r>
      <w:r>
        <w:rPr>
          <w:rFonts w:eastAsia="宋体" w:cs="Times New Roman" w:hint="eastAsia"/>
          <w:sz w:val="24"/>
        </w:rPr>
        <w:t>）</w:t>
      </w:r>
    </w:p>
    <w:p w14:paraId="3DA9B4EE" w14:textId="3B559E11" w:rsidR="001C73AA" w:rsidRPr="00267D7A" w:rsidRDefault="00000000">
      <w:pPr>
        <w:widowControl/>
        <w:numPr>
          <w:ilvl w:val="0"/>
          <w:numId w:val="33"/>
        </w:numPr>
        <w:snapToGrid w:val="0"/>
        <w:spacing w:line="360" w:lineRule="auto"/>
        <w:jc w:val="left"/>
        <w:rPr>
          <w:bCs/>
          <w:kern w:val="0"/>
          <w:sz w:val="24"/>
          <w:highlight w:val="yellow"/>
        </w:rPr>
      </w:pPr>
      <w:r w:rsidRPr="00267D7A">
        <w:rPr>
          <w:rFonts w:hint="eastAsia"/>
          <w:bCs/>
          <w:kern w:val="0"/>
          <w:sz w:val="24"/>
          <w:highlight w:val="yellow"/>
        </w:rPr>
        <w:t>出院前及术后</w:t>
      </w:r>
      <w:r w:rsidRPr="00267D7A">
        <w:rPr>
          <w:rFonts w:hint="eastAsia"/>
          <w:bCs/>
          <w:kern w:val="0"/>
          <w:sz w:val="24"/>
          <w:highlight w:val="yellow"/>
        </w:rPr>
        <w:t>1</w:t>
      </w:r>
      <w:r w:rsidRPr="00267D7A">
        <w:rPr>
          <w:rFonts w:hint="eastAsia"/>
          <w:bCs/>
          <w:kern w:val="0"/>
          <w:sz w:val="24"/>
          <w:highlight w:val="yellow"/>
        </w:rPr>
        <w:t>个月患肢消肿率</w:t>
      </w:r>
      <w:r w:rsidR="003C3EA9">
        <w:rPr>
          <w:rStyle w:val="aff3"/>
          <w:bCs/>
          <w:kern w:val="0"/>
          <w:sz w:val="24"/>
          <w:highlight w:val="yellow"/>
        </w:rPr>
        <w:footnoteReference w:id="17"/>
      </w:r>
    </w:p>
    <w:p w14:paraId="3F45EE62" w14:textId="77777777" w:rsidR="001C73AA" w:rsidRDefault="00000000">
      <w:pPr>
        <w:spacing w:line="360" w:lineRule="auto"/>
        <w:ind w:firstLineChars="200" w:firstLine="480"/>
        <w:rPr>
          <w:bCs/>
          <w:kern w:val="0"/>
          <w:sz w:val="24"/>
          <w:szCs w:val="20"/>
        </w:rPr>
      </w:pPr>
      <w:r>
        <w:rPr>
          <w:rFonts w:hint="eastAsia"/>
          <w:sz w:val="24"/>
          <w:szCs w:val="20"/>
        </w:rPr>
        <w:t>测量距髌骨中点向</w:t>
      </w:r>
      <w:r>
        <w:rPr>
          <w:rFonts w:hint="eastAsia"/>
          <w:bCs/>
          <w:kern w:val="0"/>
          <w:sz w:val="24"/>
          <w:szCs w:val="20"/>
        </w:rPr>
        <w:t>上</w:t>
      </w:r>
      <w:r>
        <w:rPr>
          <w:bCs/>
          <w:kern w:val="0"/>
          <w:sz w:val="24"/>
          <w:szCs w:val="20"/>
        </w:rPr>
        <w:t>15 cm</w:t>
      </w:r>
      <w:r>
        <w:rPr>
          <w:rFonts w:hint="eastAsia"/>
          <w:bCs/>
          <w:kern w:val="0"/>
          <w:sz w:val="24"/>
          <w:szCs w:val="20"/>
        </w:rPr>
        <w:t>和髌骨中点向下</w:t>
      </w:r>
      <w:r>
        <w:rPr>
          <w:bCs/>
          <w:kern w:val="0"/>
          <w:sz w:val="24"/>
          <w:szCs w:val="20"/>
        </w:rPr>
        <w:t>10 cm</w:t>
      </w:r>
      <w:r>
        <w:rPr>
          <w:rFonts w:hint="eastAsia"/>
          <w:bCs/>
          <w:kern w:val="0"/>
          <w:sz w:val="24"/>
          <w:szCs w:val="20"/>
        </w:rPr>
        <w:t>的周径，周径差定义为患侧周径与健侧周径的差值。将治疗前患侧和健侧上缘与下缘周径差之和作为血栓清除前周径差，将治疗后患肢和健肢上缘与下缘周径差之和作为治疗后周径差。</w:t>
      </w:r>
    </w:p>
    <w:p w14:paraId="202E4D39" w14:textId="77777777" w:rsidR="001C73AA" w:rsidRDefault="00000000">
      <w:pPr>
        <w:ind w:firstLineChars="200" w:firstLine="480"/>
        <w:rPr>
          <w:sz w:val="24"/>
          <w:szCs w:val="20"/>
        </w:rPr>
      </w:pPr>
      <w:r>
        <w:rPr>
          <w:rFonts w:hint="eastAsia"/>
          <w:sz w:val="24"/>
          <w:szCs w:val="20"/>
        </w:rPr>
        <w:t>计算公式：患肢消肿</w:t>
      </w:r>
      <w:r>
        <w:rPr>
          <w:sz w:val="24"/>
          <w:szCs w:val="20"/>
        </w:rPr>
        <w:t>率</w:t>
      </w:r>
      <m:oMath>
        <m:r>
          <m:rPr>
            <m:sty m:val="p"/>
          </m:rPr>
          <w:rPr>
            <w:rFonts w:ascii="Cambria Math" w:hAnsi="Cambria Math"/>
            <w:sz w:val="40"/>
            <w:szCs w:val="40"/>
          </w:rPr>
          <m:t>=</m:t>
        </m:r>
        <m:f>
          <m:fPr>
            <m:ctrlPr>
              <w:rPr>
                <w:rFonts w:ascii="Cambria Math" w:hAnsi="Cambria Math"/>
                <w:iCs/>
                <w:sz w:val="40"/>
                <w:szCs w:val="40"/>
              </w:rPr>
            </m:ctrlPr>
          </m:fPr>
          <m:num>
            <m:r>
              <m:rPr>
                <m:sty m:val="p"/>
              </m:rPr>
              <w:rPr>
                <w:rFonts w:ascii="Cambria Math" w:hAnsi="Cambria Math" w:hint="eastAsia"/>
                <w:kern w:val="0"/>
                <w:sz w:val="32"/>
              </w:rPr>
              <m:t>血栓清除前周径差</m:t>
            </m:r>
            <m:r>
              <m:rPr>
                <m:sty m:val="p"/>
              </m:rPr>
              <w:rPr>
                <w:rFonts w:ascii="Cambria Math" w:hAnsi="Cambria Math"/>
                <w:kern w:val="0"/>
                <w:sz w:val="32"/>
              </w:rPr>
              <m:t>-</m:t>
            </m:r>
            <m:r>
              <m:rPr>
                <m:sty m:val="p"/>
              </m:rPr>
              <w:rPr>
                <w:rFonts w:ascii="Cambria Math" w:hAnsi="Cambria Math" w:hint="eastAsia"/>
                <w:kern w:val="0"/>
                <w:sz w:val="32"/>
              </w:rPr>
              <m:t>测量时间点周径差</m:t>
            </m:r>
          </m:num>
          <m:den>
            <m:r>
              <m:rPr>
                <m:sty m:val="p"/>
              </m:rPr>
              <w:rPr>
                <w:rFonts w:ascii="Cambria Math" w:hAnsi="Cambria Math" w:hint="eastAsia"/>
                <w:kern w:val="0"/>
                <w:sz w:val="32"/>
              </w:rPr>
              <m:t>血栓清除前周径差</m:t>
            </m:r>
          </m:den>
        </m:f>
        <m:r>
          <m:rPr>
            <m:sty m:val="p"/>
          </m:rPr>
          <w:rPr>
            <w:rFonts w:ascii="Cambria Math" w:hAnsi="Cambria Math"/>
            <w:sz w:val="32"/>
          </w:rPr>
          <m:t>×</m:t>
        </m:r>
      </m:oMath>
      <w:r>
        <w:rPr>
          <w:sz w:val="24"/>
          <w:szCs w:val="20"/>
        </w:rPr>
        <w:t>100%</w:t>
      </w:r>
    </w:p>
    <w:p w14:paraId="7083A56B" w14:textId="77777777" w:rsidR="001C73AA" w:rsidRDefault="00000000">
      <w:pPr>
        <w:pStyle w:val="05220"/>
        <w:snapToGrid w:val="0"/>
        <w:spacing w:line="360" w:lineRule="auto"/>
        <w:ind w:firstLineChars="200" w:firstLine="480"/>
        <w:rPr>
          <w:rFonts w:eastAsiaTheme="minorEastAsia" w:cs="Times New Roman"/>
          <w:sz w:val="24"/>
          <w:szCs w:val="24"/>
        </w:rPr>
      </w:pPr>
      <w:r>
        <w:rPr>
          <w:rFonts w:eastAsiaTheme="minorEastAsia" w:cs="Times New Roman" w:hint="eastAsia"/>
          <w:sz w:val="24"/>
          <w:szCs w:val="24"/>
        </w:rPr>
        <w:t>评价时间：筛选期（</w:t>
      </w:r>
      <w:r>
        <w:rPr>
          <w:rFonts w:eastAsiaTheme="minorEastAsia" w:cs="Times New Roman" w:hint="eastAsia"/>
          <w:sz w:val="24"/>
          <w:szCs w:val="24"/>
        </w:rPr>
        <w:t>-14~0</w:t>
      </w:r>
      <w:r>
        <w:rPr>
          <w:rFonts w:eastAsiaTheme="minorEastAsia" w:cs="Times New Roman" w:hint="eastAsia"/>
          <w:sz w:val="24"/>
          <w:szCs w:val="24"/>
        </w:rPr>
        <w:t>天）、出院前（</w:t>
      </w:r>
      <w:r>
        <w:rPr>
          <w:rFonts w:eastAsiaTheme="minorEastAsia" w:cs="Times New Roman" w:hint="eastAsia"/>
          <w:sz w:val="24"/>
          <w:szCs w:val="24"/>
        </w:rPr>
        <w:t>1~10</w:t>
      </w:r>
      <w:r>
        <w:rPr>
          <w:rFonts w:eastAsiaTheme="minorEastAsia" w:cs="Times New Roman" w:hint="eastAsia"/>
          <w:sz w:val="24"/>
          <w:szCs w:val="24"/>
        </w:rPr>
        <w:t>天）、术后</w:t>
      </w:r>
      <w:r>
        <w:rPr>
          <w:rFonts w:eastAsiaTheme="minorEastAsia" w:cs="Times New Roman" w:hint="eastAsia"/>
          <w:sz w:val="24"/>
          <w:szCs w:val="24"/>
        </w:rPr>
        <w:t>1</w:t>
      </w:r>
      <w:r>
        <w:rPr>
          <w:rFonts w:eastAsiaTheme="minorEastAsia" w:cs="Times New Roman" w:hint="eastAsia"/>
          <w:sz w:val="24"/>
          <w:szCs w:val="24"/>
        </w:rPr>
        <w:t>个月（±</w:t>
      </w:r>
      <w:r>
        <w:rPr>
          <w:rFonts w:eastAsiaTheme="minorEastAsia" w:cs="Times New Roman" w:hint="eastAsia"/>
          <w:sz w:val="24"/>
          <w:szCs w:val="24"/>
        </w:rPr>
        <w:t>7</w:t>
      </w:r>
      <w:r>
        <w:rPr>
          <w:rFonts w:eastAsiaTheme="minorEastAsia" w:cs="Times New Roman" w:hint="eastAsia"/>
          <w:sz w:val="24"/>
          <w:szCs w:val="24"/>
        </w:rPr>
        <w:t>天）</w:t>
      </w:r>
    </w:p>
    <w:p w14:paraId="7DB75437" w14:textId="3C3F870C" w:rsidR="001C73AA" w:rsidRPr="00267D7A" w:rsidRDefault="00000000">
      <w:pPr>
        <w:widowControl/>
        <w:numPr>
          <w:ilvl w:val="0"/>
          <w:numId w:val="33"/>
        </w:numPr>
        <w:snapToGrid w:val="0"/>
        <w:spacing w:line="360" w:lineRule="auto"/>
        <w:jc w:val="left"/>
        <w:rPr>
          <w:bCs/>
          <w:kern w:val="0"/>
          <w:sz w:val="24"/>
          <w:highlight w:val="yellow"/>
        </w:rPr>
      </w:pPr>
      <w:r w:rsidRPr="00267D7A">
        <w:rPr>
          <w:bCs/>
          <w:kern w:val="0"/>
          <w:sz w:val="24"/>
          <w:highlight w:val="yellow"/>
        </w:rPr>
        <w:t>术后</w:t>
      </w:r>
      <w:r w:rsidRPr="00267D7A">
        <w:rPr>
          <w:rFonts w:hint="eastAsia"/>
          <w:bCs/>
          <w:kern w:val="0"/>
          <w:sz w:val="24"/>
          <w:highlight w:val="yellow"/>
        </w:rPr>
        <w:t>1</w:t>
      </w:r>
      <w:r w:rsidRPr="00267D7A">
        <w:rPr>
          <w:rFonts w:hint="eastAsia"/>
          <w:bCs/>
          <w:kern w:val="0"/>
          <w:sz w:val="24"/>
          <w:highlight w:val="yellow"/>
        </w:rPr>
        <w:t>个月、</w:t>
      </w:r>
      <w:r w:rsidRPr="00267D7A">
        <w:rPr>
          <w:rFonts w:hint="eastAsia"/>
          <w:bCs/>
          <w:kern w:val="0"/>
          <w:sz w:val="24"/>
          <w:highlight w:val="yellow"/>
        </w:rPr>
        <w:t>3</w:t>
      </w:r>
      <w:r w:rsidRPr="00267D7A">
        <w:rPr>
          <w:rFonts w:hint="eastAsia"/>
          <w:bCs/>
          <w:kern w:val="0"/>
          <w:sz w:val="24"/>
          <w:highlight w:val="yellow"/>
        </w:rPr>
        <w:t>个月、</w:t>
      </w:r>
      <w:r w:rsidRPr="00267D7A">
        <w:rPr>
          <w:rFonts w:hint="eastAsia"/>
          <w:bCs/>
          <w:kern w:val="0"/>
          <w:sz w:val="24"/>
          <w:highlight w:val="yellow"/>
        </w:rPr>
        <w:t>6</w:t>
      </w:r>
      <w:r w:rsidRPr="00267D7A">
        <w:rPr>
          <w:rFonts w:hint="eastAsia"/>
          <w:bCs/>
          <w:kern w:val="0"/>
          <w:sz w:val="24"/>
          <w:highlight w:val="yellow"/>
        </w:rPr>
        <w:t>个月</w:t>
      </w:r>
      <w:r w:rsidRPr="00267D7A">
        <w:rPr>
          <w:bCs/>
          <w:kern w:val="0"/>
          <w:sz w:val="24"/>
          <w:highlight w:val="yellow"/>
        </w:rPr>
        <w:t>静脉临床严重程度评分</w:t>
      </w:r>
      <w:r w:rsidRPr="00267D7A">
        <w:rPr>
          <w:bCs/>
          <w:kern w:val="0"/>
          <w:sz w:val="24"/>
          <w:highlight w:val="yellow"/>
        </w:rPr>
        <w:t>(VCSS)</w:t>
      </w:r>
      <w:r w:rsidRPr="00267D7A">
        <w:rPr>
          <w:bCs/>
          <w:kern w:val="0"/>
          <w:sz w:val="24"/>
          <w:highlight w:val="yellow"/>
        </w:rPr>
        <w:t>较基线值变</w:t>
      </w:r>
      <w:r w:rsidRPr="00267D7A">
        <w:rPr>
          <w:rFonts w:hint="eastAsia"/>
          <w:bCs/>
          <w:kern w:val="0"/>
          <w:sz w:val="24"/>
          <w:highlight w:val="yellow"/>
        </w:rPr>
        <w:t>化</w:t>
      </w:r>
      <w:r w:rsidR="000972D5">
        <w:rPr>
          <w:rStyle w:val="aff3"/>
          <w:bCs/>
          <w:kern w:val="0"/>
          <w:sz w:val="24"/>
          <w:highlight w:val="yellow"/>
        </w:rPr>
        <w:footnoteReference w:id="18"/>
      </w:r>
    </w:p>
    <w:p w14:paraId="2B1459C4" w14:textId="77777777" w:rsidR="001C73AA" w:rsidRDefault="00000000">
      <w:pPr>
        <w:pStyle w:val="afe"/>
        <w:numPr>
          <w:ilvl w:val="255"/>
          <w:numId w:val="0"/>
        </w:numPr>
        <w:spacing w:line="360" w:lineRule="auto"/>
        <w:ind w:firstLineChars="200" w:firstLine="480"/>
        <w:rPr>
          <w:color w:val="000000" w:themeColor="text1"/>
          <w:sz w:val="24"/>
          <w:szCs w:val="21"/>
        </w:rPr>
      </w:pPr>
      <w:r>
        <w:rPr>
          <w:rFonts w:hint="eastAsia"/>
          <w:color w:val="000000" w:themeColor="text1"/>
          <w:sz w:val="24"/>
          <w:szCs w:val="21"/>
        </w:rPr>
        <w:lastRenderedPageBreak/>
        <w:t>静脉临床严重程度评分</w:t>
      </w:r>
      <w:r>
        <w:rPr>
          <w:color w:val="000000" w:themeColor="text1"/>
          <w:sz w:val="24"/>
          <w:szCs w:val="21"/>
        </w:rPr>
        <w:t>(VCSS)</w:t>
      </w:r>
      <w:r>
        <w:rPr>
          <w:rFonts w:hint="eastAsia"/>
          <w:color w:val="000000" w:themeColor="text1"/>
          <w:sz w:val="24"/>
          <w:szCs w:val="21"/>
        </w:rPr>
        <w:t>表：</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1"/>
        <w:gridCol w:w="1099"/>
        <w:gridCol w:w="1764"/>
        <w:gridCol w:w="1812"/>
        <w:gridCol w:w="2113"/>
      </w:tblGrid>
      <w:tr w:rsidR="001C73AA" w14:paraId="5E653904" w14:textId="77777777">
        <w:trPr>
          <w:trHeight w:val="336"/>
          <w:jc w:val="center"/>
        </w:trPr>
        <w:tc>
          <w:tcPr>
            <w:tcW w:w="2421" w:type="dxa"/>
            <w:vAlign w:val="center"/>
          </w:tcPr>
          <w:p w14:paraId="50156A32" w14:textId="77777777" w:rsidR="001C73AA" w:rsidRDefault="00000000">
            <w:pPr>
              <w:autoSpaceDE w:val="0"/>
              <w:autoSpaceDN w:val="0"/>
              <w:snapToGrid w:val="0"/>
              <w:jc w:val="center"/>
              <w:rPr>
                <w:rFonts w:eastAsiaTheme="minorEastAsia"/>
                <w:b/>
                <w:bCs/>
                <w:szCs w:val="21"/>
              </w:rPr>
            </w:pPr>
            <w:r>
              <w:rPr>
                <w:rFonts w:eastAsiaTheme="minorEastAsia"/>
                <w:b/>
                <w:bCs/>
                <w:szCs w:val="21"/>
              </w:rPr>
              <w:t>项目</w:t>
            </w:r>
          </w:p>
        </w:tc>
        <w:tc>
          <w:tcPr>
            <w:tcW w:w="1099" w:type="dxa"/>
            <w:vAlign w:val="center"/>
          </w:tcPr>
          <w:p w14:paraId="3B879F09" w14:textId="77777777" w:rsidR="001C73AA" w:rsidRDefault="00000000">
            <w:pPr>
              <w:autoSpaceDE w:val="0"/>
              <w:autoSpaceDN w:val="0"/>
              <w:snapToGrid w:val="0"/>
              <w:jc w:val="center"/>
              <w:rPr>
                <w:rFonts w:eastAsiaTheme="minorEastAsia"/>
                <w:b/>
                <w:bCs/>
                <w:szCs w:val="21"/>
              </w:rPr>
            </w:pPr>
            <w:r>
              <w:rPr>
                <w:rFonts w:eastAsiaTheme="minorEastAsia"/>
                <w:b/>
                <w:bCs/>
                <w:szCs w:val="21"/>
              </w:rPr>
              <w:t>0</w:t>
            </w:r>
            <w:r>
              <w:rPr>
                <w:rFonts w:eastAsiaTheme="minorEastAsia"/>
                <w:b/>
                <w:bCs/>
                <w:szCs w:val="21"/>
              </w:rPr>
              <w:t>分</w:t>
            </w:r>
            <w:r>
              <w:rPr>
                <w:rFonts w:eastAsiaTheme="minorEastAsia"/>
                <w:b/>
                <w:bCs/>
                <w:szCs w:val="21"/>
              </w:rPr>
              <w:t>(</w:t>
            </w:r>
            <w:r>
              <w:rPr>
                <w:rFonts w:eastAsiaTheme="minorEastAsia"/>
                <w:b/>
                <w:bCs/>
                <w:szCs w:val="21"/>
              </w:rPr>
              <w:t>无</w:t>
            </w:r>
            <w:r>
              <w:rPr>
                <w:rFonts w:eastAsiaTheme="minorEastAsia"/>
                <w:b/>
                <w:bCs/>
                <w:szCs w:val="21"/>
              </w:rPr>
              <w:t>)</w:t>
            </w:r>
          </w:p>
        </w:tc>
        <w:tc>
          <w:tcPr>
            <w:tcW w:w="1764" w:type="dxa"/>
            <w:vAlign w:val="center"/>
          </w:tcPr>
          <w:p w14:paraId="2557E531" w14:textId="77777777" w:rsidR="001C73AA" w:rsidRDefault="00000000">
            <w:pPr>
              <w:autoSpaceDE w:val="0"/>
              <w:autoSpaceDN w:val="0"/>
              <w:snapToGrid w:val="0"/>
              <w:jc w:val="center"/>
              <w:rPr>
                <w:rFonts w:eastAsiaTheme="minorEastAsia"/>
                <w:b/>
                <w:bCs/>
                <w:szCs w:val="21"/>
              </w:rPr>
            </w:pPr>
            <w:r>
              <w:rPr>
                <w:rFonts w:eastAsiaTheme="minorEastAsia"/>
                <w:b/>
                <w:bCs/>
                <w:szCs w:val="21"/>
              </w:rPr>
              <w:t>1</w:t>
            </w:r>
            <w:r>
              <w:rPr>
                <w:rFonts w:eastAsiaTheme="minorEastAsia"/>
                <w:b/>
                <w:bCs/>
                <w:szCs w:val="21"/>
              </w:rPr>
              <w:t>分</w:t>
            </w:r>
            <w:r>
              <w:rPr>
                <w:rFonts w:eastAsiaTheme="minorEastAsia"/>
                <w:b/>
                <w:bCs/>
                <w:szCs w:val="21"/>
              </w:rPr>
              <w:t>(</w:t>
            </w:r>
            <w:r>
              <w:rPr>
                <w:rFonts w:eastAsiaTheme="minorEastAsia"/>
                <w:b/>
                <w:bCs/>
                <w:szCs w:val="21"/>
              </w:rPr>
              <w:t>轻度</w:t>
            </w:r>
            <w:r>
              <w:rPr>
                <w:rFonts w:eastAsiaTheme="minorEastAsia"/>
                <w:b/>
                <w:bCs/>
                <w:szCs w:val="21"/>
              </w:rPr>
              <w:t>)</w:t>
            </w:r>
          </w:p>
        </w:tc>
        <w:tc>
          <w:tcPr>
            <w:tcW w:w="1812" w:type="dxa"/>
            <w:vAlign w:val="center"/>
          </w:tcPr>
          <w:p w14:paraId="0E7AB0C7" w14:textId="77777777" w:rsidR="001C73AA" w:rsidRDefault="00000000">
            <w:pPr>
              <w:autoSpaceDE w:val="0"/>
              <w:autoSpaceDN w:val="0"/>
              <w:snapToGrid w:val="0"/>
              <w:jc w:val="center"/>
              <w:rPr>
                <w:rFonts w:eastAsiaTheme="minorEastAsia"/>
                <w:b/>
                <w:bCs/>
                <w:szCs w:val="21"/>
              </w:rPr>
            </w:pPr>
            <w:r>
              <w:rPr>
                <w:rFonts w:eastAsiaTheme="minorEastAsia"/>
                <w:b/>
                <w:bCs/>
                <w:szCs w:val="21"/>
              </w:rPr>
              <w:t>2</w:t>
            </w:r>
            <w:r>
              <w:rPr>
                <w:rFonts w:eastAsiaTheme="minorEastAsia"/>
                <w:b/>
                <w:bCs/>
                <w:szCs w:val="21"/>
              </w:rPr>
              <w:t>分</w:t>
            </w:r>
            <w:r>
              <w:rPr>
                <w:rFonts w:eastAsiaTheme="minorEastAsia"/>
                <w:b/>
                <w:bCs/>
                <w:szCs w:val="21"/>
              </w:rPr>
              <w:t>(</w:t>
            </w:r>
            <w:r>
              <w:rPr>
                <w:rFonts w:eastAsiaTheme="minorEastAsia"/>
                <w:b/>
                <w:bCs/>
                <w:szCs w:val="21"/>
              </w:rPr>
              <w:t>中度</w:t>
            </w:r>
            <w:r>
              <w:rPr>
                <w:rFonts w:eastAsiaTheme="minorEastAsia"/>
                <w:b/>
                <w:bCs/>
                <w:szCs w:val="21"/>
              </w:rPr>
              <w:t>)</w:t>
            </w:r>
          </w:p>
        </w:tc>
        <w:tc>
          <w:tcPr>
            <w:tcW w:w="2113" w:type="dxa"/>
            <w:vAlign w:val="center"/>
          </w:tcPr>
          <w:p w14:paraId="53B4901E" w14:textId="77777777" w:rsidR="001C73AA" w:rsidRDefault="00000000">
            <w:pPr>
              <w:autoSpaceDE w:val="0"/>
              <w:autoSpaceDN w:val="0"/>
              <w:snapToGrid w:val="0"/>
              <w:jc w:val="center"/>
              <w:rPr>
                <w:rFonts w:eastAsiaTheme="minorEastAsia"/>
                <w:b/>
                <w:bCs/>
                <w:szCs w:val="21"/>
              </w:rPr>
            </w:pPr>
            <w:r>
              <w:rPr>
                <w:rFonts w:eastAsiaTheme="minorEastAsia"/>
                <w:b/>
                <w:bCs/>
                <w:szCs w:val="21"/>
              </w:rPr>
              <w:t>3</w:t>
            </w:r>
            <w:r>
              <w:rPr>
                <w:rFonts w:eastAsiaTheme="minorEastAsia"/>
                <w:b/>
                <w:bCs/>
                <w:szCs w:val="21"/>
              </w:rPr>
              <w:t>分</w:t>
            </w:r>
            <w:r>
              <w:rPr>
                <w:rFonts w:eastAsiaTheme="minorEastAsia"/>
                <w:b/>
                <w:bCs/>
                <w:szCs w:val="21"/>
              </w:rPr>
              <w:t>(</w:t>
            </w:r>
            <w:r>
              <w:rPr>
                <w:rFonts w:eastAsiaTheme="minorEastAsia"/>
                <w:b/>
                <w:bCs/>
                <w:szCs w:val="21"/>
              </w:rPr>
              <w:t>重度</w:t>
            </w:r>
            <w:r>
              <w:rPr>
                <w:rFonts w:eastAsiaTheme="minorEastAsia"/>
                <w:b/>
                <w:bCs/>
                <w:szCs w:val="21"/>
              </w:rPr>
              <w:t>)</w:t>
            </w:r>
          </w:p>
        </w:tc>
      </w:tr>
      <w:tr w:rsidR="001C73AA" w14:paraId="444AAF35" w14:textId="77777777">
        <w:trPr>
          <w:jc w:val="center"/>
        </w:trPr>
        <w:tc>
          <w:tcPr>
            <w:tcW w:w="2421" w:type="dxa"/>
            <w:vAlign w:val="center"/>
          </w:tcPr>
          <w:p w14:paraId="58D85C32" w14:textId="77777777" w:rsidR="001C73AA" w:rsidRDefault="00000000">
            <w:pPr>
              <w:widowControl/>
              <w:rPr>
                <w:rFonts w:eastAsiaTheme="minorEastAsia"/>
                <w:szCs w:val="21"/>
              </w:rPr>
            </w:pPr>
            <w:r>
              <w:rPr>
                <w:rFonts w:eastAsiaTheme="minorEastAsia"/>
                <w:color w:val="000000"/>
                <w:kern w:val="0"/>
                <w:szCs w:val="21"/>
                <w:lang w:bidi="ar"/>
              </w:rPr>
              <w:t>疼痛或其他静脉因素导致的不适</w:t>
            </w:r>
            <w:r>
              <w:rPr>
                <w:rFonts w:eastAsiaTheme="minorEastAsia"/>
                <w:color w:val="000000"/>
                <w:kern w:val="0"/>
                <w:szCs w:val="21"/>
                <w:lang w:bidi="ar"/>
              </w:rPr>
              <w:t>(</w:t>
            </w:r>
            <w:r>
              <w:rPr>
                <w:rFonts w:eastAsiaTheme="minorEastAsia"/>
                <w:color w:val="000000"/>
                <w:kern w:val="0"/>
                <w:szCs w:val="21"/>
                <w:lang w:bidi="ar"/>
              </w:rPr>
              <w:t>如疼痛、沉重、疲劳、酸痛、灼烧感</w:t>
            </w:r>
            <w:r>
              <w:rPr>
                <w:rFonts w:eastAsiaTheme="minorEastAsia"/>
                <w:color w:val="000000"/>
                <w:kern w:val="0"/>
                <w:szCs w:val="21"/>
                <w:lang w:bidi="ar"/>
              </w:rPr>
              <w:t>)</w:t>
            </w:r>
          </w:p>
        </w:tc>
        <w:tc>
          <w:tcPr>
            <w:tcW w:w="1099" w:type="dxa"/>
            <w:vAlign w:val="center"/>
          </w:tcPr>
          <w:p w14:paraId="5FA8CEDE" w14:textId="77777777" w:rsidR="001C73AA" w:rsidRDefault="00000000">
            <w:pPr>
              <w:autoSpaceDE w:val="0"/>
              <w:autoSpaceDN w:val="0"/>
              <w:snapToGrid w:val="0"/>
              <w:spacing w:line="360" w:lineRule="auto"/>
              <w:rPr>
                <w:rFonts w:eastAsiaTheme="minorEastAsia"/>
                <w:szCs w:val="21"/>
              </w:rPr>
            </w:pPr>
            <w:r>
              <w:rPr>
                <w:rFonts w:eastAsiaTheme="minorEastAsia"/>
                <w:szCs w:val="21"/>
              </w:rPr>
              <w:t>无</w:t>
            </w:r>
          </w:p>
        </w:tc>
        <w:tc>
          <w:tcPr>
            <w:tcW w:w="1764" w:type="dxa"/>
            <w:vAlign w:val="center"/>
          </w:tcPr>
          <w:p w14:paraId="75554B68" w14:textId="77777777" w:rsidR="001C73AA" w:rsidRDefault="00000000">
            <w:pPr>
              <w:autoSpaceDE w:val="0"/>
              <w:autoSpaceDN w:val="0"/>
              <w:snapToGrid w:val="0"/>
              <w:spacing w:line="360" w:lineRule="auto"/>
              <w:rPr>
                <w:rFonts w:eastAsiaTheme="minorEastAsia"/>
                <w:szCs w:val="21"/>
              </w:rPr>
            </w:pPr>
            <w:r>
              <w:rPr>
                <w:rFonts w:eastAsiaTheme="minorEastAsia"/>
                <w:color w:val="000000"/>
                <w:kern w:val="0"/>
                <w:szCs w:val="21"/>
                <w:lang w:bidi="ar"/>
              </w:rPr>
              <w:t>偶尔</w:t>
            </w:r>
            <w:r>
              <w:rPr>
                <w:rFonts w:eastAsiaTheme="minorEastAsia"/>
                <w:color w:val="000000"/>
                <w:kern w:val="0"/>
                <w:szCs w:val="21"/>
                <w:lang w:bidi="ar"/>
              </w:rPr>
              <w:t>(</w:t>
            </w:r>
            <w:r>
              <w:rPr>
                <w:rFonts w:eastAsiaTheme="minorEastAsia"/>
                <w:color w:val="000000"/>
                <w:kern w:val="0"/>
                <w:szCs w:val="21"/>
                <w:lang w:bidi="ar"/>
              </w:rPr>
              <w:t>活动不受限</w:t>
            </w:r>
            <w:r>
              <w:rPr>
                <w:rFonts w:eastAsiaTheme="minorEastAsia"/>
                <w:color w:val="000000"/>
                <w:kern w:val="0"/>
                <w:szCs w:val="21"/>
                <w:lang w:bidi="ar"/>
              </w:rPr>
              <w:t>)</w:t>
            </w:r>
          </w:p>
        </w:tc>
        <w:tc>
          <w:tcPr>
            <w:tcW w:w="1812" w:type="dxa"/>
            <w:vAlign w:val="center"/>
          </w:tcPr>
          <w:p w14:paraId="43F95226" w14:textId="77777777" w:rsidR="001C73AA" w:rsidRDefault="00000000">
            <w:pPr>
              <w:widowControl/>
              <w:rPr>
                <w:rFonts w:eastAsiaTheme="minorEastAsia"/>
                <w:szCs w:val="21"/>
              </w:rPr>
            </w:pPr>
            <w:r>
              <w:rPr>
                <w:rFonts w:eastAsiaTheme="minorEastAsia"/>
                <w:color w:val="000000"/>
                <w:kern w:val="0"/>
                <w:szCs w:val="21"/>
                <w:lang w:bidi="ar"/>
              </w:rPr>
              <w:t>每天</w:t>
            </w:r>
            <w:r>
              <w:rPr>
                <w:rFonts w:eastAsiaTheme="minorEastAsia"/>
                <w:color w:val="000000"/>
                <w:kern w:val="0"/>
                <w:szCs w:val="21"/>
                <w:lang w:bidi="ar"/>
              </w:rPr>
              <w:t>(</w:t>
            </w:r>
            <w:r>
              <w:rPr>
                <w:rFonts w:eastAsiaTheme="minorEastAsia"/>
                <w:color w:val="000000"/>
                <w:kern w:val="0"/>
                <w:szCs w:val="21"/>
                <w:lang w:bidi="ar"/>
              </w:rPr>
              <w:t>活动受限</w:t>
            </w:r>
            <w:r>
              <w:rPr>
                <w:rFonts w:eastAsiaTheme="minorEastAsia"/>
                <w:color w:val="000000"/>
                <w:kern w:val="0"/>
                <w:szCs w:val="21"/>
                <w:lang w:bidi="ar"/>
              </w:rPr>
              <w:t>)</w:t>
            </w:r>
          </w:p>
        </w:tc>
        <w:tc>
          <w:tcPr>
            <w:tcW w:w="2113" w:type="dxa"/>
            <w:vAlign w:val="center"/>
          </w:tcPr>
          <w:p w14:paraId="4B3BE58C" w14:textId="77777777" w:rsidR="001C73AA" w:rsidRDefault="00000000">
            <w:pPr>
              <w:widowControl/>
              <w:rPr>
                <w:rFonts w:eastAsiaTheme="minorEastAsia"/>
                <w:szCs w:val="21"/>
              </w:rPr>
            </w:pPr>
            <w:r>
              <w:rPr>
                <w:rFonts w:eastAsiaTheme="minorEastAsia"/>
                <w:color w:val="000000"/>
                <w:kern w:val="0"/>
                <w:szCs w:val="21"/>
                <w:lang w:bidi="ar"/>
              </w:rPr>
              <w:t>每天</w:t>
            </w:r>
            <w:r>
              <w:rPr>
                <w:rFonts w:eastAsiaTheme="minorEastAsia"/>
                <w:color w:val="000000"/>
                <w:kern w:val="0"/>
                <w:szCs w:val="21"/>
                <w:lang w:bidi="ar"/>
              </w:rPr>
              <w:t>(</w:t>
            </w:r>
            <w:r>
              <w:rPr>
                <w:rFonts w:eastAsiaTheme="minorEastAsia"/>
                <w:color w:val="000000"/>
                <w:kern w:val="0"/>
                <w:szCs w:val="21"/>
                <w:lang w:bidi="ar"/>
              </w:rPr>
              <w:t>活动明显受限</w:t>
            </w:r>
            <w:r>
              <w:rPr>
                <w:rFonts w:eastAsiaTheme="minorEastAsia"/>
                <w:color w:val="000000"/>
                <w:kern w:val="0"/>
                <w:szCs w:val="21"/>
                <w:lang w:bidi="ar"/>
              </w:rPr>
              <w:t>)</w:t>
            </w:r>
          </w:p>
        </w:tc>
      </w:tr>
      <w:tr w:rsidR="001C73AA" w14:paraId="360271AD" w14:textId="77777777">
        <w:trPr>
          <w:trHeight w:val="307"/>
          <w:jc w:val="center"/>
        </w:trPr>
        <w:tc>
          <w:tcPr>
            <w:tcW w:w="2421" w:type="dxa"/>
            <w:vAlign w:val="center"/>
          </w:tcPr>
          <w:p w14:paraId="7C95BD86" w14:textId="77777777" w:rsidR="001C73AA" w:rsidRDefault="00000000">
            <w:pPr>
              <w:autoSpaceDE w:val="0"/>
              <w:autoSpaceDN w:val="0"/>
              <w:snapToGrid w:val="0"/>
              <w:rPr>
                <w:rFonts w:eastAsiaTheme="minorEastAsia"/>
                <w:szCs w:val="21"/>
              </w:rPr>
            </w:pPr>
            <w:r>
              <w:rPr>
                <w:rFonts w:eastAsiaTheme="minorEastAsia"/>
                <w:color w:val="000000"/>
                <w:kern w:val="0"/>
                <w:szCs w:val="21"/>
                <w:lang w:bidi="ar"/>
              </w:rPr>
              <w:t>静脉曲张</w:t>
            </w:r>
            <w:r>
              <w:rPr>
                <w:rFonts w:eastAsiaTheme="minorEastAsia"/>
                <w:color w:val="000000"/>
                <w:kern w:val="0"/>
                <w:szCs w:val="21"/>
                <w:lang w:bidi="ar"/>
              </w:rPr>
              <w:t>(</w:t>
            </w:r>
            <w:r>
              <w:rPr>
                <w:rFonts w:eastAsiaTheme="minorEastAsia"/>
                <w:color w:val="000000"/>
                <w:kern w:val="0"/>
                <w:szCs w:val="21"/>
                <w:lang w:bidi="ar"/>
              </w:rPr>
              <w:t>曲张静脉站立时直径</w:t>
            </w:r>
            <w:r>
              <w:rPr>
                <w:rFonts w:eastAsiaTheme="minorEastAsia"/>
                <w:color w:val="000000"/>
                <w:kern w:val="0"/>
                <w:szCs w:val="21"/>
                <w:lang w:bidi="ar"/>
              </w:rPr>
              <w:t>≥3mm)</w:t>
            </w:r>
          </w:p>
        </w:tc>
        <w:tc>
          <w:tcPr>
            <w:tcW w:w="1099" w:type="dxa"/>
            <w:vAlign w:val="center"/>
          </w:tcPr>
          <w:p w14:paraId="16D8BD41" w14:textId="77777777" w:rsidR="001C73AA" w:rsidRDefault="00000000">
            <w:pPr>
              <w:autoSpaceDE w:val="0"/>
              <w:autoSpaceDN w:val="0"/>
              <w:snapToGrid w:val="0"/>
              <w:spacing w:line="360" w:lineRule="auto"/>
              <w:rPr>
                <w:rFonts w:eastAsiaTheme="minorEastAsia"/>
                <w:szCs w:val="21"/>
              </w:rPr>
            </w:pPr>
            <w:r>
              <w:rPr>
                <w:rFonts w:eastAsiaTheme="minorEastAsia"/>
                <w:szCs w:val="21"/>
              </w:rPr>
              <w:t>无</w:t>
            </w:r>
          </w:p>
        </w:tc>
        <w:tc>
          <w:tcPr>
            <w:tcW w:w="1764" w:type="dxa"/>
            <w:vAlign w:val="center"/>
          </w:tcPr>
          <w:p w14:paraId="080F9482" w14:textId="77777777" w:rsidR="001C73AA" w:rsidRDefault="00000000">
            <w:pPr>
              <w:widowControl/>
              <w:rPr>
                <w:rFonts w:eastAsiaTheme="minorEastAsia"/>
                <w:szCs w:val="21"/>
              </w:rPr>
            </w:pPr>
            <w:r>
              <w:rPr>
                <w:rFonts w:eastAsiaTheme="minorEastAsia"/>
                <w:color w:val="000000"/>
                <w:kern w:val="0"/>
                <w:szCs w:val="21"/>
                <w:lang w:bidi="ar"/>
              </w:rPr>
              <w:t>少量散在的单支静脉</w:t>
            </w:r>
            <w:r>
              <w:rPr>
                <w:rFonts w:eastAsiaTheme="minorEastAsia"/>
                <w:color w:val="000000"/>
                <w:kern w:val="0"/>
                <w:szCs w:val="21"/>
                <w:lang w:bidi="ar"/>
              </w:rPr>
              <w:t>/</w:t>
            </w:r>
            <w:r>
              <w:rPr>
                <w:rFonts w:eastAsiaTheme="minorEastAsia"/>
                <w:color w:val="000000"/>
                <w:kern w:val="0"/>
                <w:szCs w:val="21"/>
                <w:lang w:bidi="ar"/>
              </w:rPr>
              <w:t>静脉丛，或局限于踝部</w:t>
            </w:r>
          </w:p>
        </w:tc>
        <w:tc>
          <w:tcPr>
            <w:tcW w:w="1812" w:type="dxa"/>
            <w:vAlign w:val="center"/>
          </w:tcPr>
          <w:p w14:paraId="31378D69" w14:textId="77777777" w:rsidR="001C73AA" w:rsidRDefault="00000000">
            <w:pPr>
              <w:widowControl/>
              <w:rPr>
                <w:rFonts w:eastAsiaTheme="minorEastAsia"/>
                <w:szCs w:val="21"/>
              </w:rPr>
            </w:pPr>
            <w:r>
              <w:rPr>
                <w:rFonts w:eastAsiaTheme="minorEastAsia"/>
                <w:color w:val="000000"/>
                <w:kern w:val="0"/>
                <w:szCs w:val="21"/>
                <w:lang w:bidi="ar"/>
              </w:rPr>
              <w:t>多发，局限于小腿或大腿</w:t>
            </w:r>
          </w:p>
        </w:tc>
        <w:tc>
          <w:tcPr>
            <w:tcW w:w="2113" w:type="dxa"/>
            <w:vAlign w:val="center"/>
          </w:tcPr>
          <w:p w14:paraId="5D7E5EFB" w14:textId="77777777" w:rsidR="001C73AA" w:rsidRDefault="00000000">
            <w:pPr>
              <w:widowControl/>
              <w:rPr>
                <w:rFonts w:eastAsiaTheme="minorEastAsia"/>
                <w:szCs w:val="21"/>
              </w:rPr>
            </w:pPr>
            <w:r>
              <w:rPr>
                <w:rFonts w:eastAsiaTheme="minorEastAsia"/>
                <w:color w:val="000000"/>
                <w:kern w:val="0"/>
                <w:szCs w:val="21"/>
                <w:lang w:bidi="ar"/>
              </w:rPr>
              <w:t>多发，广泛累及小腿及大腿</w:t>
            </w:r>
          </w:p>
        </w:tc>
      </w:tr>
      <w:tr w:rsidR="001C73AA" w14:paraId="21D1740F" w14:textId="77777777">
        <w:trPr>
          <w:jc w:val="center"/>
        </w:trPr>
        <w:tc>
          <w:tcPr>
            <w:tcW w:w="2421" w:type="dxa"/>
            <w:vAlign w:val="center"/>
          </w:tcPr>
          <w:p w14:paraId="7974FE83" w14:textId="77777777" w:rsidR="001C73AA" w:rsidRDefault="00000000">
            <w:pPr>
              <w:autoSpaceDE w:val="0"/>
              <w:autoSpaceDN w:val="0"/>
              <w:snapToGrid w:val="0"/>
              <w:spacing w:line="360" w:lineRule="auto"/>
              <w:rPr>
                <w:rFonts w:eastAsiaTheme="minorEastAsia"/>
                <w:szCs w:val="21"/>
              </w:rPr>
            </w:pPr>
            <w:r>
              <w:rPr>
                <w:rFonts w:eastAsiaTheme="minorEastAsia"/>
                <w:color w:val="000000"/>
                <w:kern w:val="0"/>
                <w:szCs w:val="21"/>
                <w:lang w:bidi="ar"/>
              </w:rPr>
              <w:t>静脉性水肿</w:t>
            </w:r>
          </w:p>
        </w:tc>
        <w:tc>
          <w:tcPr>
            <w:tcW w:w="1099" w:type="dxa"/>
            <w:vAlign w:val="center"/>
          </w:tcPr>
          <w:p w14:paraId="186D84E2" w14:textId="77777777" w:rsidR="001C73AA" w:rsidRDefault="00000000">
            <w:pPr>
              <w:widowControl/>
              <w:rPr>
                <w:rFonts w:eastAsiaTheme="minorEastAsia"/>
                <w:szCs w:val="21"/>
              </w:rPr>
            </w:pPr>
            <w:r>
              <w:rPr>
                <w:rFonts w:eastAsiaTheme="minorEastAsia"/>
                <w:color w:val="000000"/>
                <w:kern w:val="0"/>
                <w:szCs w:val="21"/>
                <w:lang w:bidi="ar"/>
              </w:rPr>
              <w:t>无</w:t>
            </w:r>
          </w:p>
        </w:tc>
        <w:tc>
          <w:tcPr>
            <w:tcW w:w="1764" w:type="dxa"/>
            <w:vAlign w:val="center"/>
          </w:tcPr>
          <w:p w14:paraId="3E301634" w14:textId="77777777" w:rsidR="001C73AA" w:rsidRDefault="00000000">
            <w:pPr>
              <w:widowControl/>
              <w:rPr>
                <w:rFonts w:eastAsiaTheme="minorEastAsia"/>
                <w:szCs w:val="21"/>
              </w:rPr>
            </w:pPr>
            <w:r>
              <w:rPr>
                <w:rFonts w:eastAsiaTheme="minorEastAsia"/>
                <w:color w:val="000000"/>
                <w:kern w:val="0"/>
                <w:szCs w:val="21"/>
                <w:lang w:bidi="ar"/>
              </w:rPr>
              <w:t>局限于足踝部</w:t>
            </w:r>
          </w:p>
        </w:tc>
        <w:tc>
          <w:tcPr>
            <w:tcW w:w="1812" w:type="dxa"/>
            <w:vAlign w:val="center"/>
          </w:tcPr>
          <w:p w14:paraId="7D405CA4" w14:textId="77777777" w:rsidR="001C73AA" w:rsidRDefault="00000000">
            <w:pPr>
              <w:widowControl/>
              <w:rPr>
                <w:rFonts w:eastAsiaTheme="minorEastAsia"/>
                <w:szCs w:val="21"/>
              </w:rPr>
            </w:pPr>
            <w:r>
              <w:rPr>
                <w:rFonts w:eastAsiaTheme="minorEastAsia"/>
                <w:color w:val="000000"/>
                <w:kern w:val="0"/>
                <w:szCs w:val="21"/>
                <w:lang w:bidi="ar"/>
              </w:rPr>
              <w:t>累及踝以上及膝以下</w:t>
            </w:r>
          </w:p>
        </w:tc>
        <w:tc>
          <w:tcPr>
            <w:tcW w:w="2113" w:type="dxa"/>
            <w:vAlign w:val="center"/>
          </w:tcPr>
          <w:p w14:paraId="561F79C1" w14:textId="77777777" w:rsidR="001C73AA" w:rsidRDefault="00000000">
            <w:pPr>
              <w:widowControl/>
              <w:rPr>
                <w:rFonts w:eastAsiaTheme="minorEastAsia"/>
                <w:szCs w:val="21"/>
              </w:rPr>
            </w:pPr>
            <w:r>
              <w:rPr>
                <w:rFonts w:eastAsiaTheme="minorEastAsia"/>
                <w:color w:val="000000"/>
                <w:kern w:val="0"/>
                <w:szCs w:val="21"/>
                <w:lang w:bidi="ar"/>
              </w:rPr>
              <w:t>累及膝部及以上</w:t>
            </w:r>
          </w:p>
        </w:tc>
      </w:tr>
      <w:tr w:rsidR="001C73AA" w14:paraId="61BD54F5" w14:textId="77777777">
        <w:trPr>
          <w:trHeight w:val="938"/>
          <w:jc w:val="center"/>
        </w:trPr>
        <w:tc>
          <w:tcPr>
            <w:tcW w:w="2421" w:type="dxa"/>
            <w:vAlign w:val="center"/>
          </w:tcPr>
          <w:p w14:paraId="24E52E18" w14:textId="77777777" w:rsidR="001C73AA" w:rsidRDefault="00000000">
            <w:pPr>
              <w:widowControl/>
              <w:rPr>
                <w:rFonts w:eastAsiaTheme="minorEastAsia"/>
                <w:szCs w:val="21"/>
              </w:rPr>
            </w:pPr>
            <w:r>
              <w:rPr>
                <w:rFonts w:eastAsiaTheme="minorEastAsia"/>
                <w:color w:val="000000"/>
                <w:kern w:val="0"/>
                <w:szCs w:val="21"/>
                <w:lang w:bidi="ar"/>
              </w:rPr>
              <w:t>色素沉着</w:t>
            </w:r>
            <w:r>
              <w:rPr>
                <w:rFonts w:eastAsiaTheme="minorEastAsia"/>
                <w:color w:val="000000"/>
                <w:kern w:val="0"/>
                <w:szCs w:val="21"/>
                <w:lang w:bidi="ar"/>
              </w:rPr>
              <w:t>(</w:t>
            </w:r>
            <w:r>
              <w:rPr>
                <w:rFonts w:eastAsiaTheme="minorEastAsia"/>
                <w:color w:val="000000"/>
                <w:kern w:val="0"/>
                <w:szCs w:val="21"/>
                <w:lang w:bidi="ar"/>
              </w:rPr>
              <w:t>除曲张静脉局部之外，并排除其他非静脉因素</w:t>
            </w:r>
            <w:r>
              <w:rPr>
                <w:rFonts w:eastAsiaTheme="minorEastAsia"/>
                <w:color w:val="000000"/>
                <w:kern w:val="0"/>
                <w:szCs w:val="21"/>
                <w:lang w:bidi="ar"/>
              </w:rPr>
              <w:t>)</w:t>
            </w:r>
          </w:p>
        </w:tc>
        <w:tc>
          <w:tcPr>
            <w:tcW w:w="1099" w:type="dxa"/>
            <w:vAlign w:val="center"/>
          </w:tcPr>
          <w:p w14:paraId="6BB02FB8" w14:textId="77777777" w:rsidR="001C73AA" w:rsidRDefault="00000000">
            <w:pPr>
              <w:widowControl/>
              <w:rPr>
                <w:rFonts w:eastAsiaTheme="minorEastAsia"/>
                <w:szCs w:val="21"/>
              </w:rPr>
            </w:pPr>
            <w:r>
              <w:rPr>
                <w:rFonts w:eastAsiaTheme="minorEastAsia"/>
                <w:color w:val="000000"/>
                <w:kern w:val="0"/>
                <w:szCs w:val="21"/>
                <w:lang w:bidi="ar"/>
              </w:rPr>
              <w:t>无</w:t>
            </w:r>
            <w:r>
              <w:rPr>
                <w:rFonts w:eastAsiaTheme="minorEastAsia"/>
                <w:color w:val="000000"/>
                <w:kern w:val="0"/>
                <w:szCs w:val="21"/>
                <w:lang w:bidi="ar"/>
              </w:rPr>
              <w:t>/</w:t>
            </w:r>
            <w:r>
              <w:rPr>
                <w:rFonts w:eastAsiaTheme="minorEastAsia"/>
                <w:color w:val="000000"/>
                <w:kern w:val="0"/>
                <w:szCs w:val="21"/>
                <w:lang w:bidi="ar"/>
              </w:rPr>
              <w:t>仅曲张静脉局部</w:t>
            </w:r>
          </w:p>
        </w:tc>
        <w:tc>
          <w:tcPr>
            <w:tcW w:w="1764" w:type="dxa"/>
            <w:vAlign w:val="center"/>
          </w:tcPr>
          <w:p w14:paraId="5512FF4E" w14:textId="77777777" w:rsidR="001C73AA" w:rsidRDefault="00000000">
            <w:pPr>
              <w:widowControl/>
              <w:rPr>
                <w:rFonts w:eastAsiaTheme="minorEastAsia"/>
                <w:szCs w:val="21"/>
              </w:rPr>
            </w:pPr>
            <w:r>
              <w:rPr>
                <w:rFonts w:eastAsiaTheme="minorEastAsia"/>
                <w:color w:val="000000"/>
                <w:kern w:val="0"/>
                <w:szCs w:val="21"/>
                <w:lang w:bidi="ar"/>
              </w:rPr>
              <w:t>局限于踝周</w:t>
            </w:r>
          </w:p>
        </w:tc>
        <w:tc>
          <w:tcPr>
            <w:tcW w:w="1812" w:type="dxa"/>
            <w:vAlign w:val="center"/>
          </w:tcPr>
          <w:p w14:paraId="059894A2" w14:textId="77777777" w:rsidR="001C73AA" w:rsidRDefault="00000000">
            <w:pPr>
              <w:widowControl/>
              <w:rPr>
                <w:rFonts w:eastAsiaTheme="minorEastAsia"/>
                <w:szCs w:val="21"/>
              </w:rPr>
            </w:pPr>
            <w:r>
              <w:rPr>
                <w:rFonts w:eastAsiaTheme="minorEastAsia"/>
                <w:color w:val="000000"/>
                <w:kern w:val="0"/>
                <w:szCs w:val="21"/>
                <w:lang w:bidi="ar"/>
              </w:rPr>
              <w:t>弥漫至踝以上及小腿下</w:t>
            </w:r>
            <w:r>
              <w:rPr>
                <w:rFonts w:eastAsiaTheme="minorEastAsia"/>
                <w:color w:val="000000"/>
                <w:kern w:val="0"/>
                <w:szCs w:val="21"/>
                <w:lang w:bidi="ar"/>
              </w:rPr>
              <w:t>1/3</w:t>
            </w:r>
          </w:p>
        </w:tc>
        <w:tc>
          <w:tcPr>
            <w:tcW w:w="2113" w:type="dxa"/>
            <w:vAlign w:val="center"/>
          </w:tcPr>
          <w:p w14:paraId="35E83319" w14:textId="77777777" w:rsidR="001C73AA" w:rsidRDefault="00000000">
            <w:pPr>
              <w:widowControl/>
              <w:rPr>
                <w:rFonts w:eastAsiaTheme="minorEastAsia"/>
                <w:szCs w:val="21"/>
              </w:rPr>
            </w:pPr>
            <w:r>
              <w:rPr>
                <w:rFonts w:eastAsiaTheme="minorEastAsia"/>
                <w:color w:val="000000"/>
                <w:kern w:val="0"/>
                <w:szCs w:val="21"/>
                <w:lang w:bidi="ar"/>
              </w:rPr>
              <w:t>广泛累及超过小腿下</w:t>
            </w:r>
            <w:r>
              <w:rPr>
                <w:rFonts w:eastAsiaTheme="minorEastAsia"/>
                <w:color w:val="000000"/>
                <w:kern w:val="0"/>
                <w:szCs w:val="21"/>
                <w:lang w:bidi="ar"/>
              </w:rPr>
              <w:t>1/3</w:t>
            </w:r>
          </w:p>
        </w:tc>
      </w:tr>
      <w:tr w:rsidR="001C73AA" w14:paraId="73F54D85" w14:textId="77777777">
        <w:trPr>
          <w:trHeight w:val="617"/>
          <w:jc w:val="center"/>
        </w:trPr>
        <w:tc>
          <w:tcPr>
            <w:tcW w:w="2421" w:type="dxa"/>
            <w:vAlign w:val="center"/>
          </w:tcPr>
          <w:p w14:paraId="76ED7588" w14:textId="77777777" w:rsidR="001C73AA" w:rsidRDefault="00000000">
            <w:pPr>
              <w:autoSpaceDE w:val="0"/>
              <w:autoSpaceDN w:val="0"/>
              <w:snapToGrid w:val="0"/>
              <w:rPr>
                <w:rFonts w:eastAsiaTheme="minorEastAsia"/>
                <w:szCs w:val="21"/>
              </w:rPr>
            </w:pPr>
            <w:r>
              <w:rPr>
                <w:rFonts w:eastAsiaTheme="minorEastAsia"/>
                <w:color w:val="000000"/>
                <w:kern w:val="0"/>
                <w:szCs w:val="21"/>
                <w:lang w:bidi="ar"/>
              </w:rPr>
              <w:t>炎症</w:t>
            </w:r>
            <w:r>
              <w:rPr>
                <w:rFonts w:eastAsiaTheme="minorEastAsia"/>
                <w:color w:val="000000"/>
                <w:kern w:val="0"/>
                <w:szCs w:val="21"/>
                <w:lang w:bidi="ar"/>
              </w:rPr>
              <w:t>(</w:t>
            </w:r>
            <w:r>
              <w:rPr>
                <w:rFonts w:eastAsiaTheme="minorEastAsia"/>
                <w:color w:val="000000"/>
                <w:kern w:val="0"/>
                <w:szCs w:val="21"/>
                <w:lang w:bidi="ar"/>
              </w:rPr>
              <w:t>如红斑、蜂窝织炎、静脉湿疹、皮炎</w:t>
            </w:r>
            <w:r>
              <w:rPr>
                <w:rFonts w:eastAsiaTheme="minorEastAsia"/>
                <w:color w:val="000000"/>
                <w:kern w:val="0"/>
                <w:szCs w:val="21"/>
                <w:lang w:bidi="ar"/>
              </w:rPr>
              <w:t>)</w:t>
            </w:r>
          </w:p>
        </w:tc>
        <w:tc>
          <w:tcPr>
            <w:tcW w:w="1099" w:type="dxa"/>
            <w:vAlign w:val="center"/>
          </w:tcPr>
          <w:p w14:paraId="70193463" w14:textId="77777777" w:rsidR="001C73AA" w:rsidRDefault="00000000">
            <w:pPr>
              <w:widowControl/>
              <w:rPr>
                <w:rFonts w:eastAsiaTheme="minorEastAsia"/>
                <w:szCs w:val="21"/>
              </w:rPr>
            </w:pPr>
            <w:r>
              <w:rPr>
                <w:rFonts w:eastAsiaTheme="minorEastAsia"/>
                <w:color w:val="000000"/>
                <w:kern w:val="0"/>
                <w:szCs w:val="21"/>
                <w:lang w:bidi="ar"/>
              </w:rPr>
              <w:t>无</w:t>
            </w:r>
          </w:p>
        </w:tc>
        <w:tc>
          <w:tcPr>
            <w:tcW w:w="1764" w:type="dxa"/>
            <w:vAlign w:val="center"/>
          </w:tcPr>
          <w:p w14:paraId="07AE4220" w14:textId="77777777" w:rsidR="001C73AA" w:rsidRDefault="00000000">
            <w:pPr>
              <w:widowControl/>
              <w:rPr>
                <w:rFonts w:eastAsiaTheme="minorEastAsia"/>
                <w:szCs w:val="21"/>
              </w:rPr>
            </w:pPr>
            <w:r>
              <w:rPr>
                <w:rFonts w:eastAsiaTheme="minorEastAsia"/>
                <w:color w:val="000000"/>
                <w:kern w:val="0"/>
                <w:szCs w:val="21"/>
                <w:lang w:bidi="ar"/>
              </w:rPr>
              <w:t>局限于踝周</w:t>
            </w:r>
          </w:p>
        </w:tc>
        <w:tc>
          <w:tcPr>
            <w:tcW w:w="1812" w:type="dxa"/>
            <w:vAlign w:val="center"/>
          </w:tcPr>
          <w:p w14:paraId="2CBA63E3" w14:textId="77777777" w:rsidR="001C73AA" w:rsidRDefault="00000000">
            <w:pPr>
              <w:widowControl/>
              <w:rPr>
                <w:rFonts w:eastAsiaTheme="minorEastAsia"/>
                <w:szCs w:val="21"/>
              </w:rPr>
            </w:pPr>
            <w:r>
              <w:rPr>
                <w:rFonts w:eastAsiaTheme="minorEastAsia"/>
                <w:color w:val="000000"/>
                <w:kern w:val="0"/>
                <w:szCs w:val="21"/>
                <w:lang w:bidi="ar"/>
              </w:rPr>
              <w:t>弥漫至踝以上及小腿下</w:t>
            </w:r>
            <w:r>
              <w:rPr>
                <w:rFonts w:eastAsiaTheme="minorEastAsia"/>
                <w:color w:val="000000"/>
                <w:kern w:val="0"/>
                <w:szCs w:val="21"/>
                <w:lang w:bidi="ar"/>
              </w:rPr>
              <w:t>1/3</w:t>
            </w:r>
          </w:p>
        </w:tc>
        <w:tc>
          <w:tcPr>
            <w:tcW w:w="2113" w:type="dxa"/>
            <w:vAlign w:val="center"/>
          </w:tcPr>
          <w:p w14:paraId="07FFF383" w14:textId="77777777" w:rsidR="001C73AA" w:rsidRDefault="00000000">
            <w:pPr>
              <w:widowControl/>
              <w:rPr>
                <w:rFonts w:eastAsiaTheme="minorEastAsia"/>
                <w:szCs w:val="21"/>
              </w:rPr>
            </w:pPr>
            <w:r>
              <w:rPr>
                <w:rFonts w:eastAsiaTheme="minorEastAsia"/>
                <w:color w:val="000000"/>
                <w:kern w:val="0"/>
                <w:szCs w:val="21"/>
                <w:lang w:bidi="ar"/>
              </w:rPr>
              <w:t>广泛累及超过小腿下</w:t>
            </w:r>
            <w:r>
              <w:rPr>
                <w:rFonts w:eastAsiaTheme="minorEastAsia"/>
                <w:color w:val="000000"/>
                <w:kern w:val="0"/>
                <w:szCs w:val="21"/>
                <w:lang w:bidi="ar"/>
              </w:rPr>
              <w:t>1/3</w:t>
            </w:r>
          </w:p>
        </w:tc>
      </w:tr>
      <w:tr w:rsidR="001C73AA" w14:paraId="3CAA679C" w14:textId="77777777">
        <w:trPr>
          <w:jc w:val="center"/>
        </w:trPr>
        <w:tc>
          <w:tcPr>
            <w:tcW w:w="2421" w:type="dxa"/>
            <w:vAlign w:val="center"/>
          </w:tcPr>
          <w:p w14:paraId="0264EBAB" w14:textId="77777777" w:rsidR="001C73AA" w:rsidRDefault="00000000">
            <w:pPr>
              <w:widowControl/>
              <w:rPr>
                <w:rFonts w:eastAsiaTheme="minorEastAsia"/>
                <w:szCs w:val="21"/>
              </w:rPr>
            </w:pPr>
            <w:r>
              <w:rPr>
                <w:rFonts w:eastAsiaTheme="minorEastAsia"/>
                <w:color w:val="000000"/>
                <w:kern w:val="0"/>
                <w:szCs w:val="21"/>
                <w:lang w:bidi="ar"/>
              </w:rPr>
              <w:t>硬化</w:t>
            </w:r>
            <w:r>
              <w:rPr>
                <w:rFonts w:eastAsiaTheme="minorEastAsia"/>
                <w:color w:val="000000"/>
                <w:kern w:val="0"/>
                <w:szCs w:val="21"/>
                <w:lang w:bidi="ar"/>
              </w:rPr>
              <w:t>(</w:t>
            </w:r>
            <w:r>
              <w:rPr>
                <w:rFonts w:eastAsiaTheme="minorEastAsia"/>
                <w:color w:val="000000"/>
                <w:kern w:val="0"/>
                <w:szCs w:val="21"/>
                <w:lang w:bidi="ar"/>
              </w:rPr>
              <w:t>慢性水肿伴纤维化、皮下组织炎</w:t>
            </w:r>
            <w:r>
              <w:rPr>
                <w:rFonts w:eastAsiaTheme="minorEastAsia"/>
                <w:color w:val="000000"/>
                <w:kern w:val="0"/>
                <w:szCs w:val="21"/>
                <w:lang w:bidi="ar"/>
              </w:rPr>
              <w:t>)</w:t>
            </w:r>
            <w:r>
              <w:rPr>
                <w:rFonts w:eastAsiaTheme="minorEastAsia"/>
                <w:color w:val="000000"/>
                <w:kern w:val="0"/>
                <w:szCs w:val="21"/>
                <w:lang w:bidi="ar"/>
              </w:rPr>
              <w:t>，包括白色萎缩和脂质硬化症</w:t>
            </w:r>
          </w:p>
        </w:tc>
        <w:tc>
          <w:tcPr>
            <w:tcW w:w="1099" w:type="dxa"/>
            <w:vAlign w:val="center"/>
          </w:tcPr>
          <w:p w14:paraId="34F53105" w14:textId="77777777" w:rsidR="001C73AA" w:rsidRDefault="00000000">
            <w:pPr>
              <w:widowControl/>
              <w:rPr>
                <w:rFonts w:eastAsiaTheme="minorEastAsia"/>
                <w:szCs w:val="21"/>
              </w:rPr>
            </w:pPr>
            <w:r>
              <w:rPr>
                <w:rFonts w:eastAsiaTheme="minorEastAsia"/>
                <w:color w:val="000000"/>
                <w:kern w:val="0"/>
                <w:szCs w:val="21"/>
                <w:lang w:bidi="ar"/>
              </w:rPr>
              <w:t>无</w:t>
            </w:r>
          </w:p>
        </w:tc>
        <w:tc>
          <w:tcPr>
            <w:tcW w:w="1764" w:type="dxa"/>
            <w:vAlign w:val="center"/>
          </w:tcPr>
          <w:p w14:paraId="47F2F1A0" w14:textId="77777777" w:rsidR="001C73AA" w:rsidRDefault="00000000">
            <w:pPr>
              <w:widowControl/>
              <w:rPr>
                <w:rFonts w:eastAsiaTheme="minorEastAsia"/>
                <w:szCs w:val="21"/>
              </w:rPr>
            </w:pPr>
            <w:r>
              <w:rPr>
                <w:rFonts w:eastAsiaTheme="minorEastAsia"/>
                <w:color w:val="000000"/>
                <w:kern w:val="0"/>
                <w:szCs w:val="21"/>
                <w:lang w:bidi="ar"/>
              </w:rPr>
              <w:t>局限于踝周</w:t>
            </w:r>
          </w:p>
        </w:tc>
        <w:tc>
          <w:tcPr>
            <w:tcW w:w="1812" w:type="dxa"/>
            <w:vAlign w:val="center"/>
          </w:tcPr>
          <w:p w14:paraId="262FB56F" w14:textId="77777777" w:rsidR="001C73AA" w:rsidRDefault="00000000">
            <w:pPr>
              <w:widowControl/>
              <w:rPr>
                <w:rFonts w:eastAsiaTheme="minorEastAsia"/>
                <w:szCs w:val="21"/>
              </w:rPr>
            </w:pPr>
            <w:r>
              <w:rPr>
                <w:rFonts w:eastAsiaTheme="minorEastAsia"/>
                <w:color w:val="000000"/>
                <w:kern w:val="0"/>
                <w:szCs w:val="21"/>
                <w:lang w:bidi="ar"/>
              </w:rPr>
              <w:t>弥漫至踝以上及小腿下</w:t>
            </w:r>
            <w:r>
              <w:rPr>
                <w:rFonts w:eastAsiaTheme="minorEastAsia"/>
                <w:color w:val="000000"/>
                <w:kern w:val="0"/>
                <w:szCs w:val="21"/>
                <w:lang w:bidi="ar"/>
              </w:rPr>
              <w:t>1/3</w:t>
            </w:r>
          </w:p>
        </w:tc>
        <w:tc>
          <w:tcPr>
            <w:tcW w:w="2113" w:type="dxa"/>
            <w:vAlign w:val="center"/>
          </w:tcPr>
          <w:p w14:paraId="00EB665F" w14:textId="77777777" w:rsidR="001C73AA" w:rsidRDefault="00000000">
            <w:pPr>
              <w:widowControl/>
              <w:rPr>
                <w:rFonts w:eastAsiaTheme="minorEastAsia"/>
                <w:szCs w:val="21"/>
              </w:rPr>
            </w:pPr>
            <w:r>
              <w:rPr>
                <w:rFonts w:eastAsiaTheme="minorEastAsia"/>
                <w:color w:val="000000"/>
                <w:kern w:val="0"/>
                <w:szCs w:val="21"/>
                <w:lang w:bidi="ar"/>
              </w:rPr>
              <w:t>广泛累及超过小腿下</w:t>
            </w:r>
            <w:r>
              <w:rPr>
                <w:rFonts w:eastAsiaTheme="minorEastAsia"/>
                <w:color w:val="000000"/>
                <w:kern w:val="0"/>
                <w:szCs w:val="21"/>
                <w:lang w:bidi="ar"/>
              </w:rPr>
              <w:t>1/3</w:t>
            </w:r>
          </w:p>
        </w:tc>
      </w:tr>
      <w:tr w:rsidR="001C73AA" w14:paraId="64BFACCB" w14:textId="77777777">
        <w:trPr>
          <w:trHeight w:val="547"/>
          <w:jc w:val="center"/>
        </w:trPr>
        <w:tc>
          <w:tcPr>
            <w:tcW w:w="2421" w:type="dxa"/>
            <w:vAlign w:val="center"/>
          </w:tcPr>
          <w:p w14:paraId="7973B72E" w14:textId="77777777" w:rsidR="001C73AA" w:rsidRDefault="00000000">
            <w:pPr>
              <w:autoSpaceDE w:val="0"/>
              <w:autoSpaceDN w:val="0"/>
              <w:snapToGrid w:val="0"/>
              <w:rPr>
                <w:rFonts w:eastAsiaTheme="minorEastAsia"/>
                <w:szCs w:val="21"/>
              </w:rPr>
            </w:pPr>
            <w:r>
              <w:rPr>
                <w:rFonts w:eastAsiaTheme="minorEastAsia"/>
                <w:color w:val="000000"/>
                <w:kern w:val="0"/>
                <w:szCs w:val="21"/>
                <w:lang w:bidi="ar"/>
              </w:rPr>
              <w:t>活动性溃疡数量</w:t>
            </w:r>
          </w:p>
        </w:tc>
        <w:tc>
          <w:tcPr>
            <w:tcW w:w="1099" w:type="dxa"/>
            <w:vAlign w:val="center"/>
          </w:tcPr>
          <w:p w14:paraId="3F6F901D" w14:textId="77777777" w:rsidR="001C73AA" w:rsidRDefault="00000000">
            <w:pPr>
              <w:widowControl/>
              <w:rPr>
                <w:rFonts w:eastAsiaTheme="minorEastAsia"/>
                <w:szCs w:val="21"/>
              </w:rPr>
            </w:pPr>
            <w:r>
              <w:rPr>
                <w:rFonts w:eastAsiaTheme="minorEastAsia"/>
                <w:color w:val="000000"/>
                <w:kern w:val="0"/>
                <w:szCs w:val="21"/>
                <w:lang w:bidi="ar"/>
              </w:rPr>
              <w:t>0</w:t>
            </w:r>
            <w:r>
              <w:rPr>
                <w:rFonts w:eastAsiaTheme="minorEastAsia"/>
                <w:color w:val="000000"/>
                <w:kern w:val="0"/>
                <w:szCs w:val="21"/>
                <w:lang w:bidi="ar"/>
              </w:rPr>
              <w:t>个</w:t>
            </w:r>
          </w:p>
        </w:tc>
        <w:tc>
          <w:tcPr>
            <w:tcW w:w="1764" w:type="dxa"/>
            <w:vAlign w:val="center"/>
          </w:tcPr>
          <w:p w14:paraId="1AF5F6A0" w14:textId="77777777" w:rsidR="001C73AA" w:rsidRDefault="00000000">
            <w:pPr>
              <w:widowControl/>
              <w:rPr>
                <w:rFonts w:eastAsiaTheme="minorEastAsia"/>
                <w:szCs w:val="21"/>
              </w:rPr>
            </w:pPr>
            <w:r>
              <w:rPr>
                <w:rFonts w:eastAsiaTheme="minorEastAsia"/>
                <w:color w:val="000000"/>
                <w:kern w:val="0"/>
                <w:szCs w:val="21"/>
                <w:lang w:bidi="ar"/>
              </w:rPr>
              <w:t>1</w:t>
            </w:r>
            <w:r>
              <w:rPr>
                <w:rFonts w:eastAsiaTheme="minorEastAsia"/>
                <w:color w:val="000000"/>
                <w:kern w:val="0"/>
                <w:szCs w:val="21"/>
                <w:lang w:bidi="ar"/>
              </w:rPr>
              <w:t>个</w:t>
            </w:r>
          </w:p>
        </w:tc>
        <w:tc>
          <w:tcPr>
            <w:tcW w:w="1812" w:type="dxa"/>
            <w:vAlign w:val="center"/>
          </w:tcPr>
          <w:p w14:paraId="7FB0F818" w14:textId="77777777" w:rsidR="001C73AA" w:rsidRDefault="00000000">
            <w:pPr>
              <w:widowControl/>
              <w:rPr>
                <w:rFonts w:eastAsiaTheme="minorEastAsia"/>
                <w:szCs w:val="21"/>
              </w:rPr>
            </w:pPr>
            <w:r>
              <w:rPr>
                <w:rFonts w:eastAsiaTheme="minorEastAsia"/>
                <w:color w:val="000000"/>
                <w:kern w:val="0"/>
                <w:szCs w:val="21"/>
                <w:lang w:bidi="ar"/>
              </w:rPr>
              <w:t>2</w:t>
            </w:r>
            <w:r>
              <w:rPr>
                <w:rFonts w:eastAsiaTheme="minorEastAsia"/>
                <w:color w:val="000000"/>
                <w:kern w:val="0"/>
                <w:szCs w:val="21"/>
                <w:lang w:bidi="ar"/>
              </w:rPr>
              <w:t>个</w:t>
            </w:r>
          </w:p>
        </w:tc>
        <w:tc>
          <w:tcPr>
            <w:tcW w:w="2113" w:type="dxa"/>
            <w:vAlign w:val="center"/>
          </w:tcPr>
          <w:p w14:paraId="7AF8E610" w14:textId="77777777" w:rsidR="001C73AA" w:rsidRDefault="00000000">
            <w:pPr>
              <w:widowControl/>
              <w:rPr>
                <w:rFonts w:eastAsiaTheme="minorEastAsia"/>
                <w:szCs w:val="21"/>
              </w:rPr>
            </w:pPr>
            <w:r>
              <w:rPr>
                <w:rFonts w:eastAsiaTheme="minorEastAsia"/>
                <w:color w:val="000000"/>
                <w:kern w:val="0"/>
                <w:szCs w:val="21"/>
                <w:lang w:bidi="ar"/>
              </w:rPr>
              <w:t>≥3</w:t>
            </w:r>
            <w:r>
              <w:rPr>
                <w:rFonts w:eastAsiaTheme="minorEastAsia"/>
                <w:color w:val="000000"/>
                <w:kern w:val="0"/>
                <w:szCs w:val="21"/>
                <w:lang w:bidi="ar"/>
              </w:rPr>
              <w:t>个</w:t>
            </w:r>
          </w:p>
        </w:tc>
      </w:tr>
      <w:tr w:rsidR="001C73AA" w14:paraId="4E01D141" w14:textId="77777777">
        <w:trPr>
          <w:trHeight w:val="722"/>
          <w:jc w:val="center"/>
        </w:trPr>
        <w:tc>
          <w:tcPr>
            <w:tcW w:w="2421" w:type="dxa"/>
            <w:vAlign w:val="center"/>
          </w:tcPr>
          <w:p w14:paraId="45FF898B" w14:textId="77777777" w:rsidR="001C73AA" w:rsidRDefault="00000000">
            <w:pPr>
              <w:autoSpaceDE w:val="0"/>
              <w:autoSpaceDN w:val="0"/>
              <w:snapToGrid w:val="0"/>
              <w:rPr>
                <w:rFonts w:eastAsiaTheme="minorEastAsia"/>
                <w:szCs w:val="21"/>
              </w:rPr>
            </w:pPr>
            <w:r>
              <w:rPr>
                <w:rFonts w:eastAsiaTheme="minorEastAsia"/>
                <w:color w:val="000000"/>
                <w:kern w:val="0"/>
                <w:szCs w:val="21"/>
                <w:lang w:bidi="ar"/>
              </w:rPr>
              <w:t>活动性溃疡时间</w:t>
            </w:r>
            <w:r>
              <w:rPr>
                <w:rFonts w:eastAsiaTheme="minorEastAsia"/>
                <w:color w:val="000000"/>
                <w:kern w:val="0"/>
                <w:szCs w:val="21"/>
                <w:lang w:bidi="ar"/>
              </w:rPr>
              <w:t>(</w:t>
            </w:r>
            <w:r>
              <w:rPr>
                <w:rFonts w:eastAsiaTheme="minorEastAsia"/>
                <w:color w:val="000000"/>
                <w:kern w:val="0"/>
                <w:szCs w:val="21"/>
                <w:lang w:bidi="ar"/>
              </w:rPr>
              <w:t>最长时间</w:t>
            </w:r>
            <w:r>
              <w:rPr>
                <w:rFonts w:eastAsiaTheme="minorEastAsia"/>
                <w:color w:val="000000"/>
                <w:kern w:val="0"/>
                <w:szCs w:val="21"/>
                <w:lang w:bidi="ar"/>
              </w:rPr>
              <w:t>)</w:t>
            </w:r>
          </w:p>
        </w:tc>
        <w:tc>
          <w:tcPr>
            <w:tcW w:w="1099" w:type="dxa"/>
            <w:vAlign w:val="center"/>
          </w:tcPr>
          <w:p w14:paraId="18155919" w14:textId="77777777" w:rsidR="001C73AA" w:rsidRDefault="00000000">
            <w:pPr>
              <w:widowControl/>
              <w:rPr>
                <w:rFonts w:eastAsiaTheme="minorEastAsia"/>
                <w:szCs w:val="21"/>
              </w:rPr>
            </w:pPr>
            <w:r>
              <w:rPr>
                <w:rFonts w:eastAsiaTheme="minorEastAsia"/>
                <w:color w:val="000000"/>
                <w:kern w:val="0"/>
                <w:szCs w:val="21"/>
                <w:lang w:bidi="ar"/>
              </w:rPr>
              <w:t>无</w:t>
            </w:r>
          </w:p>
        </w:tc>
        <w:tc>
          <w:tcPr>
            <w:tcW w:w="1764" w:type="dxa"/>
            <w:vAlign w:val="center"/>
          </w:tcPr>
          <w:p w14:paraId="6C2FE83E" w14:textId="77777777" w:rsidR="001C73AA" w:rsidRDefault="00000000">
            <w:pPr>
              <w:widowControl/>
              <w:rPr>
                <w:rFonts w:eastAsiaTheme="minorEastAsia"/>
                <w:szCs w:val="21"/>
              </w:rPr>
            </w:pPr>
            <w:r>
              <w:rPr>
                <w:rFonts w:eastAsiaTheme="minorEastAsia"/>
                <w:color w:val="000000"/>
                <w:kern w:val="0"/>
                <w:szCs w:val="21"/>
                <w:lang w:bidi="ar"/>
              </w:rPr>
              <w:t>＜</w:t>
            </w:r>
            <w:r>
              <w:rPr>
                <w:rFonts w:eastAsiaTheme="minorEastAsia"/>
                <w:color w:val="000000"/>
                <w:kern w:val="0"/>
                <w:szCs w:val="21"/>
                <w:lang w:bidi="ar"/>
              </w:rPr>
              <w:t>3</w:t>
            </w:r>
            <w:r>
              <w:rPr>
                <w:rFonts w:eastAsiaTheme="minorEastAsia"/>
                <w:color w:val="000000"/>
                <w:kern w:val="0"/>
                <w:szCs w:val="21"/>
                <w:lang w:bidi="ar"/>
              </w:rPr>
              <w:t>个月</w:t>
            </w:r>
          </w:p>
        </w:tc>
        <w:tc>
          <w:tcPr>
            <w:tcW w:w="1812" w:type="dxa"/>
            <w:vAlign w:val="center"/>
          </w:tcPr>
          <w:p w14:paraId="25682922" w14:textId="77777777" w:rsidR="001C73AA" w:rsidRDefault="00000000">
            <w:pPr>
              <w:widowControl/>
              <w:rPr>
                <w:rFonts w:eastAsiaTheme="minorEastAsia"/>
                <w:szCs w:val="21"/>
              </w:rPr>
            </w:pPr>
            <w:r>
              <w:rPr>
                <w:rFonts w:eastAsiaTheme="minorEastAsia"/>
                <w:color w:val="000000"/>
                <w:kern w:val="0"/>
                <w:szCs w:val="21"/>
                <w:lang w:bidi="ar"/>
              </w:rPr>
              <w:t>3</w:t>
            </w:r>
            <w:r>
              <w:rPr>
                <w:rFonts w:eastAsiaTheme="minorEastAsia"/>
                <w:color w:val="000000"/>
                <w:kern w:val="0"/>
                <w:szCs w:val="21"/>
                <w:lang w:bidi="ar"/>
              </w:rPr>
              <w:t>个月～</w:t>
            </w:r>
            <w:r>
              <w:rPr>
                <w:rFonts w:eastAsiaTheme="minorEastAsia"/>
                <w:color w:val="000000"/>
                <w:kern w:val="0"/>
                <w:szCs w:val="21"/>
                <w:lang w:bidi="ar"/>
              </w:rPr>
              <w:t>1</w:t>
            </w:r>
            <w:r>
              <w:rPr>
                <w:rFonts w:eastAsiaTheme="minorEastAsia"/>
                <w:color w:val="000000"/>
                <w:kern w:val="0"/>
                <w:szCs w:val="21"/>
                <w:lang w:bidi="ar"/>
              </w:rPr>
              <w:t>年</w:t>
            </w:r>
          </w:p>
        </w:tc>
        <w:tc>
          <w:tcPr>
            <w:tcW w:w="2113" w:type="dxa"/>
            <w:vAlign w:val="center"/>
          </w:tcPr>
          <w:p w14:paraId="13AB913F" w14:textId="77777777" w:rsidR="001C73AA" w:rsidRDefault="00000000">
            <w:pPr>
              <w:widowControl/>
              <w:rPr>
                <w:rFonts w:eastAsiaTheme="minorEastAsia"/>
                <w:szCs w:val="21"/>
              </w:rPr>
            </w:pPr>
            <w:r>
              <w:rPr>
                <w:rFonts w:eastAsiaTheme="minorEastAsia"/>
                <w:color w:val="000000"/>
                <w:kern w:val="0"/>
                <w:szCs w:val="21"/>
                <w:lang w:bidi="ar"/>
              </w:rPr>
              <w:t>迁延不愈超过</w:t>
            </w:r>
            <w:r>
              <w:rPr>
                <w:rFonts w:eastAsiaTheme="minorEastAsia"/>
                <w:color w:val="000000"/>
                <w:kern w:val="0"/>
                <w:szCs w:val="21"/>
                <w:lang w:bidi="ar"/>
              </w:rPr>
              <w:t>1</w:t>
            </w:r>
            <w:r>
              <w:rPr>
                <w:rFonts w:eastAsiaTheme="minorEastAsia"/>
                <w:color w:val="000000"/>
                <w:kern w:val="0"/>
                <w:szCs w:val="21"/>
                <w:lang w:bidi="ar"/>
              </w:rPr>
              <w:t>年</w:t>
            </w:r>
          </w:p>
        </w:tc>
      </w:tr>
      <w:tr w:rsidR="001C73AA" w14:paraId="4B7C0DC1" w14:textId="77777777">
        <w:trPr>
          <w:trHeight w:val="684"/>
          <w:jc w:val="center"/>
        </w:trPr>
        <w:tc>
          <w:tcPr>
            <w:tcW w:w="2421" w:type="dxa"/>
            <w:vAlign w:val="center"/>
          </w:tcPr>
          <w:p w14:paraId="42E0D2D1" w14:textId="77777777" w:rsidR="001C73AA" w:rsidRDefault="00000000">
            <w:pPr>
              <w:autoSpaceDE w:val="0"/>
              <w:autoSpaceDN w:val="0"/>
              <w:snapToGrid w:val="0"/>
              <w:rPr>
                <w:rFonts w:eastAsiaTheme="minorEastAsia"/>
                <w:szCs w:val="21"/>
              </w:rPr>
            </w:pPr>
            <w:r>
              <w:rPr>
                <w:rFonts w:eastAsiaTheme="minorEastAsia"/>
                <w:color w:val="000000"/>
                <w:kern w:val="0"/>
                <w:szCs w:val="21"/>
                <w:lang w:bidi="ar"/>
              </w:rPr>
              <w:t>活动性溃疡直径</w:t>
            </w:r>
            <w:r>
              <w:rPr>
                <w:rFonts w:eastAsiaTheme="minorEastAsia"/>
                <w:color w:val="000000"/>
                <w:kern w:val="0"/>
                <w:szCs w:val="21"/>
                <w:lang w:bidi="ar"/>
              </w:rPr>
              <w:t>(</w:t>
            </w:r>
            <w:r>
              <w:rPr>
                <w:rFonts w:eastAsiaTheme="minorEastAsia"/>
                <w:color w:val="000000"/>
                <w:kern w:val="0"/>
                <w:szCs w:val="21"/>
                <w:lang w:bidi="ar"/>
              </w:rPr>
              <w:t>最大直径</w:t>
            </w:r>
            <w:r>
              <w:rPr>
                <w:rFonts w:eastAsiaTheme="minorEastAsia"/>
                <w:color w:val="000000"/>
                <w:kern w:val="0"/>
                <w:szCs w:val="21"/>
                <w:lang w:bidi="ar"/>
              </w:rPr>
              <w:t>)</w:t>
            </w:r>
          </w:p>
        </w:tc>
        <w:tc>
          <w:tcPr>
            <w:tcW w:w="1099" w:type="dxa"/>
            <w:vAlign w:val="center"/>
          </w:tcPr>
          <w:p w14:paraId="449F2529" w14:textId="77777777" w:rsidR="001C73AA" w:rsidRDefault="00000000">
            <w:pPr>
              <w:widowControl/>
              <w:rPr>
                <w:rFonts w:eastAsiaTheme="minorEastAsia"/>
                <w:szCs w:val="21"/>
              </w:rPr>
            </w:pPr>
            <w:r>
              <w:rPr>
                <w:rFonts w:eastAsiaTheme="minorEastAsia"/>
                <w:color w:val="000000"/>
                <w:kern w:val="0"/>
                <w:szCs w:val="21"/>
                <w:lang w:bidi="ar"/>
              </w:rPr>
              <w:t>无</w:t>
            </w:r>
          </w:p>
        </w:tc>
        <w:tc>
          <w:tcPr>
            <w:tcW w:w="1764" w:type="dxa"/>
            <w:vAlign w:val="center"/>
          </w:tcPr>
          <w:p w14:paraId="6BBDAAAF" w14:textId="77777777" w:rsidR="001C73AA" w:rsidRDefault="00000000">
            <w:pPr>
              <w:widowControl/>
              <w:rPr>
                <w:rFonts w:eastAsiaTheme="minorEastAsia"/>
                <w:szCs w:val="21"/>
              </w:rPr>
            </w:pPr>
            <w:r>
              <w:rPr>
                <w:rFonts w:eastAsiaTheme="minorEastAsia"/>
                <w:color w:val="000000"/>
                <w:kern w:val="0"/>
                <w:szCs w:val="21"/>
                <w:lang w:bidi="ar"/>
              </w:rPr>
              <w:t>＜</w:t>
            </w:r>
            <w:r>
              <w:rPr>
                <w:rFonts w:eastAsiaTheme="minorEastAsia"/>
                <w:color w:val="000000"/>
                <w:kern w:val="0"/>
                <w:szCs w:val="21"/>
                <w:lang w:bidi="ar"/>
              </w:rPr>
              <w:t>2cm</w:t>
            </w:r>
          </w:p>
        </w:tc>
        <w:tc>
          <w:tcPr>
            <w:tcW w:w="1812" w:type="dxa"/>
            <w:vAlign w:val="center"/>
          </w:tcPr>
          <w:p w14:paraId="7F715A23" w14:textId="77777777" w:rsidR="001C73AA" w:rsidRDefault="00000000">
            <w:pPr>
              <w:widowControl/>
              <w:rPr>
                <w:rFonts w:eastAsiaTheme="minorEastAsia"/>
                <w:szCs w:val="21"/>
              </w:rPr>
            </w:pPr>
            <w:r>
              <w:rPr>
                <w:rFonts w:eastAsiaTheme="minorEastAsia"/>
                <w:color w:val="000000"/>
                <w:kern w:val="0"/>
                <w:szCs w:val="21"/>
                <w:lang w:bidi="ar"/>
              </w:rPr>
              <w:t>2</w:t>
            </w:r>
            <w:r>
              <w:rPr>
                <w:rFonts w:eastAsiaTheme="minorEastAsia"/>
                <w:color w:val="000000"/>
                <w:kern w:val="0"/>
                <w:szCs w:val="21"/>
                <w:lang w:bidi="ar"/>
              </w:rPr>
              <w:t>～</w:t>
            </w:r>
            <w:r>
              <w:rPr>
                <w:rFonts w:eastAsiaTheme="minorEastAsia"/>
                <w:color w:val="000000"/>
                <w:kern w:val="0"/>
                <w:szCs w:val="21"/>
                <w:lang w:bidi="ar"/>
              </w:rPr>
              <w:t>6cm</w:t>
            </w:r>
          </w:p>
        </w:tc>
        <w:tc>
          <w:tcPr>
            <w:tcW w:w="2113" w:type="dxa"/>
            <w:vAlign w:val="center"/>
          </w:tcPr>
          <w:p w14:paraId="0882A837" w14:textId="77777777" w:rsidR="001C73AA" w:rsidRDefault="00000000">
            <w:pPr>
              <w:widowControl/>
              <w:rPr>
                <w:rFonts w:eastAsiaTheme="minorEastAsia"/>
                <w:szCs w:val="21"/>
              </w:rPr>
            </w:pPr>
            <w:r>
              <w:rPr>
                <w:rFonts w:eastAsiaTheme="minorEastAsia"/>
                <w:color w:val="000000"/>
                <w:kern w:val="0"/>
                <w:szCs w:val="21"/>
                <w:lang w:bidi="ar"/>
              </w:rPr>
              <w:t>＞</w:t>
            </w:r>
            <w:r>
              <w:rPr>
                <w:rFonts w:eastAsiaTheme="minorEastAsia"/>
                <w:color w:val="000000"/>
                <w:kern w:val="0"/>
                <w:szCs w:val="21"/>
                <w:lang w:bidi="ar"/>
              </w:rPr>
              <w:t>6cm</w:t>
            </w:r>
          </w:p>
        </w:tc>
      </w:tr>
      <w:tr w:rsidR="001C73AA" w14:paraId="5DEFE97D" w14:textId="77777777">
        <w:trPr>
          <w:jc w:val="center"/>
        </w:trPr>
        <w:tc>
          <w:tcPr>
            <w:tcW w:w="2421" w:type="dxa"/>
            <w:vAlign w:val="center"/>
          </w:tcPr>
          <w:p w14:paraId="0309151C" w14:textId="77777777" w:rsidR="001C73AA" w:rsidRDefault="00000000">
            <w:pPr>
              <w:autoSpaceDE w:val="0"/>
              <w:autoSpaceDN w:val="0"/>
              <w:snapToGrid w:val="0"/>
              <w:spacing w:line="360" w:lineRule="auto"/>
              <w:rPr>
                <w:rFonts w:eastAsiaTheme="minorEastAsia"/>
                <w:szCs w:val="21"/>
              </w:rPr>
            </w:pPr>
            <w:r>
              <w:rPr>
                <w:rFonts w:eastAsiaTheme="minorEastAsia"/>
                <w:color w:val="000000"/>
                <w:kern w:val="0"/>
                <w:szCs w:val="21"/>
                <w:lang w:bidi="ar"/>
              </w:rPr>
              <w:t>压力治疗</w:t>
            </w:r>
          </w:p>
        </w:tc>
        <w:tc>
          <w:tcPr>
            <w:tcW w:w="1099" w:type="dxa"/>
            <w:vAlign w:val="center"/>
          </w:tcPr>
          <w:p w14:paraId="76737949" w14:textId="77777777" w:rsidR="001C73AA" w:rsidRDefault="00000000">
            <w:pPr>
              <w:widowControl/>
              <w:rPr>
                <w:rFonts w:eastAsiaTheme="minorEastAsia"/>
                <w:szCs w:val="21"/>
              </w:rPr>
            </w:pPr>
            <w:r>
              <w:rPr>
                <w:rFonts w:eastAsiaTheme="minorEastAsia"/>
                <w:color w:val="000000"/>
                <w:kern w:val="0"/>
                <w:szCs w:val="21"/>
                <w:lang w:bidi="ar"/>
              </w:rPr>
              <w:t>未使用</w:t>
            </w:r>
          </w:p>
        </w:tc>
        <w:tc>
          <w:tcPr>
            <w:tcW w:w="1764" w:type="dxa"/>
            <w:vAlign w:val="center"/>
          </w:tcPr>
          <w:p w14:paraId="024CB111" w14:textId="77777777" w:rsidR="001C73AA" w:rsidRDefault="00000000">
            <w:pPr>
              <w:widowControl/>
              <w:rPr>
                <w:rFonts w:eastAsiaTheme="minorEastAsia"/>
                <w:szCs w:val="21"/>
              </w:rPr>
            </w:pPr>
            <w:r>
              <w:rPr>
                <w:rFonts w:eastAsiaTheme="minorEastAsia"/>
                <w:color w:val="000000"/>
                <w:kern w:val="0"/>
                <w:szCs w:val="21"/>
                <w:lang w:bidi="ar"/>
              </w:rPr>
              <w:t>间断使用</w:t>
            </w:r>
          </w:p>
        </w:tc>
        <w:tc>
          <w:tcPr>
            <w:tcW w:w="1812" w:type="dxa"/>
            <w:vAlign w:val="center"/>
          </w:tcPr>
          <w:p w14:paraId="59A5B8A4" w14:textId="77777777" w:rsidR="001C73AA" w:rsidRDefault="00000000">
            <w:pPr>
              <w:widowControl/>
              <w:rPr>
                <w:rFonts w:eastAsiaTheme="minorEastAsia"/>
                <w:szCs w:val="21"/>
              </w:rPr>
            </w:pPr>
            <w:r>
              <w:rPr>
                <w:rFonts w:eastAsiaTheme="minorEastAsia"/>
                <w:color w:val="000000"/>
                <w:kern w:val="0"/>
                <w:szCs w:val="21"/>
                <w:lang w:bidi="ar"/>
              </w:rPr>
              <w:t>大部分时间使用</w:t>
            </w:r>
          </w:p>
        </w:tc>
        <w:tc>
          <w:tcPr>
            <w:tcW w:w="2113" w:type="dxa"/>
            <w:vAlign w:val="center"/>
          </w:tcPr>
          <w:p w14:paraId="7AC909A0" w14:textId="77777777" w:rsidR="001C73AA" w:rsidRDefault="00000000">
            <w:pPr>
              <w:widowControl/>
              <w:rPr>
                <w:rFonts w:eastAsiaTheme="minorEastAsia"/>
                <w:szCs w:val="21"/>
              </w:rPr>
            </w:pPr>
            <w:r>
              <w:rPr>
                <w:rFonts w:eastAsiaTheme="minorEastAsia"/>
                <w:color w:val="000000"/>
                <w:kern w:val="0"/>
                <w:szCs w:val="21"/>
                <w:lang w:bidi="ar"/>
              </w:rPr>
              <w:t>依从性好，持续使用</w:t>
            </w:r>
          </w:p>
        </w:tc>
      </w:tr>
    </w:tbl>
    <w:p w14:paraId="17E4A996" w14:textId="77777777" w:rsidR="001C73AA" w:rsidRDefault="00000000">
      <w:pPr>
        <w:widowControl/>
        <w:numPr>
          <w:ilvl w:val="255"/>
          <w:numId w:val="0"/>
        </w:numPr>
        <w:snapToGrid w:val="0"/>
        <w:spacing w:beforeLines="50" w:before="156" w:line="360" w:lineRule="auto"/>
        <w:ind w:firstLineChars="200" w:firstLine="480"/>
        <w:jc w:val="left"/>
        <w:rPr>
          <w:bCs/>
          <w:kern w:val="0"/>
          <w:sz w:val="24"/>
        </w:rPr>
      </w:pPr>
      <w:r>
        <w:rPr>
          <w:rFonts w:hint="eastAsia"/>
          <w:bCs/>
          <w:kern w:val="0"/>
          <w:sz w:val="24"/>
        </w:rPr>
        <w:t>评价时间：</w:t>
      </w:r>
      <w:r>
        <w:rPr>
          <w:rFonts w:eastAsiaTheme="minorEastAsia" w:hint="eastAsia"/>
          <w:sz w:val="24"/>
        </w:rPr>
        <w:t>筛选期（</w:t>
      </w:r>
      <w:r>
        <w:rPr>
          <w:rFonts w:eastAsiaTheme="minorEastAsia" w:hint="eastAsia"/>
          <w:sz w:val="24"/>
        </w:rPr>
        <w:t>-14~0</w:t>
      </w:r>
      <w:r>
        <w:rPr>
          <w:rFonts w:eastAsiaTheme="minorEastAsia" w:hint="eastAsia"/>
          <w:sz w:val="24"/>
        </w:rPr>
        <w:t>天）、</w:t>
      </w:r>
      <w:r>
        <w:rPr>
          <w:rFonts w:hint="eastAsia"/>
          <w:bCs/>
          <w:kern w:val="0"/>
          <w:sz w:val="24"/>
        </w:rPr>
        <w:t>术后</w:t>
      </w:r>
      <w:r>
        <w:rPr>
          <w:rFonts w:hint="eastAsia"/>
          <w:bCs/>
          <w:kern w:val="0"/>
          <w:sz w:val="24"/>
        </w:rPr>
        <w:t>1</w:t>
      </w:r>
      <w:r>
        <w:rPr>
          <w:rFonts w:hint="eastAsia"/>
          <w:bCs/>
          <w:kern w:val="0"/>
          <w:sz w:val="24"/>
        </w:rPr>
        <w:t>个月</w:t>
      </w:r>
      <w:r>
        <w:rPr>
          <w:rFonts w:eastAsiaTheme="minorEastAsia" w:hint="eastAsia"/>
          <w:sz w:val="24"/>
        </w:rPr>
        <w:t>（</w:t>
      </w:r>
      <w:r>
        <w:rPr>
          <w:rFonts w:hint="eastAsia"/>
          <w:bCs/>
          <w:kern w:val="0"/>
          <w:sz w:val="24"/>
        </w:rPr>
        <w:t>±</w:t>
      </w:r>
      <w:r>
        <w:rPr>
          <w:bCs/>
          <w:kern w:val="0"/>
          <w:sz w:val="24"/>
        </w:rPr>
        <w:t>7</w:t>
      </w:r>
      <w:r>
        <w:rPr>
          <w:rFonts w:hint="eastAsia"/>
          <w:bCs/>
          <w:kern w:val="0"/>
          <w:sz w:val="24"/>
        </w:rPr>
        <w:t>天</w:t>
      </w:r>
      <w:r>
        <w:rPr>
          <w:rFonts w:eastAsiaTheme="minorEastAsia" w:hint="eastAsia"/>
          <w:sz w:val="24"/>
        </w:rPr>
        <w:t>）</w:t>
      </w:r>
      <w:r>
        <w:rPr>
          <w:rFonts w:hint="eastAsia"/>
          <w:bCs/>
          <w:kern w:val="0"/>
          <w:sz w:val="24"/>
        </w:rPr>
        <w:t>、术后</w:t>
      </w:r>
      <w:r>
        <w:rPr>
          <w:rFonts w:hint="eastAsia"/>
          <w:bCs/>
          <w:kern w:val="0"/>
          <w:sz w:val="24"/>
        </w:rPr>
        <w:t>3</w:t>
      </w:r>
      <w:r>
        <w:rPr>
          <w:rFonts w:hint="eastAsia"/>
          <w:bCs/>
          <w:kern w:val="0"/>
          <w:sz w:val="24"/>
        </w:rPr>
        <w:t>个月</w:t>
      </w:r>
      <w:r>
        <w:rPr>
          <w:rFonts w:eastAsiaTheme="minorEastAsia" w:hint="eastAsia"/>
          <w:sz w:val="24"/>
        </w:rPr>
        <w:t>（</w:t>
      </w:r>
      <w:r>
        <w:rPr>
          <w:rFonts w:hint="eastAsia"/>
          <w:bCs/>
          <w:kern w:val="0"/>
          <w:sz w:val="24"/>
        </w:rPr>
        <w:t>±</w:t>
      </w:r>
      <w:r>
        <w:rPr>
          <w:bCs/>
          <w:kern w:val="0"/>
          <w:sz w:val="24"/>
        </w:rPr>
        <w:t>15</w:t>
      </w:r>
      <w:r>
        <w:rPr>
          <w:rFonts w:hint="eastAsia"/>
          <w:bCs/>
          <w:kern w:val="0"/>
          <w:sz w:val="24"/>
        </w:rPr>
        <w:t>天</w:t>
      </w:r>
      <w:r>
        <w:rPr>
          <w:rFonts w:eastAsiaTheme="minorEastAsia" w:hint="eastAsia"/>
          <w:sz w:val="24"/>
        </w:rPr>
        <w:t>）</w:t>
      </w:r>
      <w:r>
        <w:rPr>
          <w:rFonts w:hint="eastAsia"/>
          <w:bCs/>
          <w:kern w:val="0"/>
          <w:sz w:val="24"/>
        </w:rPr>
        <w:t>、术后</w:t>
      </w:r>
      <w:r>
        <w:rPr>
          <w:rFonts w:hint="eastAsia"/>
          <w:bCs/>
          <w:kern w:val="0"/>
          <w:sz w:val="24"/>
        </w:rPr>
        <w:t>6</w:t>
      </w:r>
      <w:r>
        <w:rPr>
          <w:rFonts w:hint="eastAsia"/>
          <w:bCs/>
          <w:kern w:val="0"/>
          <w:sz w:val="24"/>
        </w:rPr>
        <w:t>个月</w:t>
      </w:r>
      <w:r>
        <w:rPr>
          <w:rFonts w:eastAsiaTheme="minorEastAsia" w:hint="eastAsia"/>
          <w:sz w:val="24"/>
        </w:rPr>
        <w:t>（</w:t>
      </w:r>
      <w:r>
        <w:rPr>
          <w:rFonts w:hint="eastAsia"/>
          <w:bCs/>
          <w:kern w:val="0"/>
          <w:sz w:val="24"/>
        </w:rPr>
        <w:t>±</w:t>
      </w:r>
      <w:r>
        <w:rPr>
          <w:rFonts w:hint="eastAsia"/>
          <w:bCs/>
          <w:kern w:val="0"/>
          <w:sz w:val="24"/>
        </w:rPr>
        <w:t>15</w:t>
      </w:r>
      <w:r>
        <w:rPr>
          <w:rFonts w:hint="eastAsia"/>
          <w:bCs/>
          <w:kern w:val="0"/>
          <w:sz w:val="24"/>
        </w:rPr>
        <w:t>天</w:t>
      </w:r>
      <w:r>
        <w:rPr>
          <w:rFonts w:eastAsiaTheme="minorEastAsia" w:hint="eastAsia"/>
          <w:sz w:val="24"/>
        </w:rPr>
        <w:t>）</w:t>
      </w:r>
    </w:p>
    <w:p w14:paraId="072D2BF3" w14:textId="56EBD8CA" w:rsidR="001C73AA" w:rsidRPr="00267D7A" w:rsidRDefault="00000000">
      <w:pPr>
        <w:widowControl/>
        <w:numPr>
          <w:ilvl w:val="0"/>
          <w:numId w:val="33"/>
        </w:numPr>
        <w:snapToGrid w:val="0"/>
        <w:spacing w:line="360" w:lineRule="auto"/>
        <w:jc w:val="left"/>
        <w:rPr>
          <w:bCs/>
          <w:kern w:val="0"/>
          <w:sz w:val="24"/>
          <w:highlight w:val="yellow"/>
        </w:rPr>
      </w:pPr>
      <w:r w:rsidRPr="00267D7A">
        <w:rPr>
          <w:rFonts w:hint="eastAsia"/>
          <w:bCs/>
          <w:kern w:val="0"/>
          <w:sz w:val="24"/>
          <w:highlight w:val="yellow"/>
        </w:rPr>
        <w:t>术后</w:t>
      </w:r>
      <w:r w:rsidRPr="00267D7A">
        <w:rPr>
          <w:rFonts w:hint="eastAsia"/>
          <w:bCs/>
          <w:kern w:val="0"/>
          <w:sz w:val="24"/>
          <w:highlight w:val="yellow"/>
        </w:rPr>
        <w:t>1</w:t>
      </w:r>
      <w:r w:rsidRPr="00267D7A">
        <w:rPr>
          <w:rFonts w:hint="eastAsia"/>
          <w:bCs/>
          <w:kern w:val="0"/>
          <w:sz w:val="24"/>
          <w:highlight w:val="yellow"/>
        </w:rPr>
        <w:t>个月和</w:t>
      </w:r>
      <w:r w:rsidRPr="00267D7A">
        <w:rPr>
          <w:rFonts w:hint="eastAsia"/>
          <w:bCs/>
          <w:kern w:val="0"/>
          <w:sz w:val="24"/>
          <w:highlight w:val="yellow"/>
        </w:rPr>
        <w:t>6</w:t>
      </w:r>
      <w:r w:rsidRPr="00267D7A">
        <w:rPr>
          <w:rFonts w:hint="eastAsia"/>
          <w:bCs/>
          <w:kern w:val="0"/>
          <w:sz w:val="24"/>
          <w:highlight w:val="yellow"/>
        </w:rPr>
        <w:t>个月靶病变静脉通畅率</w:t>
      </w:r>
      <w:r w:rsidR="000972D5">
        <w:rPr>
          <w:rStyle w:val="aff3"/>
          <w:bCs/>
          <w:kern w:val="0"/>
          <w:sz w:val="24"/>
          <w:highlight w:val="yellow"/>
        </w:rPr>
        <w:footnoteReference w:id="19"/>
      </w:r>
    </w:p>
    <w:p w14:paraId="60851BD2" w14:textId="77777777" w:rsidR="001C73AA" w:rsidRDefault="00000000">
      <w:pPr>
        <w:widowControl/>
        <w:snapToGrid w:val="0"/>
        <w:spacing w:line="360" w:lineRule="auto"/>
        <w:ind w:firstLine="480"/>
        <w:jc w:val="left"/>
        <w:rPr>
          <w:bCs/>
          <w:kern w:val="0"/>
          <w:sz w:val="24"/>
          <w:szCs w:val="20"/>
        </w:rPr>
      </w:pPr>
      <w:r>
        <w:rPr>
          <w:rFonts w:hint="eastAsia"/>
          <w:bCs/>
          <w:kern w:val="0"/>
          <w:sz w:val="24"/>
          <w:szCs w:val="20"/>
        </w:rPr>
        <w:t>静脉通畅定义为：下肢静脉彩色多普勒超声或</w:t>
      </w:r>
      <w:r>
        <w:rPr>
          <w:rFonts w:hint="eastAsia"/>
          <w:bCs/>
          <w:kern w:val="0"/>
          <w:sz w:val="24"/>
          <w:szCs w:val="20"/>
        </w:rPr>
        <w:t>CTV</w:t>
      </w:r>
      <w:r>
        <w:rPr>
          <w:rFonts w:hint="eastAsia"/>
          <w:bCs/>
          <w:kern w:val="0"/>
          <w:sz w:val="24"/>
          <w:szCs w:val="20"/>
        </w:rPr>
        <w:t>或</w:t>
      </w:r>
      <w:r>
        <w:rPr>
          <w:rFonts w:hint="eastAsia"/>
          <w:bCs/>
          <w:kern w:val="0"/>
          <w:sz w:val="24"/>
          <w:szCs w:val="20"/>
        </w:rPr>
        <w:t>DSA</w:t>
      </w:r>
      <w:r>
        <w:rPr>
          <w:rFonts w:hint="eastAsia"/>
          <w:bCs/>
          <w:kern w:val="0"/>
          <w:sz w:val="24"/>
          <w:szCs w:val="20"/>
        </w:rPr>
        <w:t>显示靶</w:t>
      </w:r>
      <w:r>
        <w:rPr>
          <w:rFonts w:hint="eastAsia"/>
          <w:bCs/>
          <w:kern w:val="0"/>
          <w:sz w:val="24"/>
        </w:rPr>
        <w:t>病变有</w:t>
      </w:r>
      <w:r>
        <w:rPr>
          <w:rFonts w:hint="eastAsia"/>
          <w:bCs/>
          <w:kern w:val="0"/>
          <w:sz w:val="24"/>
          <w:szCs w:val="20"/>
        </w:rPr>
        <w:t>血流信号，且不需要介入治疗干预。</w:t>
      </w:r>
    </w:p>
    <w:p w14:paraId="4B5339E6" w14:textId="77777777" w:rsidR="001C73AA" w:rsidRDefault="00000000">
      <w:pPr>
        <w:widowControl/>
        <w:numPr>
          <w:ilvl w:val="255"/>
          <w:numId w:val="0"/>
        </w:numPr>
        <w:snapToGrid w:val="0"/>
        <w:spacing w:line="360" w:lineRule="auto"/>
        <w:ind w:firstLineChars="200" w:firstLine="480"/>
        <w:jc w:val="left"/>
        <w:rPr>
          <w:bCs/>
          <w:kern w:val="0"/>
          <w:sz w:val="24"/>
        </w:rPr>
      </w:pPr>
      <w:r>
        <w:rPr>
          <w:rFonts w:hint="eastAsia"/>
          <w:bCs/>
          <w:kern w:val="0"/>
          <w:sz w:val="24"/>
        </w:rPr>
        <w:t>评价时间：术后</w:t>
      </w:r>
      <w:r>
        <w:rPr>
          <w:bCs/>
          <w:kern w:val="0"/>
          <w:sz w:val="24"/>
        </w:rPr>
        <w:t>1</w:t>
      </w:r>
      <w:r>
        <w:rPr>
          <w:rFonts w:hint="eastAsia"/>
          <w:bCs/>
          <w:kern w:val="0"/>
          <w:sz w:val="24"/>
        </w:rPr>
        <w:t>个月</w:t>
      </w:r>
      <w:r>
        <w:rPr>
          <w:rFonts w:eastAsiaTheme="minorEastAsia" w:hint="eastAsia"/>
          <w:sz w:val="24"/>
        </w:rPr>
        <w:t>（</w:t>
      </w:r>
      <w:r>
        <w:rPr>
          <w:rFonts w:hint="eastAsia"/>
          <w:bCs/>
          <w:kern w:val="0"/>
          <w:sz w:val="24"/>
        </w:rPr>
        <w:t>±</w:t>
      </w:r>
      <w:r>
        <w:rPr>
          <w:bCs/>
          <w:kern w:val="0"/>
          <w:sz w:val="24"/>
        </w:rPr>
        <w:t>7</w:t>
      </w:r>
      <w:r>
        <w:rPr>
          <w:rFonts w:hint="eastAsia"/>
          <w:bCs/>
          <w:kern w:val="0"/>
          <w:sz w:val="24"/>
        </w:rPr>
        <w:t>天</w:t>
      </w:r>
      <w:r>
        <w:rPr>
          <w:rFonts w:eastAsiaTheme="minorEastAsia" w:hint="eastAsia"/>
          <w:sz w:val="24"/>
        </w:rPr>
        <w:t>）</w:t>
      </w:r>
      <w:r>
        <w:rPr>
          <w:rFonts w:hint="eastAsia"/>
          <w:bCs/>
          <w:kern w:val="0"/>
          <w:sz w:val="24"/>
        </w:rPr>
        <w:t>、术后</w:t>
      </w:r>
      <w:r>
        <w:rPr>
          <w:rFonts w:hint="eastAsia"/>
          <w:bCs/>
          <w:kern w:val="0"/>
          <w:sz w:val="24"/>
        </w:rPr>
        <w:t>6</w:t>
      </w:r>
      <w:r>
        <w:rPr>
          <w:rFonts w:hint="eastAsia"/>
          <w:bCs/>
          <w:kern w:val="0"/>
          <w:sz w:val="24"/>
        </w:rPr>
        <w:t>个月</w:t>
      </w:r>
      <w:r>
        <w:rPr>
          <w:rFonts w:eastAsiaTheme="minorEastAsia" w:hint="eastAsia"/>
          <w:sz w:val="24"/>
        </w:rPr>
        <w:t>（</w:t>
      </w:r>
      <w:r>
        <w:rPr>
          <w:rFonts w:hint="eastAsia"/>
          <w:bCs/>
          <w:kern w:val="0"/>
          <w:sz w:val="24"/>
        </w:rPr>
        <w:t>±</w:t>
      </w:r>
      <w:r>
        <w:rPr>
          <w:rFonts w:hint="eastAsia"/>
          <w:bCs/>
          <w:kern w:val="0"/>
          <w:sz w:val="24"/>
        </w:rPr>
        <w:t>15</w:t>
      </w:r>
      <w:r>
        <w:rPr>
          <w:rFonts w:hint="eastAsia"/>
          <w:bCs/>
          <w:kern w:val="0"/>
          <w:sz w:val="24"/>
        </w:rPr>
        <w:t>天</w:t>
      </w:r>
      <w:r>
        <w:rPr>
          <w:rFonts w:eastAsiaTheme="minorEastAsia" w:hint="eastAsia"/>
          <w:sz w:val="24"/>
        </w:rPr>
        <w:t>）</w:t>
      </w:r>
    </w:p>
    <w:p w14:paraId="354CBB31" w14:textId="239DC3C8" w:rsidR="001C73AA" w:rsidRPr="00267D7A" w:rsidRDefault="00000000">
      <w:pPr>
        <w:widowControl/>
        <w:numPr>
          <w:ilvl w:val="0"/>
          <w:numId w:val="33"/>
        </w:numPr>
        <w:snapToGrid w:val="0"/>
        <w:spacing w:line="360" w:lineRule="auto"/>
        <w:jc w:val="left"/>
        <w:rPr>
          <w:bCs/>
          <w:kern w:val="0"/>
          <w:sz w:val="24"/>
          <w:highlight w:val="yellow"/>
        </w:rPr>
      </w:pPr>
      <w:r w:rsidRPr="00267D7A">
        <w:rPr>
          <w:rFonts w:hint="eastAsia"/>
          <w:bCs/>
          <w:kern w:val="0"/>
          <w:sz w:val="24"/>
          <w:highlight w:val="yellow"/>
        </w:rPr>
        <w:t>术后</w:t>
      </w:r>
      <w:r w:rsidRPr="00267D7A">
        <w:rPr>
          <w:rFonts w:hint="eastAsia"/>
          <w:bCs/>
          <w:kern w:val="0"/>
          <w:sz w:val="24"/>
          <w:highlight w:val="yellow"/>
        </w:rPr>
        <w:t>6</w:t>
      </w:r>
      <w:r w:rsidRPr="00267D7A">
        <w:rPr>
          <w:rFonts w:hint="eastAsia"/>
          <w:bCs/>
          <w:kern w:val="0"/>
          <w:sz w:val="24"/>
          <w:highlight w:val="yellow"/>
        </w:rPr>
        <w:t>个月血栓后综合征</w:t>
      </w:r>
      <w:r w:rsidRPr="00267D7A">
        <w:rPr>
          <w:rFonts w:hint="eastAsia"/>
          <w:bCs/>
          <w:kern w:val="0"/>
          <w:sz w:val="24"/>
          <w:highlight w:val="yellow"/>
        </w:rPr>
        <w:t>(PTS)</w:t>
      </w:r>
      <w:r w:rsidRPr="00267D7A">
        <w:rPr>
          <w:rFonts w:hint="eastAsia"/>
          <w:bCs/>
          <w:kern w:val="0"/>
          <w:sz w:val="24"/>
          <w:highlight w:val="yellow"/>
        </w:rPr>
        <w:t>发生率</w:t>
      </w:r>
      <w:r w:rsidR="000972D5">
        <w:rPr>
          <w:rStyle w:val="aff3"/>
          <w:bCs/>
          <w:kern w:val="0"/>
          <w:sz w:val="24"/>
          <w:highlight w:val="yellow"/>
        </w:rPr>
        <w:footnoteReference w:id="20"/>
      </w:r>
    </w:p>
    <w:p w14:paraId="74002FF2" w14:textId="77777777" w:rsidR="001C73AA" w:rsidRDefault="00000000">
      <w:pPr>
        <w:pStyle w:val="afe"/>
        <w:widowControl/>
        <w:numPr>
          <w:ilvl w:val="255"/>
          <w:numId w:val="0"/>
        </w:numPr>
        <w:snapToGrid w:val="0"/>
        <w:spacing w:line="360" w:lineRule="auto"/>
        <w:ind w:left="-10" w:firstLineChars="179" w:firstLine="430"/>
        <w:jc w:val="left"/>
        <w:rPr>
          <w:bCs/>
          <w:kern w:val="0"/>
          <w:sz w:val="24"/>
          <w:szCs w:val="20"/>
        </w:rPr>
      </w:pPr>
      <w:r>
        <w:rPr>
          <w:rFonts w:hint="eastAsia"/>
          <w:bCs/>
          <w:kern w:val="0"/>
          <w:sz w:val="24"/>
          <w:szCs w:val="20"/>
        </w:rPr>
        <w:lastRenderedPageBreak/>
        <w:t>PTS</w:t>
      </w:r>
      <w:r>
        <w:rPr>
          <w:rFonts w:hint="eastAsia"/>
          <w:bCs/>
          <w:kern w:val="0"/>
          <w:sz w:val="24"/>
          <w:szCs w:val="20"/>
        </w:rPr>
        <w:t>采用</w:t>
      </w:r>
      <w:r w:rsidRPr="00267D7A">
        <w:rPr>
          <w:rFonts w:hint="eastAsia"/>
          <w:bCs/>
          <w:kern w:val="0"/>
          <w:sz w:val="24"/>
          <w:szCs w:val="20"/>
          <w:highlight w:val="yellow"/>
        </w:rPr>
        <w:t>Villalta</w:t>
      </w:r>
      <w:r w:rsidRPr="00267D7A">
        <w:rPr>
          <w:rFonts w:hint="eastAsia"/>
          <w:bCs/>
          <w:kern w:val="0"/>
          <w:sz w:val="24"/>
          <w:szCs w:val="20"/>
          <w:highlight w:val="yellow"/>
        </w:rPr>
        <w:t>评</w:t>
      </w:r>
      <w:r>
        <w:rPr>
          <w:rFonts w:hint="eastAsia"/>
          <w:bCs/>
          <w:kern w:val="0"/>
          <w:sz w:val="24"/>
          <w:szCs w:val="20"/>
        </w:rPr>
        <w:t>分进行判断，评分</w:t>
      </w:r>
      <w:r>
        <w:rPr>
          <w:rFonts w:hint="eastAsia"/>
          <w:bCs/>
          <w:kern w:val="0"/>
          <w:sz w:val="24"/>
          <w:szCs w:val="20"/>
        </w:rPr>
        <w:t>&gt;5</w:t>
      </w:r>
      <w:r>
        <w:rPr>
          <w:rFonts w:hint="eastAsia"/>
          <w:bCs/>
          <w:kern w:val="0"/>
          <w:sz w:val="24"/>
          <w:szCs w:val="20"/>
        </w:rPr>
        <w:t>分的患者诊断为</w:t>
      </w:r>
      <w:r>
        <w:rPr>
          <w:rFonts w:hint="eastAsia"/>
          <w:bCs/>
          <w:kern w:val="0"/>
          <w:sz w:val="24"/>
          <w:szCs w:val="20"/>
        </w:rPr>
        <w:t>PTS</w:t>
      </w:r>
      <w:r>
        <w:rPr>
          <w:rFonts w:hint="eastAsia"/>
          <w:bCs/>
          <w:kern w:val="0"/>
          <w:sz w:val="24"/>
          <w:szCs w:val="20"/>
        </w:rPr>
        <w:t>，其中</w:t>
      </w:r>
      <w:r>
        <w:rPr>
          <w:rFonts w:hint="eastAsia"/>
          <w:bCs/>
          <w:kern w:val="0"/>
          <w:sz w:val="24"/>
          <w:szCs w:val="20"/>
        </w:rPr>
        <w:t>5~9</w:t>
      </w:r>
      <w:r>
        <w:rPr>
          <w:rFonts w:hint="eastAsia"/>
          <w:bCs/>
          <w:kern w:val="0"/>
          <w:sz w:val="24"/>
          <w:szCs w:val="20"/>
        </w:rPr>
        <w:t>分为轻度</w:t>
      </w:r>
      <w:r>
        <w:rPr>
          <w:rFonts w:hint="eastAsia"/>
          <w:bCs/>
          <w:kern w:val="0"/>
          <w:sz w:val="24"/>
          <w:szCs w:val="20"/>
        </w:rPr>
        <w:t>PTS</w:t>
      </w:r>
      <w:r>
        <w:rPr>
          <w:rFonts w:hint="eastAsia"/>
          <w:bCs/>
          <w:kern w:val="0"/>
          <w:sz w:val="24"/>
          <w:szCs w:val="20"/>
        </w:rPr>
        <w:t>，</w:t>
      </w:r>
      <w:r>
        <w:rPr>
          <w:rFonts w:hint="eastAsia"/>
          <w:bCs/>
          <w:kern w:val="0"/>
          <w:sz w:val="24"/>
          <w:szCs w:val="20"/>
        </w:rPr>
        <w:t>10~14</w:t>
      </w:r>
      <w:r>
        <w:rPr>
          <w:rFonts w:hint="eastAsia"/>
          <w:bCs/>
          <w:kern w:val="0"/>
          <w:sz w:val="24"/>
          <w:szCs w:val="20"/>
        </w:rPr>
        <w:t>分为中度</w:t>
      </w:r>
      <w:r>
        <w:rPr>
          <w:rFonts w:hint="eastAsia"/>
          <w:bCs/>
          <w:kern w:val="0"/>
          <w:sz w:val="24"/>
          <w:szCs w:val="20"/>
        </w:rPr>
        <w:t>PTS</w:t>
      </w:r>
      <w:r>
        <w:rPr>
          <w:rFonts w:hint="eastAsia"/>
          <w:bCs/>
          <w:kern w:val="0"/>
          <w:sz w:val="24"/>
          <w:szCs w:val="20"/>
        </w:rPr>
        <w:t>，</w:t>
      </w:r>
      <w:r>
        <w:rPr>
          <w:rFonts w:hint="eastAsia"/>
          <w:bCs/>
          <w:kern w:val="0"/>
          <w:sz w:val="24"/>
          <w:szCs w:val="20"/>
        </w:rPr>
        <w:t>&gt;15</w:t>
      </w:r>
      <w:r>
        <w:rPr>
          <w:rFonts w:hint="eastAsia"/>
          <w:bCs/>
          <w:kern w:val="0"/>
          <w:sz w:val="24"/>
          <w:szCs w:val="20"/>
        </w:rPr>
        <w:t>分或出现静脉性溃疡为重度</w:t>
      </w:r>
      <w:r>
        <w:rPr>
          <w:rFonts w:hint="eastAsia"/>
          <w:bCs/>
          <w:kern w:val="0"/>
          <w:sz w:val="24"/>
          <w:szCs w:val="20"/>
        </w:rPr>
        <w:t>PTS</w:t>
      </w:r>
      <w:r>
        <w:rPr>
          <w:rFonts w:hint="eastAsia"/>
          <w:bCs/>
          <w:kern w:val="0"/>
          <w:sz w:val="24"/>
          <w:szCs w:val="20"/>
        </w:rPr>
        <w:t>。</w:t>
      </w:r>
      <w:r>
        <w:rPr>
          <w:rFonts w:hint="eastAsia"/>
          <w:bCs/>
          <w:kern w:val="0"/>
          <w:sz w:val="24"/>
          <w:szCs w:val="20"/>
        </w:rPr>
        <w:t>Villalta</w:t>
      </w:r>
      <w:r>
        <w:rPr>
          <w:rFonts w:hint="eastAsia"/>
          <w:bCs/>
          <w:kern w:val="0"/>
          <w:sz w:val="24"/>
          <w:szCs w:val="20"/>
        </w:rPr>
        <w:t>评分如下：</w:t>
      </w:r>
    </w:p>
    <w:tbl>
      <w:tblPr>
        <w:tblStyle w:val="af6"/>
        <w:tblW w:w="0" w:type="auto"/>
        <w:jc w:val="center"/>
        <w:tblLook w:val="04A0" w:firstRow="1" w:lastRow="0" w:firstColumn="1" w:lastColumn="0" w:noHBand="0" w:noVBand="1"/>
      </w:tblPr>
      <w:tblGrid>
        <w:gridCol w:w="1416"/>
        <w:gridCol w:w="930"/>
        <w:gridCol w:w="710"/>
        <w:gridCol w:w="730"/>
        <w:gridCol w:w="710"/>
        <w:gridCol w:w="1360"/>
        <w:gridCol w:w="620"/>
        <w:gridCol w:w="660"/>
        <w:gridCol w:w="690"/>
        <w:gridCol w:w="696"/>
      </w:tblGrid>
      <w:tr w:rsidR="001C73AA" w14:paraId="49A0BA80" w14:textId="77777777">
        <w:trPr>
          <w:jc w:val="center"/>
        </w:trPr>
        <w:tc>
          <w:tcPr>
            <w:tcW w:w="1416" w:type="dxa"/>
            <w:vMerge w:val="restart"/>
            <w:vAlign w:val="center"/>
          </w:tcPr>
          <w:p w14:paraId="6EA66BB8" w14:textId="77777777" w:rsidR="001C73AA" w:rsidRDefault="00000000">
            <w:pPr>
              <w:tabs>
                <w:tab w:val="left" w:pos="0"/>
              </w:tabs>
              <w:jc w:val="center"/>
              <w:rPr>
                <w:kern w:val="0"/>
                <w:szCs w:val="21"/>
              </w:rPr>
            </w:pPr>
            <w:r>
              <w:rPr>
                <w:rFonts w:hint="eastAsia"/>
                <w:kern w:val="0"/>
                <w:szCs w:val="21"/>
              </w:rPr>
              <w:t>症状</w:t>
            </w:r>
          </w:p>
        </w:tc>
        <w:tc>
          <w:tcPr>
            <w:tcW w:w="3080" w:type="dxa"/>
            <w:gridSpan w:val="4"/>
            <w:vAlign w:val="center"/>
          </w:tcPr>
          <w:p w14:paraId="713719BF" w14:textId="77777777" w:rsidR="001C73AA" w:rsidRDefault="00000000">
            <w:pPr>
              <w:tabs>
                <w:tab w:val="left" w:pos="0"/>
              </w:tabs>
              <w:jc w:val="center"/>
              <w:rPr>
                <w:kern w:val="0"/>
                <w:szCs w:val="21"/>
              </w:rPr>
            </w:pPr>
            <w:r>
              <w:rPr>
                <w:rFonts w:hint="eastAsia"/>
                <w:kern w:val="0"/>
                <w:szCs w:val="21"/>
              </w:rPr>
              <w:t>得分</w:t>
            </w:r>
          </w:p>
        </w:tc>
        <w:tc>
          <w:tcPr>
            <w:tcW w:w="1360" w:type="dxa"/>
            <w:vMerge w:val="restart"/>
            <w:vAlign w:val="center"/>
          </w:tcPr>
          <w:p w14:paraId="68712D52" w14:textId="77777777" w:rsidR="001C73AA" w:rsidRDefault="00000000">
            <w:pPr>
              <w:tabs>
                <w:tab w:val="left" w:pos="0"/>
              </w:tabs>
              <w:jc w:val="center"/>
              <w:rPr>
                <w:kern w:val="0"/>
                <w:szCs w:val="21"/>
              </w:rPr>
            </w:pPr>
            <w:r>
              <w:rPr>
                <w:rFonts w:hint="eastAsia"/>
                <w:kern w:val="0"/>
                <w:szCs w:val="21"/>
              </w:rPr>
              <w:t>体征</w:t>
            </w:r>
          </w:p>
        </w:tc>
        <w:tc>
          <w:tcPr>
            <w:tcW w:w="2666" w:type="dxa"/>
            <w:gridSpan w:val="4"/>
            <w:vAlign w:val="center"/>
          </w:tcPr>
          <w:p w14:paraId="352E57E4" w14:textId="77777777" w:rsidR="001C73AA" w:rsidRDefault="00000000">
            <w:pPr>
              <w:tabs>
                <w:tab w:val="left" w:pos="0"/>
              </w:tabs>
              <w:jc w:val="center"/>
              <w:rPr>
                <w:kern w:val="0"/>
                <w:szCs w:val="21"/>
              </w:rPr>
            </w:pPr>
            <w:r>
              <w:rPr>
                <w:rFonts w:hint="eastAsia"/>
                <w:kern w:val="0"/>
                <w:szCs w:val="21"/>
              </w:rPr>
              <w:t>得分</w:t>
            </w:r>
          </w:p>
        </w:tc>
      </w:tr>
      <w:tr w:rsidR="001C73AA" w14:paraId="1F1F38B2" w14:textId="77777777">
        <w:trPr>
          <w:jc w:val="center"/>
        </w:trPr>
        <w:tc>
          <w:tcPr>
            <w:tcW w:w="1416" w:type="dxa"/>
            <w:vMerge/>
            <w:vAlign w:val="center"/>
          </w:tcPr>
          <w:p w14:paraId="609FC704" w14:textId="77777777" w:rsidR="001C73AA" w:rsidRDefault="001C73AA">
            <w:pPr>
              <w:tabs>
                <w:tab w:val="left" w:pos="0"/>
              </w:tabs>
              <w:jc w:val="center"/>
              <w:rPr>
                <w:kern w:val="0"/>
                <w:szCs w:val="21"/>
              </w:rPr>
            </w:pPr>
          </w:p>
        </w:tc>
        <w:tc>
          <w:tcPr>
            <w:tcW w:w="930" w:type="dxa"/>
            <w:vAlign w:val="center"/>
          </w:tcPr>
          <w:p w14:paraId="1EEE13E0" w14:textId="77777777" w:rsidR="001C73AA" w:rsidRDefault="00000000">
            <w:pPr>
              <w:tabs>
                <w:tab w:val="left" w:pos="0"/>
              </w:tabs>
              <w:jc w:val="center"/>
              <w:rPr>
                <w:kern w:val="0"/>
                <w:szCs w:val="21"/>
              </w:rPr>
            </w:pPr>
            <w:r>
              <w:rPr>
                <w:rFonts w:hint="eastAsia"/>
                <w:kern w:val="0"/>
                <w:szCs w:val="21"/>
              </w:rPr>
              <w:t>无</w:t>
            </w:r>
          </w:p>
        </w:tc>
        <w:tc>
          <w:tcPr>
            <w:tcW w:w="710" w:type="dxa"/>
            <w:vAlign w:val="center"/>
          </w:tcPr>
          <w:p w14:paraId="5ACA6218" w14:textId="77777777" w:rsidR="001C73AA" w:rsidRDefault="00000000">
            <w:pPr>
              <w:tabs>
                <w:tab w:val="left" w:pos="0"/>
              </w:tabs>
              <w:jc w:val="center"/>
              <w:rPr>
                <w:kern w:val="0"/>
                <w:szCs w:val="21"/>
              </w:rPr>
            </w:pPr>
            <w:r>
              <w:rPr>
                <w:rFonts w:hint="eastAsia"/>
                <w:kern w:val="0"/>
                <w:szCs w:val="21"/>
              </w:rPr>
              <w:t>轻度</w:t>
            </w:r>
          </w:p>
        </w:tc>
        <w:tc>
          <w:tcPr>
            <w:tcW w:w="730" w:type="dxa"/>
            <w:vAlign w:val="center"/>
          </w:tcPr>
          <w:p w14:paraId="6D0E3C17" w14:textId="77777777" w:rsidR="001C73AA" w:rsidRDefault="00000000">
            <w:pPr>
              <w:tabs>
                <w:tab w:val="left" w:pos="0"/>
              </w:tabs>
              <w:jc w:val="center"/>
              <w:rPr>
                <w:kern w:val="0"/>
                <w:szCs w:val="21"/>
              </w:rPr>
            </w:pPr>
            <w:r>
              <w:rPr>
                <w:rFonts w:hint="eastAsia"/>
                <w:kern w:val="0"/>
                <w:szCs w:val="21"/>
              </w:rPr>
              <w:t>中度</w:t>
            </w:r>
          </w:p>
        </w:tc>
        <w:tc>
          <w:tcPr>
            <w:tcW w:w="710" w:type="dxa"/>
            <w:vAlign w:val="center"/>
          </w:tcPr>
          <w:p w14:paraId="3F2C7B4A" w14:textId="77777777" w:rsidR="001C73AA" w:rsidRDefault="00000000">
            <w:pPr>
              <w:tabs>
                <w:tab w:val="left" w:pos="0"/>
              </w:tabs>
              <w:jc w:val="center"/>
              <w:rPr>
                <w:kern w:val="0"/>
                <w:szCs w:val="21"/>
              </w:rPr>
            </w:pPr>
            <w:r>
              <w:rPr>
                <w:rFonts w:hint="eastAsia"/>
                <w:kern w:val="0"/>
                <w:szCs w:val="21"/>
              </w:rPr>
              <w:t>重度</w:t>
            </w:r>
          </w:p>
        </w:tc>
        <w:tc>
          <w:tcPr>
            <w:tcW w:w="1360" w:type="dxa"/>
            <w:vMerge/>
            <w:vAlign w:val="center"/>
          </w:tcPr>
          <w:p w14:paraId="24A7FF96" w14:textId="77777777" w:rsidR="001C73AA" w:rsidRDefault="001C73AA">
            <w:pPr>
              <w:tabs>
                <w:tab w:val="left" w:pos="0"/>
              </w:tabs>
              <w:jc w:val="center"/>
              <w:rPr>
                <w:kern w:val="0"/>
                <w:szCs w:val="21"/>
              </w:rPr>
            </w:pPr>
          </w:p>
        </w:tc>
        <w:tc>
          <w:tcPr>
            <w:tcW w:w="620" w:type="dxa"/>
            <w:vAlign w:val="center"/>
          </w:tcPr>
          <w:p w14:paraId="01DF73C7" w14:textId="77777777" w:rsidR="001C73AA" w:rsidRDefault="00000000">
            <w:pPr>
              <w:tabs>
                <w:tab w:val="left" w:pos="0"/>
              </w:tabs>
              <w:jc w:val="center"/>
              <w:rPr>
                <w:kern w:val="0"/>
                <w:szCs w:val="21"/>
              </w:rPr>
            </w:pPr>
            <w:r>
              <w:rPr>
                <w:rFonts w:hint="eastAsia"/>
                <w:kern w:val="0"/>
                <w:szCs w:val="21"/>
              </w:rPr>
              <w:t>无</w:t>
            </w:r>
          </w:p>
        </w:tc>
        <w:tc>
          <w:tcPr>
            <w:tcW w:w="660" w:type="dxa"/>
            <w:vAlign w:val="center"/>
          </w:tcPr>
          <w:p w14:paraId="404FA3A5" w14:textId="77777777" w:rsidR="001C73AA" w:rsidRDefault="00000000">
            <w:pPr>
              <w:tabs>
                <w:tab w:val="left" w:pos="0"/>
              </w:tabs>
              <w:jc w:val="center"/>
              <w:rPr>
                <w:kern w:val="0"/>
                <w:szCs w:val="21"/>
              </w:rPr>
            </w:pPr>
            <w:r>
              <w:rPr>
                <w:rFonts w:hint="eastAsia"/>
                <w:kern w:val="0"/>
                <w:szCs w:val="21"/>
              </w:rPr>
              <w:t>轻度</w:t>
            </w:r>
          </w:p>
        </w:tc>
        <w:tc>
          <w:tcPr>
            <w:tcW w:w="690" w:type="dxa"/>
            <w:vAlign w:val="center"/>
          </w:tcPr>
          <w:p w14:paraId="0431223A" w14:textId="77777777" w:rsidR="001C73AA" w:rsidRDefault="00000000">
            <w:pPr>
              <w:tabs>
                <w:tab w:val="left" w:pos="0"/>
              </w:tabs>
              <w:jc w:val="center"/>
              <w:rPr>
                <w:kern w:val="0"/>
                <w:szCs w:val="21"/>
              </w:rPr>
            </w:pPr>
            <w:r>
              <w:rPr>
                <w:rFonts w:hint="eastAsia"/>
                <w:kern w:val="0"/>
                <w:szCs w:val="21"/>
              </w:rPr>
              <w:t>中度</w:t>
            </w:r>
          </w:p>
        </w:tc>
        <w:tc>
          <w:tcPr>
            <w:tcW w:w="696" w:type="dxa"/>
            <w:vAlign w:val="center"/>
          </w:tcPr>
          <w:p w14:paraId="4C66F7EE" w14:textId="77777777" w:rsidR="001C73AA" w:rsidRDefault="00000000">
            <w:pPr>
              <w:tabs>
                <w:tab w:val="left" w:pos="0"/>
              </w:tabs>
              <w:jc w:val="center"/>
              <w:rPr>
                <w:kern w:val="0"/>
                <w:szCs w:val="21"/>
              </w:rPr>
            </w:pPr>
            <w:r>
              <w:rPr>
                <w:rFonts w:hint="eastAsia"/>
                <w:kern w:val="0"/>
                <w:szCs w:val="21"/>
              </w:rPr>
              <w:t>重度</w:t>
            </w:r>
          </w:p>
        </w:tc>
      </w:tr>
      <w:tr w:rsidR="001C73AA" w14:paraId="065B1ECF" w14:textId="77777777">
        <w:trPr>
          <w:jc w:val="center"/>
        </w:trPr>
        <w:tc>
          <w:tcPr>
            <w:tcW w:w="1416" w:type="dxa"/>
            <w:vAlign w:val="center"/>
          </w:tcPr>
          <w:p w14:paraId="22007E1B" w14:textId="77777777" w:rsidR="001C73AA" w:rsidRDefault="00000000">
            <w:pPr>
              <w:tabs>
                <w:tab w:val="left" w:pos="0"/>
              </w:tabs>
              <w:jc w:val="center"/>
              <w:rPr>
                <w:kern w:val="0"/>
                <w:szCs w:val="21"/>
              </w:rPr>
            </w:pPr>
            <w:r>
              <w:rPr>
                <w:rFonts w:hint="eastAsia"/>
                <w:kern w:val="0"/>
                <w:szCs w:val="21"/>
              </w:rPr>
              <w:t>疼痛</w:t>
            </w:r>
          </w:p>
        </w:tc>
        <w:tc>
          <w:tcPr>
            <w:tcW w:w="930" w:type="dxa"/>
            <w:vAlign w:val="center"/>
          </w:tcPr>
          <w:p w14:paraId="4D13BFEB" w14:textId="77777777" w:rsidR="001C73AA" w:rsidRDefault="00000000">
            <w:pPr>
              <w:tabs>
                <w:tab w:val="left" w:pos="0"/>
              </w:tabs>
              <w:jc w:val="center"/>
              <w:rPr>
                <w:kern w:val="0"/>
                <w:szCs w:val="21"/>
              </w:rPr>
            </w:pPr>
            <w:r>
              <w:rPr>
                <w:rFonts w:hint="eastAsia"/>
                <w:kern w:val="0"/>
                <w:szCs w:val="21"/>
              </w:rPr>
              <w:t>0</w:t>
            </w:r>
          </w:p>
        </w:tc>
        <w:tc>
          <w:tcPr>
            <w:tcW w:w="710" w:type="dxa"/>
            <w:vAlign w:val="center"/>
          </w:tcPr>
          <w:p w14:paraId="7C3F5A13" w14:textId="77777777" w:rsidR="001C73AA" w:rsidRDefault="00000000">
            <w:pPr>
              <w:tabs>
                <w:tab w:val="left" w:pos="0"/>
              </w:tabs>
              <w:jc w:val="center"/>
              <w:rPr>
                <w:kern w:val="0"/>
                <w:szCs w:val="21"/>
              </w:rPr>
            </w:pPr>
            <w:r>
              <w:rPr>
                <w:rFonts w:hint="eastAsia"/>
                <w:kern w:val="0"/>
                <w:szCs w:val="21"/>
              </w:rPr>
              <w:t>1</w:t>
            </w:r>
          </w:p>
        </w:tc>
        <w:tc>
          <w:tcPr>
            <w:tcW w:w="730" w:type="dxa"/>
            <w:vAlign w:val="center"/>
          </w:tcPr>
          <w:p w14:paraId="390BB969" w14:textId="77777777" w:rsidR="001C73AA" w:rsidRDefault="00000000">
            <w:pPr>
              <w:tabs>
                <w:tab w:val="left" w:pos="0"/>
              </w:tabs>
              <w:jc w:val="center"/>
              <w:rPr>
                <w:kern w:val="0"/>
                <w:szCs w:val="21"/>
              </w:rPr>
            </w:pPr>
            <w:r>
              <w:rPr>
                <w:rFonts w:hint="eastAsia"/>
                <w:kern w:val="0"/>
                <w:szCs w:val="21"/>
              </w:rPr>
              <w:t>2</w:t>
            </w:r>
          </w:p>
        </w:tc>
        <w:tc>
          <w:tcPr>
            <w:tcW w:w="710" w:type="dxa"/>
            <w:vAlign w:val="center"/>
          </w:tcPr>
          <w:p w14:paraId="54CC05F0" w14:textId="77777777" w:rsidR="001C73AA" w:rsidRDefault="00000000">
            <w:pPr>
              <w:tabs>
                <w:tab w:val="left" w:pos="0"/>
              </w:tabs>
              <w:jc w:val="center"/>
              <w:rPr>
                <w:kern w:val="0"/>
                <w:szCs w:val="21"/>
              </w:rPr>
            </w:pPr>
            <w:r>
              <w:rPr>
                <w:rFonts w:hint="eastAsia"/>
                <w:kern w:val="0"/>
                <w:szCs w:val="21"/>
              </w:rPr>
              <w:t>3</w:t>
            </w:r>
          </w:p>
        </w:tc>
        <w:tc>
          <w:tcPr>
            <w:tcW w:w="1360" w:type="dxa"/>
            <w:vAlign w:val="center"/>
          </w:tcPr>
          <w:p w14:paraId="7FD3B068" w14:textId="77777777" w:rsidR="001C73AA" w:rsidRDefault="00000000">
            <w:pPr>
              <w:tabs>
                <w:tab w:val="left" w:pos="0"/>
              </w:tabs>
              <w:jc w:val="center"/>
              <w:rPr>
                <w:kern w:val="0"/>
                <w:szCs w:val="21"/>
              </w:rPr>
            </w:pPr>
            <w:r>
              <w:rPr>
                <w:rFonts w:hint="eastAsia"/>
                <w:kern w:val="0"/>
                <w:szCs w:val="21"/>
              </w:rPr>
              <w:t>胫前水肿</w:t>
            </w:r>
          </w:p>
        </w:tc>
        <w:tc>
          <w:tcPr>
            <w:tcW w:w="620" w:type="dxa"/>
            <w:vAlign w:val="center"/>
          </w:tcPr>
          <w:p w14:paraId="462A3212" w14:textId="77777777" w:rsidR="001C73AA" w:rsidRDefault="00000000">
            <w:pPr>
              <w:tabs>
                <w:tab w:val="left" w:pos="0"/>
              </w:tabs>
              <w:jc w:val="center"/>
              <w:rPr>
                <w:kern w:val="0"/>
                <w:szCs w:val="21"/>
              </w:rPr>
            </w:pPr>
            <w:r>
              <w:rPr>
                <w:rFonts w:hint="eastAsia"/>
                <w:kern w:val="0"/>
                <w:szCs w:val="21"/>
              </w:rPr>
              <w:t>0</w:t>
            </w:r>
          </w:p>
        </w:tc>
        <w:tc>
          <w:tcPr>
            <w:tcW w:w="660" w:type="dxa"/>
            <w:vAlign w:val="center"/>
          </w:tcPr>
          <w:p w14:paraId="7BADC88E" w14:textId="77777777" w:rsidR="001C73AA" w:rsidRDefault="00000000">
            <w:pPr>
              <w:tabs>
                <w:tab w:val="left" w:pos="0"/>
              </w:tabs>
              <w:jc w:val="center"/>
              <w:rPr>
                <w:kern w:val="0"/>
                <w:szCs w:val="21"/>
              </w:rPr>
            </w:pPr>
            <w:r>
              <w:rPr>
                <w:rFonts w:hint="eastAsia"/>
                <w:kern w:val="0"/>
                <w:szCs w:val="21"/>
              </w:rPr>
              <w:t>1</w:t>
            </w:r>
          </w:p>
        </w:tc>
        <w:tc>
          <w:tcPr>
            <w:tcW w:w="690" w:type="dxa"/>
            <w:vAlign w:val="center"/>
          </w:tcPr>
          <w:p w14:paraId="643B5157" w14:textId="77777777" w:rsidR="001C73AA" w:rsidRDefault="00000000">
            <w:pPr>
              <w:tabs>
                <w:tab w:val="left" w:pos="0"/>
              </w:tabs>
              <w:jc w:val="center"/>
              <w:rPr>
                <w:kern w:val="0"/>
                <w:szCs w:val="21"/>
              </w:rPr>
            </w:pPr>
            <w:r>
              <w:rPr>
                <w:rFonts w:hint="eastAsia"/>
                <w:kern w:val="0"/>
                <w:szCs w:val="21"/>
              </w:rPr>
              <w:t>2</w:t>
            </w:r>
          </w:p>
        </w:tc>
        <w:tc>
          <w:tcPr>
            <w:tcW w:w="696" w:type="dxa"/>
            <w:vAlign w:val="center"/>
          </w:tcPr>
          <w:p w14:paraId="49EBDF67" w14:textId="77777777" w:rsidR="001C73AA" w:rsidRDefault="00000000">
            <w:pPr>
              <w:tabs>
                <w:tab w:val="left" w:pos="0"/>
              </w:tabs>
              <w:jc w:val="center"/>
              <w:rPr>
                <w:kern w:val="0"/>
                <w:szCs w:val="21"/>
              </w:rPr>
            </w:pPr>
            <w:r>
              <w:rPr>
                <w:rFonts w:hint="eastAsia"/>
                <w:kern w:val="0"/>
                <w:szCs w:val="21"/>
              </w:rPr>
              <w:t>3</w:t>
            </w:r>
          </w:p>
        </w:tc>
      </w:tr>
      <w:tr w:rsidR="001C73AA" w14:paraId="44731BD6" w14:textId="77777777">
        <w:trPr>
          <w:jc w:val="center"/>
        </w:trPr>
        <w:tc>
          <w:tcPr>
            <w:tcW w:w="1416" w:type="dxa"/>
            <w:vAlign w:val="center"/>
          </w:tcPr>
          <w:p w14:paraId="1639D75A" w14:textId="77777777" w:rsidR="001C73AA" w:rsidRDefault="00000000">
            <w:pPr>
              <w:tabs>
                <w:tab w:val="left" w:pos="0"/>
              </w:tabs>
              <w:jc w:val="center"/>
              <w:rPr>
                <w:kern w:val="0"/>
                <w:szCs w:val="21"/>
              </w:rPr>
            </w:pPr>
            <w:r>
              <w:rPr>
                <w:rFonts w:hint="eastAsia"/>
                <w:kern w:val="0"/>
                <w:szCs w:val="21"/>
              </w:rPr>
              <w:t>痉挛</w:t>
            </w:r>
          </w:p>
        </w:tc>
        <w:tc>
          <w:tcPr>
            <w:tcW w:w="930" w:type="dxa"/>
            <w:vAlign w:val="center"/>
          </w:tcPr>
          <w:p w14:paraId="59A0E8B4" w14:textId="77777777" w:rsidR="001C73AA" w:rsidRDefault="00000000">
            <w:pPr>
              <w:tabs>
                <w:tab w:val="left" w:pos="0"/>
              </w:tabs>
              <w:jc w:val="center"/>
              <w:rPr>
                <w:kern w:val="0"/>
                <w:szCs w:val="21"/>
              </w:rPr>
            </w:pPr>
            <w:r>
              <w:rPr>
                <w:rFonts w:hint="eastAsia"/>
                <w:kern w:val="0"/>
                <w:szCs w:val="21"/>
              </w:rPr>
              <w:t>0</w:t>
            </w:r>
          </w:p>
        </w:tc>
        <w:tc>
          <w:tcPr>
            <w:tcW w:w="710" w:type="dxa"/>
            <w:vAlign w:val="center"/>
          </w:tcPr>
          <w:p w14:paraId="38CC6446" w14:textId="77777777" w:rsidR="001C73AA" w:rsidRDefault="00000000">
            <w:pPr>
              <w:tabs>
                <w:tab w:val="left" w:pos="0"/>
              </w:tabs>
              <w:jc w:val="center"/>
              <w:rPr>
                <w:kern w:val="0"/>
                <w:szCs w:val="21"/>
              </w:rPr>
            </w:pPr>
            <w:r>
              <w:rPr>
                <w:rFonts w:hint="eastAsia"/>
                <w:kern w:val="0"/>
                <w:szCs w:val="21"/>
              </w:rPr>
              <w:t>1</w:t>
            </w:r>
          </w:p>
        </w:tc>
        <w:tc>
          <w:tcPr>
            <w:tcW w:w="730" w:type="dxa"/>
            <w:vAlign w:val="center"/>
          </w:tcPr>
          <w:p w14:paraId="71D95320" w14:textId="77777777" w:rsidR="001C73AA" w:rsidRDefault="00000000">
            <w:pPr>
              <w:tabs>
                <w:tab w:val="left" w:pos="0"/>
              </w:tabs>
              <w:jc w:val="center"/>
              <w:rPr>
                <w:kern w:val="0"/>
                <w:szCs w:val="21"/>
              </w:rPr>
            </w:pPr>
            <w:r>
              <w:rPr>
                <w:rFonts w:hint="eastAsia"/>
                <w:kern w:val="0"/>
                <w:szCs w:val="21"/>
              </w:rPr>
              <w:t>2</w:t>
            </w:r>
          </w:p>
        </w:tc>
        <w:tc>
          <w:tcPr>
            <w:tcW w:w="710" w:type="dxa"/>
            <w:vAlign w:val="center"/>
          </w:tcPr>
          <w:p w14:paraId="32ABB10D" w14:textId="77777777" w:rsidR="001C73AA" w:rsidRDefault="00000000">
            <w:pPr>
              <w:tabs>
                <w:tab w:val="left" w:pos="0"/>
              </w:tabs>
              <w:jc w:val="center"/>
              <w:rPr>
                <w:kern w:val="0"/>
                <w:szCs w:val="21"/>
              </w:rPr>
            </w:pPr>
            <w:r>
              <w:rPr>
                <w:rFonts w:hint="eastAsia"/>
                <w:kern w:val="0"/>
                <w:szCs w:val="21"/>
              </w:rPr>
              <w:t>3</w:t>
            </w:r>
          </w:p>
        </w:tc>
        <w:tc>
          <w:tcPr>
            <w:tcW w:w="1360" w:type="dxa"/>
            <w:vAlign w:val="center"/>
          </w:tcPr>
          <w:p w14:paraId="39FBFB5B" w14:textId="77777777" w:rsidR="001C73AA" w:rsidRDefault="00000000">
            <w:pPr>
              <w:tabs>
                <w:tab w:val="left" w:pos="0"/>
              </w:tabs>
              <w:jc w:val="center"/>
              <w:rPr>
                <w:kern w:val="0"/>
                <w:szCs w:val="21"/>
              </w:rPr>
            </w:pPr>
            <w:r>
              <w:rPr>
                <w:rFonts w:hint="eastAsia"/>
                <w:kern w:val="0"/>
                <w:szCs w:val="21"/>
              </w:rPr>
              <w:t>皮脂硬化</w:t>
            </w:r>
          </w:p>
        </w:tc>
        <w:tc>
          <w:tcPr>
            <w:tcW w:w="620" w:type="dxa"/>
            <w:vAlign w:val="center"/>
          </w:tcPr>
          <w:p w14:paraId="657A362C" w14:textId="77777777" w:rsidR="001C73AA" w:rsidRDefault="00000000">
            <w:pPr>
              <w:tabs>
                <w:tab w:val="left" w:pos="0"/>
              </w:tabs>
              <w:jc w:val="center"/>
              <w:rPr>
                <w:kern w:val="0"/>
                <w:szCs w:val="21"/>
              </w:rPr>
            </w:pPr>
            <w:r>
              <w:rPr>
                <w:rFonts w:hint="eastAsia"/>
                <w:kern w:val="0"/>
                <w:szCs w:val="21"/>
              </w:rPr>
              <w:t>0</w:t>
            </w:r>
          </w:p>
        </w:tc>
        <w:tc>
          <w:tcPr>
            <w:tcW w:w="660" w:type="dxa"/>
            <w:vAlign w:val="center"/>
          </w:tcPr>
          <w:p w14:paraId="7B508246" w14:textId="77777777" w:rsidR="001C73AA" w:rsidRDefault="00000000">
            <w:pPr>
              <w:tabs>
                <w:tab w:val="left" w:pos="0"/>
              </w:tabs>
              <w:jc w:val="center"/>
              <w:rPr>
                <w:kern w:val="0"/>
                <w:szCs w:val="21"/>
              </w:rPr>
            </w:pPr>
            <w:r>
              <w:rPr>
                <w:rFonts w:hint="eastAsia"/>
                <w:kern w:val="0"/>
                <w:szCs w:val="21"/>
              </w:rPr>
              <w:t>1</w:t>
            </w:r>
          </w:p>
        </w:tc>
        <w:tc>
          <w:tcPr>
            <w:tcW w:w="690" w:type="dxa"/>
            <w:vAlign w:val="center"/>
          </w:tcPr>
          <w:p w14:paraId="41B8C1DA" w14:textId="77777777" w:rsidR="001C73AA" w:rsidRDefault="00000000">
            <w:pPr>
              <w:tabs>
                <w:tab w:val="left" w:pos="0"/>
              </w:tabs>
              <w:jc w:val="center"/>
              <w:rPr>
                <w:kern w:val="0"/>
                <w:szCs w:val="21"/>
              </w:rPr>
            </w:pPr>
            <w:r>
              <w:rPr>
                <w:rFonts w:hint="eastAsia"/>
                <w:kern w:val="0"/>
                <w:szCs w:val="21"/>
              </w:rPr>
              <w:t>2</w:t>
            </w:r>
          </w:p>
        </w:tc>
        <w:tc>
          <w:tcPr>
            <w:tcW w:w="696" w:type="dxa"/>
            <w:vAlign w:val="center"/>
          </w:tcPr>
          <w:p w14:paraId="3A31763B" w14:textId="77777777" w:rsidR="001C73AA" w:rsidRDefault="00000000">
            <w:pPr>
              <w:tabs>
                <w:tab w:val="left" w:pos="0"/>
              </w:tabs>
              <w:jc w:val="center"/>
              <w:rPr>
                <w:kern w:val="0"/>
                <w:szCs w:val="21"/>
              </w:rPr>
            </w:pPr>
            <w:r>
              <w:rPr>
                <w:rFonts w:hint="eastAsia"/>
                <w:kern w:val="0"/>
                <w:szCs w:val="21"/>
              </w:rPr>
              <w:t>3</w:t>
            </w:r>
          </w:p>
        </w:tc>
      </w:tr>
      <w:tr w:rsidR="001C73AA" w14:paraId="0AD55835" w14:textId="77777777">
        <w:trPr>
          <w:jc w:val="center"/>
        </w:trPr>
        <w:tc>
          <w:tcPr>
            <w:tcW w:w="1416" w:type="dxa"/>
            <w:vAlign w:val="center"/>
          </w:tcPr>
          <w:p w14:paraId="6AA56619" w14:textId="77777777" w:rsidR="001C73AA" w:rsidRDefault="00000000">
            <w:pPr>
              <w:tabs>
                <w:tab w:val="left" w:pos="0"/>
              </w:tabs>
              <w:jc w:val="center"/>
              <w:rPr>
                <w:kern w:val="0"/>
                <w:szCs w:val="21"/>
              </w:rPr>
            </w:pPr>
            <w:r>
              <w:rPr>
                <w:rFonts w:hint="eastAsia"/>
                <w:kern w:val="0"/>
                <w:szCs w:val="21"/>
              </w:rPr>
              <w:t>沉重感</w:t>
            </w:r>
          </w:p>
        </w:tc>
        <w:tc>
          <w:tcPr>
            <w:tcW w:w="930" w:type="dxa"/>
            <w:vAlign w:val="center"/>
          </w:tcPr>
          <w:p w14:paraId="7748C4A7" w14:textId="77777777" w:rsidR="001C73AA" w:rsidRDefault="00000000">
            <w:pPr>
              <w:tabs>
                <w:tab w:val="left" w:pos="0"/>
              </w:tabs>
              <w:jc w:val="center"/>
              <w:rPr>
                <w:kern w:val="0"/>
                <w:szCs w:val="21"/>
              </w:rPr>
            </w:pPr>
            <w:r>
              <w:rPr>
                <w:rFonts w:hint="eastAsia"/>
                <w:kern w:val="0"/>
                <w:szCs w:val="21"/>
              </w:rPr>
              <w:t>0</w:t>
            </w:r>
          </w:p>
        </w:tc>
        <w:tc>
          <w:tcPr>
            <w:tcW w:w="710" w:type="dxa"/>
            <w:vAlign w:val="center"/>
          </w:tcPr>
          <w:p w14:paraId="6105E435" w14:textId="77777777" w:rsidR="001C73AA" w:rsidRDefault="00000000">
            <w:pPr>
              <w:tabs>
                <w:tab w:val="left" w:pos="0"/>
              </w:tabs>
              <w:jc w:val="center"/>
              <w:rPr>
                <w:kern w:val="0"/>
                <w:szCs w:val="21"/>
              </w:rPr>
            </w:pPr>
            <w:r>
              <w:rPr>
                <w:rFonts w:hint="eastAsia"/>
                <w:kern w:val="0"/>
                <w:szCs w:val="21"/>
              </w:rPr>
              <w:t>1</w:t>
            </w:r>
          </w:p>
        </w:tc>
        <w:tc>
          <w:tcPr>
            <w:tcW w:w="730" w:type="dxa"/>
            <w:vAlign w:val="center"/>
          </w:tcPr>
          <w:p w14:paraId="658904FE" w14:textId="77777777" w:rsidR="001C73AA" w:rsidRDefault="00000000">
            <w:pPr>
              <w:tabs>
                <w:tab w:val="left" w:pos="0"/>
              </w:tabs>
              <w:jc w:val="center"/>
              <w:rPr>
                <w:kern w:val="0"/>
                <w:szCs w:val="21"/>
              </w:rPr>
            </w:pPr>
            <w:r>
              <w:rPr>
                <w:rFonts w:hint="eastAsia"/>
                <w:kern w:val="0"/>
                <w:szCs w:val="21"/>
              </w:rPr>
              <w:t>2</w:t>
            </w:r>
          </w:p>
        </w:tc>
        <w:tc>
          <w:tcPr>
            <w:tcW w:w="710" w:type="dxa"/>
            <w:vAlign w:val="center"/>
          </w:tcPr>
          <w:p w14:paraId="4BB3509F" w14:textId="77777777" w:rsidR="001C73AA" w:rsidRDefault="00000000">
            <w:pPr>
              <w:tabs>
                <w:tab w:val="left" w:pos="0"/>
              </w:tabs>
              <w:jc w:val="center"/>
              <w:rPr>
                <w:kern w:val="0"/>
                <w:szCs w:val="21"/>
              </w:rPr>
            </w:pPr>
            <w:r>
              <w:rPr>
                <w:rFonts w:hint="eastAsia"/>
                <w:kern w:val="0"/>
                <w:szCs w:val="21"/>
              </w:rPr>
              <w:t>3</w:t>
            </w:r>
          </w:p>
        </w:tc>
        <w:tc>
          <w:tcPr>
            <w:tcW w:w="1360" w:type="dxa"/>
            <w:vAlign w:val="center"/>
          </w:tcPr>
          <w:p w14:paraId="0F9D12FA" w14:textId="77777777" w:rsidR="001C73AA" w:rsidRDefault="00000000">
            <w:pPr>
              <w:tabs>
                <w:tab w:val="left" w:pos="0"/>
              </w:tabs>
              <w:jc w:val="center"/>
              <w:rPr>
                <w:kern w:val="0"/>
                <w:szCs w:val="21"/>
              </w:rPr>
            </w:pPr>
            <w:r>
              <w:rPr>
                <w:rFonts w:hint="eastAsia"/>
                <w:kern w:val="0"/>
                <w:szCs w:val="21"/>
              </w:rPr>
              <w:t>色素沉着</w:t>
            </w:r>
          </w:p>
        </w:tc>
        <w:tc>
          <w:tcPr>
            <w:tcW w:w="620" w:type="dxa"/>
            <w:vAlign w:val="center"/>
          </w:tcPr>
          <w:p w14:paraId="21BEE2B0" w14:textId="77777777" w:rsidR="001C73AA" w:rsidRDefault="00000000">
            <w:pPr>
              <w:tabs>
                <w:tab w:val="left" w:pos="0"/>
              </w:tabs>
              <w:jc w:val="center"/>
              <w:rPr>
                <w:kern w:val="0"/>
                <w:szCs w:val="21"/>
              </w:rPr>
            </w:pPr>
            <w:r>
              <w:rPr>
                <w:rFonts w:hint="eastAsia"/>
                <w:kern w:val="0"/>
                <w:szCs w:val="21"/>
              </w:rPr>
              <w:t>0</w:t>
            </w:r>
          </w:p>
        </w:tc>
        <w:tc>
          <w:tcPr>
            <w:tcW w:w="660" w:type="dxa"/>
            <w:vAlign w:val="center"/>
          </w:tcPr>
          <w:p w14:paraId="7404E70A" w14:textId="77777777" w:rsidR="001C73AA" w:rsidRDefault="00000000">
            <w:pPr>
              <w:tabs>
                <w:tab w:val="left" w:pos="0"/>
              </w:tabs>
              <w:jc w:val="center"/>
              <w:rPr>
                <w:kern w:val="0"/>
                <w:szCs w:val="21"/>
              </w:rPr>
            </w:pPr>
            <w:r>
              <w:rPr>
                <w:rFonts w:hint="eastAsia"/>
                <w:kern w:val="0"/>
                <w:szCs w:val="21"/>
              </w:rPr>
              <w:t>1</w:t>
            </w:r>
          </w:p>
        </w:tc>
        <w:tc>
          <w:tcPr>
            <w:tcW w:w="690" w:type="dxa"/>
            <w:vAlign w:val="center"/>
          </w:tcPr>
          <w:p w14:paraId="4479FF49" w14:textId="77777777" w:rsidR="001C73AA" w:rsidRDefault="00000000">
            <w:pPr>
              <w:tabs>
                <w:tab w:val="left" w:pos="0"/>
              </w:tabs>
              <w:jc w:val="center"/>
              <w:rPr>
                <w:kern w:val="0"/>
                <w:szCs w:val="21"/>
              </w:rPr>
            </w:pPr>
            <w:r>
              <w:rPr>
                <w:rFonts w:hint="eastAsia"/>
                <w:kern w:val="0"/>
                <w:szCs w:val="21"/>
              </w:rPr>
              <w:t>2</w:t>
            </w:r>
          </w:p>
        </w:tc>
        <w:tc>
          <w:tcPr>
            <w:tcW w:w="696" w:type="dxa"/>
            <w:vAlign w:val="center"/>
          </w:tcPr>
          <w:p w14:paraId="3C3C5246" w14:textId="77777777" w:rsidR="001C73AA" w:rsidRDefault="00000000">
            <w:pPr>
              <w:tabs>
                <w:tab w:val="left" w:pos="0"/>
              </w:tabs>
              <w:jc w:val="center"/>
              <w:rPr>
                <w:kern w:val="0"/>
                <w:szCs w:val="21"/>
              </w:rPr>
            </w:pPr>
            <w:r>
              <w:rPr>
                <w:rFonts w:hint="eastAsia"/>
                <w:kern w:val="0"/>
                <w:szCs w:val="21"/>
              </w:rPr>
              <w:t>3</w:t>
            </w:r>
          </w:p>
        </w:tc>
      </w:tr>
      <w:tr w:rsidR="001C73AA" w14:paraId="6947A6EE" w14:textId="77777777">
        <w:trPr>
          <w:jc w:val="center"/>
        </w:trPr>
        <w:tc>
          <w:tcPr>
            <w:tcW w:w="1416" w:type="dxa"/>
            <w:vAlign w:val="center"/>
          </w:tcPr>
          <w:p w14:paraId="6F122AE9" w14:textId="77777777" w:rsidR="001C73AA" w:rsidRDefault="00000000">
            <w:pPr>
              <w:tabs>
                <w:tab w:val="left" w:pos="0"/>
              </w:tabs>
              <w:jc w:val="center"/>
              <w:rPr>
                <w:kern w:val="0"/>
                <w:szCs w:val="21"/>
              </w:rPr>
            </w:pPr>
            <w:r>
              <w:rPr>
                <w:rFonts w:hint="eastAsia"/>
                <w:kern w:val="0"/>
                <w:szCs w:val="21"/>
              </w:rPr>
              <w:t>感觉异常</w:t>
            </w:r>
          </w:p>
        </w:tc>
        <w:tc>
          <w:tcPr>
            <w:tcW w:w="930" w:type="dxa"/>
            <w:vAlign w:val="center"/>
          </w:tcPr>
          <w:p w14:paraId="448ABD80" w14:textId="77777777" w:rsidR="001C73AA" w:rsidRDefault="00000000">
            <w:pPr>
              <w:tabs>
                <w:tab w:val="left" w:pos="0"/>
              </w:tabs>
              <w:jc w:val="center"/>
              <w:rPr>
                <w:kern w:val="0"/>
                <w:szCs w:val="21"/>
              </w:rPr>
            </w:pPr>
            <w:r>
              <w:rPr>
                <w:rFonts w:hint="eastAsia"/>
                <w:kern w:val="0"/>
                <w:szCs w:val="21"/>
              </w:rPr>
              <w:t>0</w:t>
            </w:r>
          </w:p>
        </w:tc>
        <w:tc>
          <w:tcPr>
            <w:tcW w:w="710" w:type="dxa"/>
            <w:vAlign w:val="center"/>
          </w:tcPr>
          <w:p w14:paraId="750103A9" w14:textId="77777777" w:rsidR="001C73AA" w:rsidRDefault="00000000">
            <w:pPr>
              <w:tabs>
                <w:tab w:val="left" w:pos="0"/>
              </w:tabs>
              <w:jc w:val="center"/>
              <w:rPr>
                <w:kern w:val="0"/>
                <w:szCs w:val="21"/>
              </w:rPr>
            </w:pPr>
            <w:r>
              <w:rPr>
                <w:rFonts w:hint="eastAsia"/>
                <w:kern w:val="0"/>
                <w:szCs w:val="21"/>
              </w:rPr>
              <w:t>1</w:t>
            </w:r>
          </w:p>
        </w:tc>
        <w:tc>
          <w:tcPr>
            <w:tcW w:w="730" w:type="dxa"/>
            <w:vAlign w:val="center"/>
          </w:tcPr>
          <w:p w14:paraId="5CD5EF05" w14:textId="77777777" w:rsidR="001C73AA" w:rsidRDefault="00000000">
            <w:pPr>
              <w:tabs>
                <w:tab w:val="left" w:pos="0"/>
              </w:tabs>
              <w:jc w:val="center"/>
              <w:rPr>
                <w:kern w:val="0"/>
                <w:szCs w:val="21"/>
              </w:rPr>
            </w:pPr>
            <w:r>
              <w:rPr>
                <w:rFonts w:hint="eastAsia"/>
                <w:kern w:val="0"/>
                <w:szCs w:val="21"/>
              </w:rPr>
              <w:t>2</w:t>
            </w:r>
          </w:p>
        </w:tc>
        <w:tc>
          <w:tcPr>
            <w:tcW w:w="710" w:type="dxa"/>
            <w:vAlign w:val="center"/>
          </w:tcPr>
          <w:p w14:paraId="1FA3DB0C" w14:textId="77777777" w:rsidR="001C73AA" w:rsidRDefault="00000000">
            <w:pPr>
              <w:tabs>
                <w:tab w:val="left" w:pos="0"/>
              </w:tabs>
              <w:jc w:val="center"/>
              <w:rPr>
                <w:kern w:val="0"/>
                <w:szCs w:val="21"/>
              </w:rPr>
            </w:pPr>
            <w:r>
              <w:rPr>
                <w:rFonts w:hint="eastAsia"/>
                <w:kern w:val="0"/>
                <w:szCs w:val="21"/>
              </w:rPr>
              <w:t>3</w:t>
            </w:r>
          </w:p>
        </w:tc>
        <w:tc>
          <w:tcPr>
            <w:tcW w:w="1360" w:type="dxa"/>
            <w:vAlign w:val="center"/>
          </w:tcPr>
          <w:p w14:paraId="783636A8" w14:textId="77777777" w:rsidR="001C73AA" w:rsidRDefault="00000000">
            <w:pPr>
              <w:tabs>
                <w:tab w:val="left" w:pos="0"/>
              </w:tabs>
              <w:jc w:val="center"/>
              <w:rPr>
                <w:kern w:val="0"/>
                <w:szCs w:val="21"/>
              </w:rPr>
            </w:pPr>
            <w:r>
              <w:rPr>
                <w:rFonts w:hint="eastAsia"/>
                <w:kern w:val="0"/>
                <w:szCs w:val="21"/>
              </w:rPr>
              <w:t>潮红</w:t>
            </w:r>
          </w:p>
        </w:tc>
        <w:tc>
          <w:tcPr>
            <w:tcW w:w="620" w:type="dxa"/>
            <w:vAlign w:val="center"/>
          </w:tcPr>
          <w:p w14:paraId="389DED62" w14:textId="77777777" w:rsidR="001C73AA" w:rsidRDefault="00000000">
            <w:pPr>
              <w:tabs>
                <w:tab w:val="left" w:pos="0"/>
              </w:tabs>
              <w:jc w:val="center"/>
              <w:rPr>
                <w:kern w:val="0"/>
                <w:szCs w:val="21"/>
              </w:rPr>
            </w:pPr>
            <w:r>
              <w:rPr>
                <w:rFonts w:hint="eastAsia"/>
                <w:kern w:val="0"/>
                <w:szCs w:val="21"/>
              </w:rPr>
              <w:t>0</w:t>
            </w:r>
          </w:p>
        </w:tc>
        <w:tc>
          <w:tcPr>
            <w:tcW w:w="660" w:type="dxa"/>
            <w:vAlign w:val="center"/>
          </w:tcPr>
          <w:p w14:paraId="7E4C2B1B" w14:textId="77777777" w:rsidR="001C73AA" w:rsidRDefault="00000000">
            <w:pPr>
              <w:tabs>
                <w:tab w:val="left" w:pos="0"/>
              </w:tabs>
              <w:jc w:val="center"/>
              <w:rPr>
                <w:kern w:val="0"/>
                <w:szCs w:val="21"/>
              </w:rPr>
            </w:pPr>
            <w:r>
              <w:rPr>
                <w:rFonts w:hint="eastAsia"/>
                <w:kern w:val="0"/>
                <w:szCs w:val="21"/>
              </w:rPr>
              <w:t>1</w:t>
            </w:r>
          </w:p>
        </w:tc>
        <w:tc>
          <w:tcPr>
            <w:tcW w:w="690" w:type="dxa"/>
            <w:vAlign w:val="center"/>
          </w:tcPr>
          <w:p w14:paraId="33EADB46" w14:textId="77777777" w:rsidR="001C73AA" w:rsidRDefault="00000000">
            <w:pPr>
              <w:tabs>
                <w:tab w:val="left" w:pos="0"/>
              </w:tabs>
              <w:jc w:val="center"/>
              <w:rPr>
                <w:kern w:val="0"/>
                <w:szCs w:val="21"/>
              </w:rPr>
            </w:pPr>
            <w:r>
              <w:rPr>
                <w:rFonts w:hint="eastAsia"/>
                <w:kern w:val="0"/>
                <w:szCs w:val="21"/>
              </w:rPr>
              <w:t>2</w:t>
            </w:r>
          </w:p>
        </w:tc>
        <w:tc>
          <w:tcPr>
            <w:tcW w:w="696" w:type="dxa"/>
            <w:vAlign w:val="center"/>
          </w:tcPr>
          <w:p w14:paraId="03FFCD14" w14:textId="77777777" w:rsidR="001C73AA" w:rsidRDefault="00000000">
            <w:pPr>
              <w:tabs>
                <w:tab w:val="left" w:pos="0"/>
              </w:tabs>
              <w:jc w:val="center"/>
              <w:rPr>
                <w:kern w:val="0"/>
                <w:szCs w:val="21"/>
              </w:rPr>
            </w:pPr>
            <w:r>
              <w:rPr>
                <w:rFonts w:hint="eastAsia"/>
                <w:kern w:val="0"/>
                <w:szCs w:val="21"/>
              </w:rPr>
              <w:t>3</w:t>
            </w:r>
          </w:p>
        </w:tc>
      </w:tr>
      <w:tr w:rsidR="001C73AA" w14:paraId="51FFC644" w14:textId="77777777">
        <w:trPr>
          <w:jc w:val="center"/>
        </w:trPr>
        <w:tc>
          <w:tcPr>
            <w:tcW w:w="1416" w:type="dxa"/>
            <w:vAlign w:val="center"/>
          </w:tcPr>
          <w:p w14:paraId="05F23C06" w14:textId="77777777" w:rsidR="001C73AA" w:rsidRDefault="00000000">
            <w:pPr>
              <w:tabs>
                <w:tab w:val="left" w:pos="0"/>
              </w:tabs>
              <w:jc w:val="center"/>
              <w:rPr>
                <w:kern w:val="0"/>
                <w:szCs w:val="21"/>
              </w:rPr>
            </w:pPr>
            <w:r>
              <w:rPr>
                <w:rFonts w:hint="eastAsia"/>
                <w:kern w:val="0"/>
                <w:szCs w:val="21"/>
              </w:rPr>
              <w:t>瘙痒</w:t>
            </w:r>
          </w:p>
        </w:tc>
        <w:tc>
          <w:tcPr>
            <w:tcW w:w="930" w:type="dxa"/>
            <w:vAlign w:val="center"/>
          </w:tcPr>
          <w:p w14:paraId="268E6A6E" w14:textId="77777777" w:rsidR="001C73AA" w:rsidRDefault="00000000">
            <w:pPr>
              <w:tabs>
                <w:tab w:val="left" w:pos="0"/>
              </w:tabs>
              <w:jc w:val="center"/>
              <w:rPr>
                <w:kern w:val="0"/>
                <w:szCs w:val="21"/>
              </w:rPr>
            </w:pPr>
            <w:r>
              <w:rPr>
                <w:rFonts w:hint="eastAsia"/>
                <w:kern w:val="0"/>
                <w:szCs w:val="21"/>
              </w:rPr>
              <w:t>0</w:t>
            </w:r>
          </w:p>
        </w:tc>
        <w:tc>
          <w:tcPr>
            <w:tcW w:w="710" w:type="dxa"/>
            <w:vAlign w:val="center"/>
          </w:tcPr>
          <w:p w14:paraId="6830A25C" w14:textId="77777777" w:rsidR="001C73AA" w:rsidRDefault="00000000">
            <w:pPr>
              <w:tabs>
                <w:tab w:val="left" w:pos="0"/>
              </w:tabs>
              <w:jc w:val="center"/>
              <w:rPr>
                <w:kern w:val="0"/>
                <w:szCs w:val="21"/>
              </w:rPr>
            </w:pPr>
            <w:r>
              <w:rPr>
                <w:rFonts w:hint="eastAsia"/>
                <w:kern w:val="0"/>
                <w:szCs w:val="21"/>
              </w:rPr>
              <w:t>1</w:t>
            </w:r>
          </w:p>
        </w:tc>
        <w:tc>
          <w:tcPr>
            <w:tcW w:w="730" w:type="dxa"/>
            <w:vAlign w:val="center"/>
          </w:tcPr>
          <w:p w14:paraId="6439E2A7" w14:textId="77777777" w:rsidR="001C73AA" w:rsidRDefault="00000000">
            <w:pPr>
              <w:tabs>
                <w:tab w:val="left" w:pos="0"/>
              </w:tabs>
              <w:jc w:val="center"/>
              <w:rPr>
                <w:kern w:val="0"/>
                <w:szCs w:val="21"/>
              </w:rPr>
            </w:pPr>
            <w:r>
              <w:rPr>
                <w:rFonts w:hint="eastAsia"/>
                <w:kern w:val="0"/>
                <w:szCs w:val="21"/>
              </w:rPr>
              <w:t>2</w:t>
            </w:r>
          </w:p>
        </w:tc>
        <w:tc>
          <w:tcPr>
            <w:tcW w:w="710" w:type="dxa"/>
            <w:vAlign w:val="center"/>
          </w:tcPr>
          <w:p w14:paraId="0AB24BF7" w14:textId="77777777" w:rsidR="001C73AA" w:rsidRDefault="00000000">
            <w:pPr>
              <w:tabs>
                <w:tab w:val="left" w:pos="0"/>
              </w:tabs>
              <w:jc w:val="center"/>
              <w:rPr>
                <w:kern w:val="0"/>
                <w:szCs w:val="21"/>
              </w:rPr>
            </w:pPr>
            <w:r>
              <w:rPr>
                <w:rFonts w:hint="eastAsia"/>
                <w:kern w:val="0"/>
                <w:szCs w:val="21"/>
              </w:rPr>
              <w:t>3</w:t>
            </w:r>
          </w:p>
        </w:tc>
        <w:tc>
          <w:tcPr>
            <w:tcW w:w="1360" w:type="dxa"/>
            <w:vAlign w:val="center"/>
          </w:tcPr>
          <w:p w14:paraId="74FAB6A5" w14:textId="77777777" w:rsidR="001C73AA" w:rsidRDefault="00000000">
            <w:pPr>
              <w:tabs>
                <w:tab w:val="left" w:pos="0"/>
              </w:tabs>
              <w:jc w:val="center"/>
              <w:rPr>
                <w:kern w:val="0"/>
                <w:szCs w:val="21"/>
              </w:rPr>
            </w:pPr>
            <w:r>
              <w:rPr>
                <w:rFonts w:hint="eastAsia"/>
                <w:kern w:val="0"/>
                <w:szCs w:val="21"/>
              </w:rPr>
              <w:t>静脉扩张</w:t>
            </w:r>
          </w:p>
        </w:tc>
        <w:tc>
          <w:tcPr>
            <w:tcW w:w="620" w:type="dxa"/>
            <w:vAlign w:val="center"/>
          </w:tcPr>
          <w:p w14:paraId="30120EA4" w14:textId="77777777" w:rsidR="001C73AA" w:rsidRDefault="00000000">
            <w:pPr>
              <w:tabs>
                <w:tab w:val="left" w:pos="0"/>
              </w:tabs>
              <w:jc w:val="center"/>
              <w:rPr>
                <w:kern w:val="0"/>
                <w:szCs w:val="21"/>
              </w:rPr>
            </w:pPr>
            <w:r>
              <w:rPr>
                <w:rFonts w:hint="eastAsia"/>
                <w:kern w:val="0"/>
                <w:szCs w:val="21"/>
              </w:rPr>
              <w:t>0</w:t>
            </w:r>
          </w:p>
        </w:tc>
        <w:tc>
          <w:tcPr>
            <w:tcW w:w="660" w:type="dxa"/>
            <w:vAlign w:val="center"/>
          </w:tcPr>
          <w:p w14:paraId="0786C100" w14:textId="77777777" w:rsidR="001C73AA" w:rsidRDefault="00000000">
            <w:pPr>
              <w:tabs>
                <w:tab w:val="left" w:pos="0"/>
              </w:tabs>
              <w:jc w:val="center"/>
              <w:rPr>
                <w:kern w:val="0"/>
                <w:szCs w:val="21"/>
              </w:rPr>
            </w:pPr>
            <w:r>
              <w:rPr>
                <w:rFonts w:hint="eastAsia"/>
                <w:kern w:val="0"/>
                <w:szCs w:val="21"/>
              </w:rPr>
              <w:t>1</w:t>
            </w:r>
          </w:p>
        </w:tc>
        <w:tc>
          <w:tcPr>
            <w:tcW w:w="690" w:type="dxa"/>
            <w:vAlign w:val="center"/>
          </w:tcPr>
          <w:p w14:paraId="1930E547" w14:textId="77777777" w:rsidR="001C73AA" w:rsidRDefault="00000000">
            <w:pPr>
              <w:tabs>
                <w:tab w:val="left" w:pos="0"/>
              </w:tabs>
              <w:jc w:val="center"/>
              <w:rPr>
                <w:kern w:val="0"/>
                <w:szCs w:val="21"/>
              </w:rPr>
            </w:pPr>
            <w:r>
              <w:rPr>
                <w:rFonts w:hint="eastAsia"/>
                <w:kern w:val="0"/>
                <w:szCs w:val="21"/>
              </w:rPr>
              <w:t>2</w:t>
            </w:r>
          </w:p>
        </w:tc>
        <w:tc>
          <w:tcPr>
            <w:tcW w:w="696" w:type="dxa"/>
            <w:vAlign w:val="center"/>
          </w:tcPr>
          <w:p w14:paraId="25DE0C43" w14:textId="77777777" w:rsidR="001C73AA" w:rsidRDefault="00000000">
            <w:pPr>
              <w:tabs>
                <w:tab w:val="left" w:pos="0"/>
              </w:tabs>
              <w:jc w:val="center"/>
              <w:rPr>
                <w:kern w:val="0"/>
                <w:szCs w:val="21"/>
              </w:rPr>
            </w:pPr>
            <w:r>
              <w:rPr>
                <w:rFonts w:hint="eastAsia"/>
                <w:kern w:val="0"/>
                <w:szCs w:val="21"/>
              </w:rPr>
              <w:t>3</w:t>
            </w:r>
          </w:p>
        </w:tc>
      </w:tr>
      <w:tr w:rsidR="001C73AA" w14:paraId="0928669E" w14:textId="77777777">
        <w:trPr>
          <w:jc w:val="center"/>
        </w:trPr>
        <w:tc>
          <w:tcPr>
            <w:tcW w:w="1416" w:type="dxa"/>
            <w:vAlign w:val="center"/>
          </w:tcPr>
          <w:p w14:paraId="4D9E0949" w14:textId="77777777" w:rsidR="001C73AA" w:rsidRDefault="001C73AA">
            <w:pPr>
              <w:tabs>
                <w:tab w:val="left" w:pos="0"/>
              </w:tabs>
              <w:jc w:val="center"/>
              <w:rPr>
                <w:kern w:val="0"/>
                <w:szCs w:val="21"/>
              </w:rPr>
            </w:pPr>
          </w:p>
        </w:tc>
        <w:tc>
          <w:tcPr>
            <w:tcW w:w="930" w:type="dxa"/>
            <w:vAlign w:val="center"/>
          </w:tcPr>
          <w:p w14:paraId="09B5BAB8" w14:textId="77777777" w:rsidR="001C73AA" w:rsidRDefault="001C73AA">
            <w:pPr>
              <w:tabs>
                <w:tab w:val="left" w:pos="0"/>
              </w:tabs>
              <w:jc w:val="center"/>
              <w:rPr>
                <w:kern w:val="0"/>
                <w:szCs w:val="21"/>
              </w:rPr>
            </w:pPr>
          </w:p>
        </w:tc>
        <w:tc>
          <w:tcPr>
            <w:tcW w:w="710" w:type="dxa"/>
            <w:vAlign w:val="center"/>
          </w:tcPr>
          <w:p w14:paraId="1BED7CA3" w14:textId="77777777" w:rsidR="001C73AA" w:rsidRDefault="001C73AA">
            <w:pPr>
              <w:tabs>
                <w:tab w:val="left" w:pos="0"/>
              </w:tabs>
              <w:jc w:val="center"/>
              <w:rPr>
                <w:kern w:val="0"/>
                <w:szCs w:val="21"/>
              </w:rPr>
            </w:pPr>
          </w:p>
        </w:tc>
        <w:tc>
          <w:tcPr>
            <w:tcW w:w="730" w:type="dxa"/>
            <w:vAlign w:val="center"/>
          </w:tcPr>
          <w:p w14:paraId="3AF01C87" w14:textId="77777777" w:rsidR="001C73AA" w:rsidRDefault="001C73AA">
            <w:pPr>
              <w:tabs>
                <w:tab w:val="left" w:pos="0"/>
              </w:tabs>
              <w:jc w:val="center"/>
              <w:rPr>
                <w:kern w:val="0"/>
                <w:szCs w:val="21"/>
              </w:rPr>
            </w:pPr>
          </w:p>
        </w:tc>
        <w:tc>
          <w:tcPr>
            <w:tcW w:w="710" w:type="dxa"/>
            <w:vAlign w:val="center"/>
          </w:tcPr>
          <w:p w14:paraId="58ACFBC9" w14:textId="77777777" w:rsidR="001C73AA" w:rsidRDefault="001C73AA">
            <w:pPr>
              <w:tabs>
                <w:tab w:val="left" w:pos="0"/>
              </w:tabs>
              <w:jc w:val="center"/>
              <w:rPr>
                <w:kern w:val="0"/>
                <w:szCs w:val="21"/>
              </w:rPr>
            </w:pPr>
          </w:p>
        </w:tc>
        <w:tc>
          <w:tcPr>
            <w:tcW w:w="1360" w:type="dxa"/>
            <w:vAlign w:val="center"/>
          </w:tcPr>
          <w:p w14:paraId="543B2F44" w14:textId="77777777" w:rsidR="001C73AA" w:rsidRDefault="00000000">
            <w:pPr>
              <w:tabs>
                <w:tab w:val="left" w:pos="0"/>
              </w:tabs>
              <w:jc w:val="center"/>
              <w:rPr>
                <w:kern w:val="0"/>
                <w:szCs w:val="21"/>
              </w:rPr>
            </w:pPr>
            <w:r>
              <w:rPr>
                <w:rFonts w:hint="eastAsia"/>
                <w:kern w:val="0"/>
                <w:szCs w:val="21"/>
              </w:rPr>
              <w:t>小腿挤压痛</w:t>
            </w:r>
          </w:p>
        </w:tc>
        <w:tc>
          <w:tcPr>
            <w:tcW w:w="620" w:type="dxa"/>
            <w:vAlign w:val="center"/>
          </w:tcPr>
          <w:p w14:paraId="3D0065F9" w14:textId="77777777" w:rsidR="001C73AA" w:rsidRDefault="00000000">
            <w:pPr>
              <w:tabs>
                <w:tab w:val="left" w:pos="0"/>
              </w:tabs>
              <w:jc w:val="center"/>
              <w:rPr>
                <w:kern w:val="0"/>
                <w:szCs w:val="21"/>
              </w:rPr>
            </w:pPr>
            <w:r>
              <w:rPr>
                <w:rFonts w:hint="eastAsia"/>
                <w:kern w:val="0"/>
                <w:szCs w:val="21"/>
              </w:rPr>
              <w:t>0</w:t>
            </w:r>
          </w:p>
        </w:tc>
        <w:tc>
          <w:tcPr>
            <w:tcW w:w="660" w:type="dxa"/>
            <w:vAlign w:val="center"/>
          </w:tcPr>
          <w:p w14:paraId="2EF63FEF" w14:textId="77777777" w:rsidR="001C73AA" w:rsidRDefault="00000000">
            <w:pPr>
              <w:tabs>
                <w:tab w:val="left" w:pos="0"/>
              </w:tabs>
              <w:jc w:val="center"/>
              <w:rPr>
                <w:kern w:val="0"/>
                <w:szCs w:val="21"/>
              </w:rPr>
            </w:pPr>
            <w:r>
              <w:rPr>
                <w:rFonts w:hint="eastAsia"/>
                <w:kern w:val="0"/>
                <w:szCs w:val="21"/>
              </w:rPr>
              <w:t>1</w:t>
            </w:r>
          </w:p>
        </w:tc>
        <w:tc>
          <w:tcPr>
            <w:tcW w:w="690" w:type="dxa"/>
            <w:vAlign w:val="center"/>
          </w:tcPr>
          <w:p w14:paraId="3FD6044A" w14:textId="77777777" w:rsidR="001C73AA" w:rsidRDefault="00000000">
            <w:pPr>
              <w:tabs>
                <w:tab w:val="left" w:pos="0"/>
              </w:tabs>
              <w:jc w:val="center"/>
              <w:rPr>
                <w:kern w:val="0"/>
                <w:szCs w:val="21"/>
              </w:rPr>
            </w:pPr>
            <w:r>
              <w:rPr>
                <w:rFonts w:hint="eastAsia"/>
                <w:kern w:val="0"/>
                <w:szCs w:val="21"/>
              </w:rPr>
              <w:t>2</w:t>
            </w:r>
          </w:p>
        </w:tc>
        <w:tc>
          <w:tcPr>
            <w:tcW w:w="696" w:type="dxa"/>
            <w:vAlign w:val="center"/>
          </w:tcPr>
          <w:p w14:paraId="67D888D1" w14:textId="77777777" w:rsidR="001C73AA" w:rsidRDefault="00000000">
            <w:pPr>
              <w:tabs>
                <w:tab w:val="left" w:pos="0"/>
              </w:tabs>
              <w:jc w:val="center"/>
              <w:rPr>
                <w:kern w:val="0"/>
                <w:szCs w:val="21"/>
              </w:rPr>
            </w:pPr>
            <w:r>
              <w:rPr>
                <w:rFonts w:hint="eastAsia"/>
                <w:kern w:val="0"/>
                <w:szCs w:val="21"/>
              </w:rPr>
              <w:t>3</w:t>
            </w:r>
          </w:p>
        </w:tc>
      </w:tr>
      <w:tr w:rsidR="001C73AA" w14:paraId="56A50EF3" w14:textId="77777777">
        <w:trPr>
          <w:jc w:val="center"/>
        </w:trPr>
        <w:tc>
          <w:tcPr>
            <w:tcW w:w="1416" w:type="dxa"/>
            <w:vAlign w:val="center"/>
          </w:tcPr>
          <w:p w14:paraId="2F7A934A" w14:textId="77777777" w:rsidR="001C73AA" w:rsidRDefault="001C73AA">
            <w:pPr>
              <w:tabs>
                <w:tab w:val="left" w:pos="0"/>
              </w:tabs>
              <w:jc w:val="center"/>
              <w:rPr>
                <w:kern w:val="0"/>
                <w:szCs w:val="21"/>
              </w:rPr>
            </w:pPr>
          </w:p>
        </w:tc>
        <w:tc>
          <w:tcPr>
            <w:tcW w:w="930" w:type="dxa"/>
            <w:vAlign w:val="center"/>
          </w:tcPr>
          <w:p w14:paraId="7954865E" w14:textId="77777777" w:rsidR="001C73AA" w:rsidRDefault="001C73AA">
            <w:pPr>
              <w:tabs>
                <w:tab w:val="left" w:pos="0"/>
              </w:tabs>
              <w:jc w:val="center"/>
              <w:rPr>
                <w:kern w:val="0"/>
                <w:szCs w:val="21"/>
              </w:rPr>
            </w:pPr>
          </w:p>
        </w:tc>
        <w:tc>
          <w:tcPr>
            <w:tcW w:w="710" w:type="dxa"/>
            <w:vAlign w:val="center"/>
          </w:tcPr>
          <w:p w14:paraId="1685784C" w14:textId="77777777" w:rsidR="001C73AA" w:rsidRDefault="001C73AA">
            <w:pPr>
              <w:tabs>
                <w:tab w:val="left" w:pos="0"/>
              </w:tabs>
              <w:jc w:val="center"/>
              <w:rPr>
                <w:kern w:val="0"/>
                <w:szCs w:val="21"/>
              </w:rPr>
            </w:pPr>
          </w:p>
        </w:tc>
        <w:tc>
          <w:tcPr>
            <w:tcW w:w="730" w:type="dxa"/>
            <w:vAlign w:val="center"/>
          </w:tcPr>
          <w:p w14:paraId="354A64F7" w14:textId="77777777" w:rsidR="001C73AA" w:rsidRDefault="001C73AA">
            <w:pPr>
              <w:tabs>
                <w:tab w:val="left" w:pos="0"/>
              </w:tabs>
              <w:jc w:val="center"/>
              <w:rPr>
                <w:kern w:val="0"/>
                <w:szCs w:val="21"/>
              </w:rPr>
            </w:pPr>
          </w:p>
        </w:tc>
        <w:tc>
          <w:tcPr>
            <w:tcW w:w="710" w:type="dxa"/>
            <w:vAlign w:val="center"/>
          </w:tcPr>
          <w:p w14:paraId="1735EAEA" w14:textId="77777777" w:rsidR="001C73AA" w:rsidRDefault="001C73AA">
            <w:pPr>
              <w:tabs>
                <w:tab w:val="left" w:pos="0"/>
              </w:tabs>
              <w:jc w:val="center"/>
              <w:rPr>
                <w:kern w:val="0"/>
                <w:szCs w:val="21"/>
              </w:rPr>
            </w:pPr>
          </w:p>
        </w:tc>
        <w:tc>
          <w:tcPr>
            <w:tcW w:w="1360" w:type="dxa"/>
            <w:vAlign w:val="center"/>
          </w:tcPr>
          <w:p w14:paraId="349549AF" w14:textId="77777777" w:rsidR="001C73AA" w:rsidRDefault="00000000">
            <w:pPr>
              <w:tabs>
                <w:tab w:val="left" w:pos="0"/>
              </w:tabs>
              <w:jc w:val="center"/>
              <w:rPr>
                <w:kern w:val="0"/>
                <w:szCs w:val="21"/>
              </w:rPr>
            </w:pPr>
            <w:r>
              <w:rPr>
                <w:rFonts w:hint="eastAsia"/>
                <w:kern w:val="0"/>
                <w:szCs w:val="21"/>
              </w:rPr>
              <w:t>溃疡</w:t>
            </w:r>
          </w:p>
        </w:tc>
        <w:tc>
          <w:tcPr>
            <w:tcW w:w="1280" w:type="dxa"/>
            <w:gridSpan w:val="2"/>
            <w:vAlign w:val="center"/>
          </w:tcPr>
          <w:p w14:paraId="7BF795E0" w14:textId="77777777" w:rsidR="001C73AA" w:rsidRDefault="00000000">
            <w:pPr>
              <w:tabs>
                <w:tab w:val="left" w:pos="0"/>
              </w:tabs>
              <w:jc w:val="center"/>
              <w:rPr>
                <w:kern w:val="0"/>
                <w:szCs w:val="21"/>
              </w:rPr>
            </w:pPr>
            <w:r>
              <w:rPr>
                <w:rFonts w:hint="eastAsia"/>
                <w:kern w:val="0"/>
                <w:szCs w:val="21"/>
              </w:rPr>
              <w:t>有</w:t>
            </w:r>
          </w:p>
        </w:tc>
        <w:tc>
          <w:tcPr>
            <w:tcW w:w="1386" w:type="dxa"/>
            <w:gridSpan w:val="2"/>
            <w:vAlign w:val="center"/>
          </w:tcPr>
          <w:p w14:paraId="726139D4" w14:textId="77777777" w:rsidR="001C73AA" w:rsidRDefault="00000000">
            <w:pPr>
              <w:tabs>
                <w:tab w:val="left" w:pos="0"/>
              </w:tabs>
              <w:jc w:val="center"/>
              <w:rPr>
                <w:kern w:val="0"/>
                <w:szCs w:val="21"/>
              </w:rPr>
            </w:pPr>
            <w:r>
              <w:rPr>
                <w:rFonts w:hint="eastAsia"/>
                <w:kern w:val="0"/>
                <w:szCs w:val="21"/>
              </w:rPr>
              <w:t>无</w:t>
            </w:r>
          </w:p>
        </w:tc>
      </w:tr>
      <w:tr w:rsidR="001C73AA" w14:paraId="04A1E7D0" w14:textId="77777777">
        <w:trPr>
          <w:jc w:val="center"/>
        </w:trPr>
        <w:tc>
          <w:tcPr>
            <w:tcW w:w="8522" w:type="dxa"/>
            <w:gridSpan w:val="10"/>
            <w:vAlign w:val="center"/>
          </w:tcPr>
          <w:p w14:paraId="16A748CA" w14:textId="77777777" w:rsidR="001C73AA" w:rsidRDefault="00000000">
            <w:pPr>
              <w:tabs>
                <w:tab w:val="left" w:pos="0"/>
              </w:tabs>
              <w:rPr>
                <w:kern w:val="0"/>
                <w:szCs w:val="21"/>
              </w:rPr>
            </w:pPr>
            <w:r>
              <w:rPr>
                <w:kern w:val="0"/>
                <w:szCs w:val="21"/>
              </w:rPr>
              <w:t>总分</w:t>
            </w:r>
            <w:r>
              <w:rPr>
                <w:kern w:val="0"/>
                <w:szCs w:val="21"/>
              </w:rPr>
              <w:t>33</w:t>
            </w:r>
            <w:r>
              <w:rPr>
                <w:kern w:val="0"/>
                <w:szCs w:val="21"/>
              </w:rPr>
              <w:t>分</w:t>
            </w:r>
            <w:r>
              <w:rPr>
                <w:rFonts w:hint="eastAsia"/>
                <w:kern w:val="0"/>
                <w:szCs w:val="21"/>
              </w:rPr>
              <w:t>：</w:t>
            </w:r>
            <w:r>
              <w:rPr>
                <w:kern w:val="0"/>
                <w:szCs w:val="21"/>
              </w:rPr>
              <w:t>0~4</w:t>
            </w:r>
            <w:r>
              <w:rPr>
                <w:kern w:val="0"/>
                <w:szCs w:val="21"/>
              </w:rPr>
              <w:t>分为无</w:t>
            </w:r>
            <w:r>
              <w:rPr>
                <w:kern w:val="0"/>
                <w:szCs w:val="21"/>
              </w:rPr>
              <w:t>PTS</w:t>
            </w:r>
            <w:r>
              <w:rPr>
                <w:rFonts w:hint="eastAsia"/>
                <w:kern w:val="0"/>
                <w:szCs w:val="21"/>
              </w:rPr>
              <w:t>；</w:t>
            </w:r>
            <w:r>
              <w:rPr>
                <w:kern w:val="0"/>
                <w:szCs w:val="21"/>
              </w:rPr>
              <w:t>5~9</w:t>
            </w:r>
            <w:r>
              <w:rPr>
                <w:kern w:val="0"/>
                <w:szCs w:val="21"/>
              </w:rPr>
              <w:t>分为轻度</w:t>
            </w:r>
            <w:r>
              <w:rPr>
                <w:kern w:val="0"/>
                <w:szCs w:val="21"/>
              </w:rPr>
              <w:t>PTS</w:t>
            </w:r>
            <w:r>
              <w:rPr>
                <w:rFonts w:hint="eastAsia"/>
                <w:kern w:val="0"/>
                <w:szCs w:val="21"/>
              </w:rPr>
              <w:t>；</w:t>
            </w:r>
            <w:r>
              <w:rPr>
                <w:kern w:val="0"/>
                <w:szCs w:val="21"/>
              </w:rPr>
              <w:t>10~14</w:t>
            </w:r>
            <w:r>
              <w:rPr>
                <w:kern w:val="0"/>
                <w:szCs w:val="21"/>
              </w:rPr>
              <w:t>分为中度</w:t>
            </w:r>
            <w:r>
              <w:rPr>
                <w:kern w:val="0"/>
                <w:szCs w:val="21"/>
              </w:rPr>
              <w:t>PTS</w:t>
            </w:r>
            <w:r>
              <w:rPr>
                <w:rFonts w:hint="eastAsia"/>
                <w:kern w:val="0"/>
                <w:szCs w:val="21"/>
              </w:rPr>
              <w:t>；</w:t>
            </w:r>
            <w:r>
              <w:rPr>
                <w:kern w:val="0"/>
                <w:szCs w:val="21"/>
              </w:rPr>
              <w:t>15~33</w:t>
            </w:r>
            <w:r>
              <w:rPr>
                <w:kern w:val="0"/>
                <w:szCs w:val="21"/>
              </w:rPr>
              <w:t>分为重度</w:t>
            </w:r>
            <w:r>
              <w:rPr>
                <w:kern w:val="0"/>
                <w:szCs w:val="21"/>
              </w:rPr>
              <w:t>PTS</w:t>
            </w:r>
            <w:r>
              <w:rPr>
                <w:rFonts w:hint="eastAsia"/>
                <w:kern w:val="0"/>
                <w:szCs w:val="21"/>
              </w:rPr>
              <w:t>；</w:t>
            </w:r>
            <w:r>
              <w:rPr>
                <w:kern w:val="0"/>
                <w:szCs w:val="21"/>
              </w:rPr>
              <w:t>有溃疡者直接记</w:t>
            </w:r>
            <w:r>
              <w:rPr>
                <w:kern w:val="0"/>
                <w:szCs w:val="21"/>
              </w:rPr>
              <w:t>15</w:t>
            </w:r>
            <w:r>
              <w:rPr>
                <w:kern w:val="0"/>
                <w:szCs w:val="21"/>
              </w:rPr>
              <w:t>分</w:t>
            </w:r>
            <w:r>
              <w:rPr>
                <w:rFonts w:hint="eastAsia"/>
                <w:kern w:val="0"/>
                <w:szCs w:val="21"/>
              </w:rPr>
              <w:t>。</w:t>
            </w:r>
          </w:p>
        </w:tc>
      </w:tr>
    </w:tbl>
    <w:p w14:paraId="1F267368" w14:textId="77777777" w:rsidR="001C73AA" w:rsidRDefault="00000000">
      <w:pPr>
        <w:widowControl/>
        <w:snapToGrid w:val="0"/>
        <w:spacing w:beforeLines="50" w:before="156" w:line="360" w:lineRule="auto"/>
        <w:ind w:firstLineChars="200" w:firstLine="480"/>
        <w:jc w:val="left"/>
        <w:rPr>
          <w:bCs/>
          <w:kern w:val="0"/>
          <w:sz w:val="24"/>
        </w:rPr>
      </w:pPr>
      <w:r>
        <w:rPr>
          <w:rFonts w:hint="eastAsia"/>
          <w:bCs/>
          <w:kern w:val="0"/>
          <w:sz w:val="24"/>
        </w:rPr>
        <w:t>评价时间：术后</w:t>
      </w:r>
      <w:r>
        <w:rPr>
          <w:rFonts w:hint="eastAsia"/>
          <w:bCs/>
          <w:kern w:val="0"/>
          <w:sz w:val="24"/>
        </w:rPr>
        <w:t>6</w:t>
      </w:r>
      <w:r>
        <w:rPr>
          <w:rFonts w:hint="eastAsia"/>
          <w:bCs/>
          <w:kern w:val="0"/>
          <w:sz w:val="24"/>
        </w:rPr>
        <w:t>个月</w:t>
      </w:r>
      <w:r>
        <w:rPr>
          <w:rFonts w:eastAsiaTheme="minorEastAsia" w:hint="eastAsia"/>
          <w:sz w:val="24"/>
        </w:rPr>
        <w:t>（</w:t>
      </w:r>
      <w:r>
        <w:rPr>
          <w:rFonts w:hint="eastAsia"/>
          <w:bCs/>
          <w:kern w:val="0"/>
          <w:sz w:val="24"/>
        </w:rPr>
        <w:t>±</w:t>
      </w:r>
      <w:r>
        <w:rPr>
          <w:rFonts w:hint="eastAsia"/>
          <w:bCs/>
          <w:kern w:val="0"/>
          <w:sz w:val="24"/>
        </w:rPr>
        <w:t>15</w:t>
      </w:r>
      <w:r>
        <w:rPr>
          <w:rFonts w:hint="eastAsia"/>
          <w:bCs/>
          <w:kern w:val="0"/>
          <w:sz w:val="24"/>
        </w:rPr>
        <w:t>天</w:t>
      </w:r>
      <w:r>
        <w:rPr>
          <w:rFonts w:eastAsiaTheme="minorEastAsia" w:hint="eastAsia"/>
          <w:sz w:val="24"/>
        </w:rPr>
        <w:t>）</w:t>
      </w:r>
    </w:p>
    <w:p w14:paraId="4703DB30" w14:textId="77777777" w:rsidR="001C73AA" w:rsidRPr="00267D7A" w:rsidRDefault="00000000">
      <w:pPr>
        <w:widowControl/>
        <w:numPr>
          <w:ilvl w:val="0"/>
          <w:numId w:val="33"/>
        </w:numPr>
        <w:snapToGrid w:val="0"/>
        <w:spacing w:line="360" w:lineRule="auto"/>
        <w:jc w:val="left"/>
        <w:rPr>
          <w:bCs/>
          <w:kern w:val="0"/>
          <w:sz w:val="24"/>
          <w:highlight w:val="yellow"/>
        </w:rPr>
      </w:pPr>
      <w:r w:rsidRPr="00267D7A">
        <w:rPr>
          <w:rFonts w:hint="eastAsia"/>
          <w:bCs/>
          <w:kern w:val="0"/>
          <w:sz w:val="24"/>
          <w:highlight w:val="yellow"/>
        </w:rPr>
        <w:t>对靶血管因血栓导致正向血流消失患者，溶栓后</w:t>
      </w:r>
      <w:r w:rsidRPr="00267D7A">
        <w:rPr>
          <w:rFonts w:hint="eastAsia"/>
          <w:bCs/>
          <w:kern w:val="0"/>
          <w:sz w:val="24"/>
          <w:highlight w:val="yellow"/>
        </w:rPr>
        <w:t>30min</w:t>
      </w:r>
      <w:r w:rsidRPr="00267D7A">
        <w:rPr>
          <w:rFonts w:hint="eastAsia"/>
          <w:bCs/>
          <w:kern w:val="0"/>
          <w:sz w:val="24"/>
          <w:highlight w:val="yellow"/>
        </w:rPr>
        <w:t>正向血流恢复率</w:t>
      </w:r>
    </w:p>
    <w:p w14:paraId="79F2DAA0" w14:textId="77777777" w:rsidR="001C73AA" w:rsidRDefault="00000000">
      <w:pPr>
        <w:widowControl/>
        <w:snapToGrid w:val="0"/>
        <w:spacing w:line="360" w:lineRule="auto"/>
        <w:ind w:firstLineChars="200" w:firstLine="480"/>
        <w:jc w:val="left"/>
        <w:rPr>
          <w:rFonts w:eastAsiaTheme="minorEastAsia"/>
          <w:sz w:val="24"/>
        </w:rPr>
      </w:pPr>
      <w:r>
        <w:rPr>
          <w:rFonts w:eastAsiaTheme="minorEastAsia" w:hint="eastAsia"/>
          <w:sz w:val="24"/>
        </w:rPr>
        <w:t>正向血流恢复定义：对于治疗前经造影评估患者靶血管血流因血栓</w:t>
      </w:r>
      <w:r>
        <w:rPr>
          <w:rFonts w:hint="eastAsia"/>
          <w:bCs/>
          <w:kern w:val="0"/>
          <w:sz w:val="24"/>
        </w:rPr>
        <w:t>导致正向血流消失</w:t>
      </w:r>
      <w:r>
        <w:rPr>
          <w:rFonts w:eastAsiaTheme="minorEastAsia" w:hint="eastAsia"/>
          <w:sz w:val="24"/>
        </w:rPr>
        <w:t>的患者，评估溶栓</w:t>
      </w:r>
      <w:r>
        <w:rPr>
          <w:rFonts w:eastAsiaTheme="minorEastAsia"/>
          <w:sz w:val="24"/>
        </w:rPr>
        <w:t>30min</w:t>
      </w:r>
      <w:r>
        <w:rPr>
          <w:rFonts w:hint="eastAsia"/>
          <w:bCs/>
          <w:kern w:val="0"/>
          <w:sz w:val="24"/>
        </w:rPr>
        <w:t>±</w:t>
      </w:r>
      <w:r>
        <w:rPr>
          <w:rFonts w:eastAsiaTheme="minorEastAsia"/>
          <w:sz w:val="24"/>
        </w:rPr>
        <w:t>10min</w:t>
      </w:r>
      <w:r>
        <w:rPr>
          <w:rFonts w:eastAsiaTheme="minorEastAsia" w:hint="eastAsia"/>
          <w:sz w:val="24"/>
        </w:rPr>
        <w:t>后造影下观察到靶血管有正向血流通过，即可判定为正向血流恢复。</w:t>
      </w:r>
    </w:p>
    <w:p w14:paraId="5ADC49A6" w14:textId="77777777" w:rsidR="001C73AA" w:rsidRDefault="00000000">
      <w:pPr>
        <w:pStyle w:val="05220"/>
        <w:ind w:firstLineChars="200" w:firstLine="480"/>
        <w:rPr>
          <w:rFonts w:eastAsia="宋体"/>
          <w:sz w:val="24"/>
        </w:rPr>
      </w:pPr>
      <w:r>
        <w:rPr>
          <w:rFonts w:eastAsia="宋体" w:hint="eastAsia"/>
          <w:sz w:val="24"/>
        </w:rPr>
        <w:t>计算公式：正向血流恢复率</w:t>
      </w:r>
      <m:oMath>
        <m:r>
          <m:rPr>
            <m:sty m:val="p"/>
          </m:rPr>
          <w:rPr>
            <w:rFonts w:ascii="Cambria Math" w:eastAsia="宋体" w:hAnsi="Cambria Math"/>
            <w:sz w:val="32"/>
            <w:szCs w:val="32"/>
          </w:rPr>
          <m:t>=</m:t>
        </m:r>
        <m:f>
          <m:fPr>
            <m:ctrlPr>
              <w:rPr>
                <w:rFonts w:ascii="Cambria Math" w:eastAsia="宋体" w:hAnsi="Cambria Math"/>
                <w:sz w:val="32"/>
                <w:szCs w:val="32"/>
              </w:rPr>
            </m:ctrlPr>
          </m:fPr>
          <m:num>
            <m:r>
              <m:rPr>
                <m:sty m:val="p"/>
              </m:rPr>
              <w:rPr>
                <w:rFonts w:eastAsia="宋体" w:cs="Times New Roman" w:hint="eastAsia"/>
                <w:kern w:val="0"/>
                <w:sz w:val="32"/>
                <w:szCs w:val="32"/>
              </w:rPr>
              <m:t>30min</m:t>
            </m:r>
            <m:r>
              <m:rPr>
                <m:sty m:val="p"/>
              </m:rPr>
              <w:rPr>
                <w:rFonts w:ascii="Cambria Math" w:eastAsia="宋体" w:hAnsi="Cambria Math" w:hint="eastAsia"/>
                <w:sz w:val="32"/>
                <w:szCs w:val="32"/>
              </w:rPr>
              <m:t>正向血流恢复的患者数</m:t>
            </m:r>
          </m:num>
          <m:den>
            <m:r>
              <m:rPr>
                <m:sty m:val="p"/>
              </m:rPr>
              <w:rPr>
                <w:rFonts w:ascii="Cambria Math" w:eastAsia="宋体" w:hAnsi="Cambria Math" w:hint="eastAsia"/>
                <w:sz w:val="32"/>
                <w:szCs w:val="32"/>
              </w:rPr>
              <m:t>治疗前正向血流消失的患者数</m:t>
            </m:r>
          </m:den>
        </m:f>
        <m:r>
          <m:rPr>
            <m:sty m:val="p"/>
          </m:rPr>
          <w:rPr>
            <w:rFonts w:ascii="Cambria Math" w:eastAsia="宋体" w:hAnsi="Cambria Math"/>
            <w:sz w:val="32"/>
          </w:rPr>
          <m:t>×</m:t>
        </m:r>
      </m:oMath>
      <w:r>
        <w:rPr>
          <w:rFonts w:eastAsia="宋体"/>
          <w:sz w:val="24"/>
        </w:rPr>
        <w:t>100%</w:t>
      </w:r>
    </w:p>
    <w:p w14:paraId="697ED317" w14:textId="77777777" w:rsidR="001C73AA" w:rsidRDefault="00000000">
      <w:pPr>
        <w:pStyle w:val="05220"/>
        <w:ind w:firstLineChars="200" w:firstLine="480"/>
        <w:rPr>
          <w:rFonts w:eastAsia="宋体"/>
          <w:sz w:val="24"/>
        </w:rPr>
      </w:pPr>
      <w:r>
        <w:rPr>
          <w:rFonts w:eastAsia="宋体" w:hint="eastAsia"/>
          <w:sz w:val="24"/>
        </w:rPr>
        <w:t>评价时间：治疗期（</w:t>
      </w:r>
      <w:r>
        <w:rPr>
          <w:rFonts w:eastAsia="宋体" w:hint="eastAsia"/>
          <w:sz w:val="24"/>
        </w:rPr>
        <w:tab/>
      </w:r>
      <w:r>
        <w:rPr>
          <w:rFonts w:eastAsia="宋体" w:hint="eastAsia"/>
          <w:sz w:val="24"/>
        </w:rPr>
        <w:t>溶栓治疗</w:t>
      </w:r>
      <w:r>
        <w:rPr>
          <w:rFonts w:eastAsia="宋体"/>
          <w:sz w:val="24"/>
        </w:rPr>
        <w:t>3</w:t>
      </w:r>
      <w:r>
        <w:rPr>
          <w:rFonts w:eastAsia="宋体" w:hint="eastAsia"/>
          <w:sz w:val="24"/>
        </w:rPr>
        <w:t>0min</w:t>
      </w:r>
      <w:r>
        <w:rPr>
          <w:rFonts w:eastAsia="宋体" w:hint="eastAsia"/>
          <w:sz w:val="24"/>
        </w:rPr>
        <w:t>±</w:t>
      </w:r>
      <w:r>
        <w:rPr>
          <w:rFonts w:eastAsia="宋体"/>
          <w:sz w:val="24"/>
        </w:rPr>
        <w:t>10min</w:t>
      </w:r>
      <w:r>
        <w:rPr>
          <w:rFonts w:eastAsia="宋体" w:hint="eastAsia"/>
          <w:sz w:val="24"/>
        </w:rPr>
        <w:t>）</w:t>
      </w:r>
    </w:p>
    <w:p w14:paraId="4BCE450E" w14:textId="77777777" w:rsidR="001C73AA" w:rsidRDefault="001C73AA">
      <w:pPr>
        <w:pStyle w:val="05220"/>
        <w:widowControl/>
        <w:snapToGrid w:val="0"/>
        <w:spacing w:line="360" w:lineRule="auto"/>
        <w:ind w:firstLineChars="200" w:firstLine="480"/>
        <w:jc w:val="left"/>
        <w:rPr>
          <w:rFonts w:eastAsiaTheme="minorEastAsia"/>
          <w:sz w:val="24"/>
        </w:rPr>
      </w:pPr>
    </w:p>
    <w:p w14:paraId="18624A17" w14:textId="1ADCF3F9" w:rsidR="001C73AA" w:rsidRDefault="00000000">
      <w:pPr>
        <w:pStyle w:val="32"/>
        <w:numPr>
          <w:ilvl w:val="2"/>
          <w:numId w:val="30"/>
        </w:numPr>
        <w:rPr>
          <w:bCs/>
          <w:snapToGrid w:val="0"/>
        </w:rPr>
      </w:pPr>
      <w:bookmarkStart w:id="568" w:name="_Toc104144985"/>
      <w:bookmarkStart w:id="569" w:name="_Toc101345129"/>
      <w:bookmarkStart w:id="570" w:name="_Toc101354234"/>
      <w:bookmarkStart w:id="571" w:name="_Toc101345349"/>
      <w:r>
        <w:rPr>
          <w:rFonts w:hint="eastAsia"/>
          <w:bCs/>
          <w:snapToGrid w:val="0"/>
        </w:rPr>
        <w:t>安全性评价</w:t>
      </w:r>
      <w:bookmarkEnd w:id="568"/>
      <w:bookmarkEnd w:id="569"/>
      <w:bookmarkEnd w:id="570"/>
      <w:bookmarkEnd w:id="571"/>
      <w:r w:rsidR="00EC55D3">
        <w:rPr>
          <w:rStyle w:val="aff3"/>
          <w:bCs/>
          <w:snapToGrid w:val="0"/>
        </w:rPr>
        <w:footnoteReference w:id="21"/>
      </w:r>
    </w:p>
    <w:p w14:paraId="577B4A1F" w14:textId="570AC8AA" w:rsidR="001C73AA" w:rsidRPr="00267D7A" w:rsidRDefault="00000000">
      <w:pPr>
        <w:numPr>
          <w:ilvl w:val="0"/>
          <w:numId w:val="34"/>
        </w:numPr>
        <w:adjustRightInd w:val="0"/>
        <w:spacing w:line="360" w:lineRule="auto"/>
        <w:jc w:val="left"/>
        <w:rPr>
          <w:rFonts w:eastAsiaTheme="minorEastAsia"/>
          <w:bCs/>
          <w:kern w:val="0"/>
          <w:sz w:val="24"/>
          <w:highlight w:val="yellow"/>
        </w:rPr>
      </w:pPr>
      <w:r w:rsidRPr="00267D7A">
        <w:rPr>
          <w:rFonts w:eastAsiaTheme="minorEastAsia"/>
          <w:bCs/>
          <w:kern w:val="0"/>
          <w:sz w:val="24"/>
          <w:highlight w:val="yellow"/>
        </w:rPr>
        <w:t>术后</w:t>
      </w:r>
      <w:r w:rsidRPr="00267D7A">
        <w:rPr>
          <w:rFonts w:eastAsiaTheme="minorEastAsia" w:hint="eastAsia"/>
          <w:bCs/>
          <w:kern w:val="0"/>
          <w:sz w:val="24"/>
          <w:highlight w:val="yellow"/>
        </w:rPr>
        <w:t>1</w:t>
      </w:r>
      <w:r w:rsidRPr="00267D7A">
        <w:rPr>
          <w:rFonts w:eastAsiaTheme="minorEastAsia" w:hint="eastAsia"/>
          <w:bCs/>
          <w:kern w:val="0"/>
          <w:sz w:val="24"/>
          <w:highlight w:val="yellow"/>
        </w:rPr>
        <w:t>个月</w:t>
      </w:r>
      <w:r w:rsidRPr="00267D7A">
        <w:rPr>
          <w:rFonts w:eastAsiaTheme="minorEastAsia"/>
          <w:bCs/>
          <w:kern w:val="0"/>
          <w:sz w:val="24"/>
          <w:highlight w:val="yellow"/>
        </w:rPr>
        <w:t>主要不良事件</w:t>
      </w:r>
      <w:r w:rsidRPr="00267D7A">
        <w:rPr>
          <w:rFonts w:eastAsiaTheme="minorEastAsia"/>
          <w:bCs/>
          <w:kern w:val="0"/>
          <w:sz w:val="24"/>
          <w:highlight w:val="yellow"/>
        </w:rPr>
        <w:t>(MAE)</w:t>
      </w:r>
      <w:r w:rsidRPr="00267D7A">
        <w:rPr>
          <w:rFonts w:eastAsiaTheme="minorEastAsia"/>
          <w:bCs/>
          <w:kern w:val="0"/>
          <w:sz w:val="24"/>
          <w:highlight w:val="yellow"/>
        </w:rPr>
        <w:t>的发生情况</w:t>
      </w:r>
      <w:r w:rsidR="00EC55D3">
        <w:rPr>
          <w:rStyle w:val="aff3"/>
          <w:rFonts w:eastAsiaTheme="minorEastAsia"/>
          <w:bCs/>
          <w:kern w:val="0"/>
          <w:sz w:val="24"/>
          <w:highlight w:val="yellow"/>
        </w:rPr>
        <w:footnoteReference w:id="22"/>
      </w:r>
    </w:p>
    <w:p w14:paraId="4B8207D1" w14:textId="77777777" w:rsidR="001C73AA" w:rsidRDefault="00000000">
      <w:pPr>
        <w:adjustRightInd w:val="0"/>
        <w:spacing w:line="360" w:lineRule="auto"/>
        <w:ind w:firstLineChars="200" w:firstLine="480"/>
        <w:jc w:val="left"/>
        <w:rPr>
          <w:rFonts w:eastAsiaTheme="minorEastAsia"/>
          <w:bCs/>
          <w:kern w:val="0"/>
          <w:sz w:val="24"/>
        </w:rPr>
      </w:pPr>
      <w:r>
        <w:rPr>
          <w:rFonts w:eastAsiaTheme="minorEastAsia"/>
          <w:bCs/>
          <w:kern w:val="0"/>
          <w:sz w:val="24"/>
        </w:rPr>
        <w:t>主要不良事件</w:t>
      </w:r>
      <w:r>
        <w:rPr>
          <w:rFonts w:eastAsiaTheme="minorEastAsia"/>
          <w:bCs/>
          <w:kern w:val="0"/>
          <w:sz w:val="24"/>
        </w:rPr>
        <w:t>(MAE)</w:t>
      </w:r>
      <w:r>
        <w:rPr>
          <w:rFonts w:eastAsiaTheme="minorEastAsia"/>
          <w:bCs/>
          <w:kern w:val="0"/>
          <w:sz w:val="24"/>
        </w:rPr>
        <w:t>包括：全因死亡、</w:t>
      </w:r>
      <w:r>
        <w:rPr>
          <w:rFonts w:eastAsiaTheme="minorEastAsia" w:hint="eastAsia"/>
          <w:bCs/>
          <w:kern w:val="0"/>
          <w:sz w:val="24"/>
        </w:rPr>
        <w:t>严重</w:t>
      </w:r>
      <w:r>
        <w:rPr>
          <w:rFonts w:eastAsiaTheme="minorEastAsia"/>
          <w:bCs/>
          <w:kern w:val="0"/>
          <w:sz w:val="24"/>
        </w:rPr>
        <w:t>出血、</w:t>
      </w:r>
      <w:r>
        <w:rPr>
          <w:rFonts w:eastAsiaTheme="minorEastAsia" w:hint="eastAsia"/>
          <w:bCs/>
          <w:kern w:val="0"/>
          <w:sz w:val="24"/>
        </w:rPr>
        <w:t>新发</w:t>
      </w:r>
      <w:r>
        <w:rPr>
          <w:rFonts w:eastAsiaTheme="minorEastAsia"/>
          <w:bCs/>
          <w:kern w:val="0"/>
          <w:sz w:val="24"/>
        </w:rPr>
        <w:t>症状性</w:t>
      </w:r>
      <w:r>
        <w:rPr>
          <w:rFonts w:eastAsiaTheme="minorEastAsia"/>
          <w:bCs/>
          <w:kern w:val="0"/>
          <w:sz w:val="24"/>
        </w:rPr>
        <w:t>PE</w:t>
      </w:r>
      <w:r>
        <w:rPr>
          <w:rFonts w:eastAsiaTheme="minorEastAsia"/>
          <w:bCs/>
          <w:kern w:val="0"/>
          <w:sz w:val="24"/>
        </w:rPr>
        <w:t>或靶静脉段再</w:t>
      </w:r>
      <w:r>
        <w:rPr>
          <w:rFonts w:eastAsiaTheme="minorEastAsia" w:hint="eastAsia"/>
          <w:bCs/>
          <w:kern w:val="0"/>
          <w:sz w:val="24"/>
        </w:rPr>
        <w:t>干预</w:t>
      </w:r>
      <w:r>
        <w:rPr>
          <w:rFonts w:eastAsiaTheme="minorEastAsia"/>
          <w:bCs/>
          <w:kern w:val="0"/>
          <w:sz w:val="24"/>
        </w:rPr>
        <w:t>。</w:t>
      </w:r>
    </w:p>
    <w:p w14:paraId="7BDCFCD1" w14:textId="77777777" w:rsidR="001C73AA" w:rsidRDefault="00000000">
      <w:pPr>
        <w:adjustRightInd w:val="0"/>
        <w:spacing w:line="360" w:lineRule="auto"/>
        <w:ind w:firstLineChars="200" w:firstLine="480"/>
        <w:jc w:val="left"/>
        <w:rPr>
          <w:rFonts w:eastAsiaTheme="minorEastAsia"/>
          <w:bCs/>
          <w:kern w:val="0"/>
          <w:sz w:val="24"/>
        </w:rPr>
      </w:pPr>
      <w:r>
        <w:rPr>
          <w:rFonts w:eastAsiaTheme="minorEastAsia" w:hint="eastAsia"/>
          <w:bCs/>
          <w:kern w:val="0"/>
          <w:sz w:val="24"/>
        </w:rPr>
        <w:t>全因死亡：任何原因导致的死亡；</w:t>
      </w:r>
    </w:p>
    <w:p w14:paraId="3BDB617C" w14:textId="77777777" w:rsidR="001C73AA" w:rsidRDefault="00000000">
      <w:pPr>
        <w:adjustRightInd w:val="0"/>
        <w:spacing w:line="360" w:lineRule="auto"/>
        <w:ind w:firstLineChars="200" w:firstLine="480"/>
        <w:jc w:val="left"/>
        <w:rPr>
          <w:rFonts w:eastAsiaTheme="minorEastAsia"/>
          <w:bCs/>
          <w:kern w:val="0"/>
          <w:sz w:val="24"/>
        </w:rPr>
      </w:pPr>
      <w:r>
        <w:rPr>
          <w:rFonts w:eastAsiaTheme="minorEastAsia" w:hint="eastAsia"/>
          <w:bCs/>
          <w:kern w:val="0"/>
          <w:sz w:val="24"/>
        </w:rPr>
        <w:t>严重出血：包括①致命出血，和</w:t>
      </w:r>
      <w:r>
        <w:rPr>
          <w:rFonts w:eastAsiaTheme="minorEastAsia" w:hint="eastAsia"/>
          <w:bCs/>
          <w:kern w:val="0"/>
          <w:sz w:val="24"/>
        </w:rPr>
        <w:t>/</w:t>
      </w:r>
      <w:r>
        <w:rPr>
          <w:rFonts w:eastAsiaTheme="minorEastAsia" w:hint="eastAsia"/>
          <w:bCs/>
          <w:kern w:val="0"/>
          <w:sz w:val="24"/>
        </w:rPr>
        <w:t>或②重要部位或器官出血的症状，例如颅内、椎管内、眼内、腹膜后、关节内、心包内、或肌内出血伴骨筋膜室综合征，和</w:t>
      </w:r>
      <w:r>
        <w:rPr>
          <w:rFonts w:eastAsiaTheme="minorEastAsia" w:hint="eastAsia"/>
          <w:bCs/>
          <w:kern w:val="0"/>
          <w:sz w:val="24"/>
        </w:rPr>
        <w:t>/</w:t>
      </w:r>
      <w:r>
        <w:rPr>
          <w:rFonts w:eastAsiaTheme="minorEastAsia" w:hint="eastAsia"/>
          <w:bCs/>
          <w:kern w:val="0"/>
          <w:sz w:val="24"/>
        </w:rPr>
        <w:t>或③出血导致血红蛋白水平下降至少</w:t>
      </w:r>
      <w:r>
        <w:rPr>
          <w:rFonts w:eastAsiaTheme="minorEastAsia" w:hint="eastAsia"/>
          <w:bCs/>
          <w:kern w:val="0"/>
          <w:sz w:val="24"/>
        </w:rPr>
        <w:t>20g/L(1.24 mmol/L)</w:t>
      </w:r>
      <w:r>
        <w:rPr>
          <w:rFonts w:eastAsiaTheme="minorEastAsia" w:hint="eastAsia"/>
          <w:bCs/>
          <w:kern w:val="0"/>
          <w:sz w:val="24"/>
        </w:rPr>
        <w:t>，或导致至少输注</w:t>
      </w:r>
      <w:r>
        <w:rPr>
          <w:rFonts w:eastAsiaTheme="minorEastAsia" w:hint="eastAsia"/>
          <w:bCs/>
          <w:kern w:val="0"/>
          <w:sz w:val="24"/>
        </w:rPr>
        <w:t>2</w:t>
      </w:r>
      <w:r>
        <w:rPr>
          <w:rFonts w:eastAsiaTheme="minorEastAsia" w:hint="eastAsia"/>
          <w:bCs/>
          <w:kern w:val="0"/>
          <w:sz w:val="24"/>
        </w:rPr>
        <w:t>个单位的全血或红细胞；</w:t>
      </w:r>
    </w:p>
    <w:p w14:paraId="795C69DE" w14:textId="77777777" w:rsidR="001C73AA" w:rsidRDefault="00000000">
      <w:pPr>
        <w:adjustRightInd w:val="0"/>
        <w:spacing w:line="360" w:lineRule="auto"/>
        <w:ind w:firstLineChars="200" w:firstLine="480"/>
        <w:jc w:val="left"/>
        <w:rPr>
          <w:rFonts w:eastAsiaTheme="minorEastAsia"/>
          <w:bCs/>
          <w:kern w:val="0"/>
          <w:sz w:val="24"/>
        </w:rPr>
      </w:pPr>
      <w:r>
        <w:rPr>
          <w:rFonts w:eastAsiaTheme="minorEastAsia" w:hint="eastAsia"/>
          <w:bCs/>
          <w:kern w:val="0"/>
          <w:sz w:val="24"/>
        </w:rPr>
        <w:lastRenderedPageBreak/>
        <w:t>新发症状性</w:t>
      </w:r>
      <w:r>
        <w:rPr>
          <w:rFonts w:eastAsiaTheme="minorEastAsia" w:hint="eastAsia"/>
          <w:bCs/>
          <w:kern w:val="0"/>
          <w:sz w:val="24"/>
        </w:rPr>
        <w:t>PE</w:t>
      </w:r>
      <w:r>
        <w:rPr>
          <w:rFonts w:eastAsiaTheme="minorEastAsia" w:hint="eastAsia"/>
          <w:bCs/>
          <w:kern w:val="0"/>
          <w:sz w:val="24"/>
        </w:rPr>
        <w:t>：指呼吸困难及气促、胸痛、晕厥、咳嗽、咯血、心悸、低血压和</w:t>
      </w:r>
      <w:r>
        <w:rPr>
          <w:rFonts w:eastAsiaTheme="minorEastAsia" w:hint="eastAsia"/>
          <w:bCs/>
          <w:kern w:val="0"/>
          <w:sz w:val="24"/>
        </w:rPr>
        <w:t>(</w:t>
      </w:r>
      <w:r>
        <w:rPr>
          <w:rFonts w:eastAsiaTheme="minorEastAsia" w:hint="eastAsia"/>
          <w:bCs/>
          <w:kern w:val="0"/>
          <w:sz w:val="24"/>
        </w:rPr>
        <w:t>或</w:t>
      </w:r>
      <w:r>
        <w:rPr>
          <w:rFonts w:eastAsiaTheme="minorEastAsia" w:hint="eastAsia"/>
          <w:bCs/>
          <w:kern w:val="0"/>
          <w:sz w:val="24"/>
        </w:rPr>
        <w:t xml:space="preserve"> )</w:t>
      </w:r>
      <w:r>
        <w:rPr>
          <w:rFonts w:eastAsiaTheme="minorEastAsia" w:hint="eastAsia"/>
          <w:bCs/>
          <w:kern w:val="0"/>
          <w:sz w:val="24"/>
        </w:rPr>
        <w:t>休克等临床症状和</w:t>
      </w:r>
      <w:r>
        <w:rPr>
          <w:rFonts w:eastAsiaTheme="minorEastAsia" w:hint="eastAsia"/>
          <w:bCs/>
          <w:kern w:val="0"/>
          <w:sz w:val="24"/>
        </w:rPr>
        <w:t>/</w:t>
      </w:r>
      <w:r>
        <w:rPr>
          <w:rFonts w:eastAsiaTheme="minorEastAsia" w:hint="eastAsia"/>
          <w:bCs/>
          <w:kern w:val="0"/>
          <w:sz w:val="24"/>
        </w:rPr>
        <w:t>或体征，且在胸部增强</w:t>
      </w:r>
      <w:r>
        <w:rPr>
          <w:rFonts w:eastAsiaTheme="minorEastAsia" w:hint="eastAsia"/>
          <w:bCs/>
          <w:kern w:val="0"/>
          <w:sz w:val="24"/>
        </w:rPr>
        <w:t>CT</w:t>
      </w:r>
      <w:r>
        <w:rPr>
          <w:rFonts w:eastAsiaTheme="minorEastAsia" w:hint="eastAsia"/>
          <w:bCs/>
          <w:kern w:val="0"/>
          <w:sz w:val="24"/>
        </w:rPr>
        <w:t>、肺通气灌注扫描或肺血管造影等影像检查证实新发的肺栓塞；</w:t>
      </w:r>
    </w:p>
    <w:p w14:paraId="7AE65303" w14:textId="77777777" w:rsidR="001C73AA" w:rsidRDefault="00000000">
      <w:pPr>
        <w:pStyle w:val="05220"/>
        <w:spacing w:line="360" w:lineRule="auto"/>
        <w:ind w:firstLineChars="236" w:firstLine="566"/>
      </w:pPr>
      <w:r>
        <w:rPr>
          <w:rFonts w:eastAsiaTheme="minorEastAsia" w:hint="eastAsia"/>
          <w:bCs/>
          <w:kern w:val="0"/>
          <w:sz w:val="24"/>
        </w:rPr>
        <w:t>靶静脉段再干预：指靶静脉段的再次介入手术干预治疗。</w:t>
      </w:r>
    </w:p>
    <w:p w14:paraId="4B13D09B" w14:textId="77777777" w:rsidR="001C73AA" w:rsidRDefault="00000000">
      <w:pPr>
        <w:adjustRightInd w:val="0"/>
        <w:spacing w:line="360" w:lineRule="auto"/>
        <w:ind w:firstLineChars="182" w:firstLine="437"/>
        <w:jc w:val="left"/>
        <w:rPr>
          <w:rFonts w:eastAsiaTheme="minorEastAsia"/>
          <w:bCs/>
          <w:kern w:val="0"/>
          <w:sz w:val="24"/>
        </w:rPr>
      </w:pPr>
      <w:r>
        <w:rPr>
          <w:rFonts w:eastAsiaTheme="minorEastAsia" w:hint="eastAsia"/>
          <w:bCs/>
          <w:kern w:val="0"/>
          <w:sz w:val="24"/>
        </w:rPr>
        <w:t>评价时间：治疗期（</w:t>
      </w:r>
      <w:r>
        <w:rPr>
          <w:rFonts w:eastAsiaTheme="minorEastAsia" w:hint="eastAsia"/>
          <w:bCs/>
          <w:kern w:val="0"/>
          <w:sz w:val="24"/>
        </w:rPr>
        <w:t>0-7</w:t>
      </w:r>
      <w:r>
        <w:rPr>
          <w:rFonts w:eastAsiaTheme="minorEastAsia" w:hint="eastAsia"/>
          <w:bCs/>
          <w:kern w:val="0"/>
          <w:sz w:val="24"/>
        </w:rPr>
        <w:t>天）、出院前（</w:t>
      </w:r>
      <w:r>
        <w:rPr>
          <w:rFonts w:eastAsiaTheme="minorEastAsia" w:hint="eastAsia"/>
          <w:bCs/>
          <w:kern w:val="0"/>
          <w:sz w:val="24"/>
        </w:rPr>
        <w:t>1~10</w:t>
      </w:r>
      <w:r>
        <w:rPr>
          <w:rFonts w:eastAsiaTheme="minorEastAsia" w:hint="eastAsia"/>
          <w:bCs/>
          <w:kern w:val="0"/>
          <w:sz w:val="24"/>
        </w:rPr>
        <w:t>天）、术后</w:t>
      </w:r>
      <w:r>
        <w:rPr>
          <w:rFonts w:eastAsiaTheme="minorEastAsia" w:hint="eastAsia"/>
          <w:bCs/>
          <w:kern w:val="0"/>
          <w:sz w:val="24"/>
        </w:rPr>
        <w:t>1</w:t>
      </w:r>
      <w:r>
        <w:rPr>
          <w:rFonts w:eastAsiaTheme="minorEastAsia" w:hint="eastAsia"/>
          <w:bCs/>
          <w:kern w:val="0"/>
          <w:sz w:val="24"/>
        </w:rPr>
        <w:t>个月（±</w:t>
      </w:r>
      <w:r>
        <w:rPr>
          <w:rFonts w:eastAsiaTheme="minorEastAsia" w:hint="eastAsia"/>
          <w:bCs/>
          <w:kern w:val="0"/>
          <w:sz w:val="24"/>
        </w:rPr>
        <w:t>7</w:t>
      </w:r>
      <w:r>
        <w:rPr>
          <w:rFonts w:eastAsiaTheme="minorEastAsia" w:hint="eastAsia"/>
          <w:bCs/>
          <w:kern w:val="0"/>
          <w:sz w:val="24"/>
        </w:rPr>
        <w:t>天）</w:t>
      </w:r>
    </w:p>
    <w:p w14:paraId="59C8837B" w14:textId="77777777" w:rsidR="001C73AA" w:rsidRPr="00267D7A" w:rsidRDefault="00000000">
      <w:pPr>
        <w:numPr>
          <w:ilvl w:val="0"/>
          <w:numId w:val="34"/>
        </w:numPr>
        <w:adjustRightInd w:val="0"/>
        <w:spacing w:line="360" w:lineRule="auto"/>
        <w:jc w:val="left"/>
        <w:rPr>
          <w:rFonts w:eastAsiaTheme="minorEastAsia"/>
          <w:bCs/>
          <w:kern w:val="0"/>
          <w:sz w:val="24"/>
          <w:highlight w:val="yellow"/>
        </w:rPr>
      </w:pPr>
      <w:r w:rsidRPr="00267D7A">
        <w:rPr>
          <w:rFonts w:eastAsiaTheme="minorEastAsia" w:hint="eastAsia"/>
          <w:bCs/>
          <w:kern w:val="0"/>
          <w:sz w:val="24"/>
          <w:highlight w:val="yellow"/>
        </w:rPr>
        <w:t>住院期间严重出血事件的发生情况</w:t>
      </w:r>
    </w:p>
    <w:p w14:paraId="7BF70880" w14:textId="77777777" w:rsidR="001C73AA" w:rsidRDefault="00000000">
      <w:pPr>
        <w:adjustRightInd w:val="0"/>
        <w:spacing w:line="360" w:lineRule="auto"/>
        <w:ind w:firstLineChars="182" w:firstLine="437"/>
        <w:jc w:val="left"/>
        <w:rPr>
          <w:rFonts w:eastAsiaTheme="minorEastAsia"/>
          <w:bCs/>
          <w:kern w:val="0"/>
          <w:sz w:val="24"/>
        </w:rPr>
      </w:pPr>
      <w:r>
        <w:rPr>
          <w:rFonts w:eastAsiaTheme="minorEastAsia" w:hint="eastAsia"/>
          <w:bCs/>
          <w:kern w:val="0"/>
          <w:sz w:val="24"/>
        </w:rPr>
        <w:t>定义说明：使用试验器械至出院期间的出血事件，包括严重出血和轻微出血。</w:t>
      </w:r>
    </w:p>
    <w:p w14:paraId="682C814F" w14:textId="77777777" w:rsidR="001C73AA" w:rsidRDefault="00000000">
      <w:pPr>
        <w:adjustRightInd w:val="0"/>
        <w:spacing w:line="360" w:lineRule="auto"/>
        <w:ind w:firstLineChars="182" w:firstLine="437"/>
        <w:jc w:val="left"/>
        <w:rPr>
          <w:rFonts w:eastAsiaTheme="minorEastAsia"/>
          <w:bCs/>
          <w:kern w:val="0"/>
          <w:sz w:val="24"/>
        </w:rPr>
      </w:pPr>
      <w:r>
        <w:rPr>
          <w:rFonts w:eastAsiaTheme="minorEastAsia" w:hint="eastAsia"/>
          <w:bCs/>
          <w:kern w:val="0"/>
          <w:sz w:val="24"/>
        </w:rPr>
        <w:t>严重出血：包括①致命出血，和</w:t>
      </w:r>
      <w:r>
        <w:rPr>
          <w:rFonts w:eastAsiaTheme="minorEastAsia" w:hint="eastAsia"/>
          <w:bCs/>
          <w:kern w:val="0"/>
          <w:sz w:val="24"/>
        </w:rPr>
        <w:t>/</w:t>
      </w:r>
      <w:r>
        <w:rPr>
          <w:rFonts w:eastAsiaTheme="minorEastAsia" w:hint="eastAsia"/>
          <w:bCs/>
          <w:kern w:val="0"/>
          <w:sz w:val="24"/>
        </w:rPr>
        <w:t>或②重要部位或器官出血的症状，例如颅内、椎管内、腹膜后、关节内、心包内</w:t>
      </w:r>
      <w:r>
        <w:rPr>
          <w:rFonts w:eastAsiaTheme="minorEastAsia" w:hint="eastAsia"/>
          <w:bCs/>
          <w:sz w:val="24"/>
        </w:rPr>
        <w:t>、</w:t>
      </w:r>
      <w:r>
        <w:rPr>
          <w:rFonts w:eastAsiaTheme="minorEastAsia" w:hint="eastAsia"/>
          <w:bCs/>
          <w:kern w:val="0"/>
          <w:sz w:val="24"/>
        </w:rPr>
        <w:t>或肌内出血伴骨筋膜室综合征，和</w:t>
      </w:r>
      <w:r>
        <w:rPr>
          <w:rFonts w:eastAsiaTheme="minorEastAsia" w:hint="eastAsia"/>
          <w:bCs/>
          <w:kern w:val="0"/>
          <w:sz w:val="24"/>
        </w:rPr>
        <w:t>/</w:t>
      </w:r>
      <w:r>
        <w:rPr>
          <w:rFonts w:eastAsiaTheme="minorEastAsia" w:hint="eastAsia"/>
          <w:bCs/>
          <w:kern w:val="0"/>
          <w:sz w:val="24"/>
        </w:rPr>
        <w:t>或③出血导致血红蛋白水平下降至少</w:t>
      </w:r>
      <w:r>
        <w:rPr>
          <w:rFonts w:eastAsiaTheme="minorEastAsia" w:hint="eastAsia"/>
          <w:bCs/>
          <w:kern w:val="0"/>
          <w:sz w:val="24"/>
        </w:rPr>
        <w:t>20g/L(1.24 mmol/L)</w:t>
      </w:r>
      <w:r>
        <w:rPr>
          <w:rFonts w:eastAsiaTheme="minorEastAsia" w:hint="eastAsia"/>
          <w:bCs/>
          <w:kern w:val="0"/>
          <w:sz w:val="24"/>
        </w:rPr>
        <w:t>，或导致至少输</w:t>
      </w:r>
      <w:r>
        <w:rPr>
          <w:rFonts w:eastAsiaTheme="minorEastAsia" w:hint="eastAsia"/>
          <w:bCs/>
          <w:sz w:val="24"/>
        </w:rPr>
        <w:t>注</w:t>
      </w:r>
      <w:r>
        <w:rPr>
          <w:rFonts w:eastAsiaTheme="minorEastAsia" w:hint="eastAsia"/>
          <w:bCs/>
          <w:kern w:val="0"/>
          <w:sz w:val="24"/>
        </w:rPr>
        <w:t>2</w:t>
      </w:r>
      <w:r>
        <w:rPr>
          <w:rFonts w:eastAsiaTheme="minorEastAsia" w:hint="eastAsia"/>
          <w:bCs/>
          <w:kern w:val="0"/>
          <w:sz w:val="24"/>
        </w:rPr>
        <w:t>个单位的全血或红细胞。</w:t>
      </w:r>
    </w:p>
    <w:p w14:paraId="7FD25937" w14:textId="77777777" w:rsidR="001C73AA" w:rsidRDefault="00000000">
      <w:pPr>
        <w:adjustRightInd w:val="0"/>
        <w:spacing w:line="360" w:lineRule="auto"/>
        <w:ind w:firstLineChars="182" w:firstLine="437"/>
        <w:jc w:val="left"/>
        <w:rPr>
          <w:rFonts w:eastAsiaTheme="minorEastAsia"/>
          <w:bCs/>
          <w:kern w:val="0"/>
          <w:sz w:val="24"/>
        </w:rPr>
      </w:pPr>
      <w:r>
        <w:rPr>
          <w:rFonts w:eastAsiaTheme="minorEastAsia" w:hint="eastAsia"/>
          <w:bCs/>
          <w:kern w:val="0"/>
          <w:sz w:val="24"/>
        </w:rPr>
        <w:t>评价时间：治疗期、出院前</w:t>
      </w:r>
    </w:p>
    <w:p w14:paraId="69192016" w14:textId="77777777" w:rsidR="001C73AA" w:rsidRPr="00267D7A" w:rsidRDefault="00000000">
      <w:pPr>
        <w:numPr>
          <w:ilvl w:val="0"/>
          <w:numId w:val="34"/>
        </w:numPr>
        <w:adjustRightInd w:val="0"/>
        <w:spacing w:line="360" w:lineRule="auto"/>
        <w:jc w:val="left"/>
        <w:rPr>
          <w:rFonts w:eastAsiaTheme="minorEastAsia"/>
          <w:bCs/>
          <w:kern w:val="0"/>
          <w:sz w:val="24"/>
          <w:highlight w:val="yellow"/>
        </w:rPr>
      </w:pPr>
      <w:r w:rsidRPr="00267D7A">
        <w:rPr>
          <w:rFonts w:eastAsiaTheme="minorEastAsia" w:hint="eastAsia"/>
          <w:bCs/>
          <w:kern w:val="0"/>
          <w:sz w:val="24"/>
          <w:highlight w:val="yellow"/>
        </w:rPr>
        <w:t>研究期间的全因死亡率</w:t>
      </w:r>
    </w:p>
    <w:p w14:paraId="0A81A95E" w14:textId="77777777" w:rsidR="001C73AA" w:rsidRDefault="00000000">
      <w:pPr>
        <w:adjustRightInd w:val="0"/>
        <w:spacing w:line="360" w:lineRule="auto"/>
        <w:ind w:firstLineChars="182" w:firstLine="437"/>
        <w:jc w:val="left"/>
        <w:rPr>
          <w:rFonts w:eastAsiaTheme="minorEastAsia"/>
          <w:bCs/>
          <w:kern w:val="0"/>
          <w:sz w:val="24"/>
        </w:rPr>
      </w:pPr>
      <w:r>
        <w:rPr>
          <w:rFonts w:eastAsiaTheme="minorEastAsia" w:hint="eastAsia"/>
          <w:bCs/>
          <w:kern w:val="0"/>
          <w:sz w:val="24"/>
        </w:rPr>
        <w:t>全因死亡定义：任何原因导致的死亡；</w:t>
      </w:r>
    </w:p>
    <w:p w14:paraId="790492D9" w14:textId="77777777" w:rsidR="001C73AA" w:rsidRDefault="00000000">
      <w:pPr>
        <w:adjustRightInd w:val="0"/>
        <w:spacing w:line="360" w:lineRule="auto"/>
        <w:ind w:firstLineChars="182" w:firstLine="437"/>
        <w:jc w:val="left"/>
        <w:rPr>
          <w:rFonts w:eastAsiaTheme="minorEastAsia"/>
          <w:bCs/>
          <w:kern w:val="0"/>
          <w:sz w:val="24"/>
        </w:rPr>
      </w:pPr>
      <w:r>
        <w:rPr>
          <w:rFonts w:eastAsiaTheme="minorEastAsia" w:hint="eastAsia"/>
          <w:bCs/>
          <w:kern w:val="0"/>
          <w:sz w:val="24"/>
        </w:rPr>
        <w:t>评价时间：术后</w:t>
      </w:r>
      <w:r>
        <w:rPr>
          <w:rFonts w:eastAsiaTheme="minorEastAsia" w:hint="eastAsia"/>
          <w:bCs/>
          <w:kern w:val="0"/>
          <w:sz w:val="24"/>
        </w:rPr>
        <w:t>1</w:t>
      </w:r>
      <w:r>
        <w:rPr>
          <w:rFonts w:eastAsiaTheme="minorEastAsia" w:hint="eastAsia"/>
          <w:bCs/>
          <w:kern w:val="0"/>
          <w:sz w:val="24"/>
        </w:rPr>
        <w:t>个月、术后</w:t>
      </w:r>
      <w:r>
        <w:rPr>
          <w:rFonts w:eastAsiaTheme="minorEastAsia" w:hint="eastAsia"/>
          <w:bCs/>
          <w:kern w:val="0"/>
          <w:sz w:val="24"/>
        </w:rPr>
        <w:t>3</w:t>
      </w:r>
      <w:r>
        <w:rPr>
          <w:rFonts w:eastAsiaTheme="minorEastAsia" w:hint="eastAsia"/>
          <w:bCs/>
          <w:kern w:val="0"/>
          <w:sz w:val="24"/>
        </w:rPr>
        <w:t>个月、术后</w:t>
      </w:r>
      <w:r>
        <w:rPr>
          <w:rFonts w:eastAsiaTheme="minorEastAsia" w:hint="eastAsia"/>
          <w:bCs/>
          <w:kern w:val="0"/>
          <w:sz w:val="24"/>
        </w:rPr>
        <w:t>6</w:t>
      </w:r>
      <w:r>
        <w:rPr>
          <w:rFonts w:eastAsiaTheme="minorEastAsia" w:hint="eastAsia"/>
          <w:bCs/>
          <w:kern w:val="0"/>
          <w:sz w:val="24"/>
        </w:rPr>
        <w:t>个月。</w:t>
      </w:r>
    </w:p>
    <w:p w14:paraId="4BF04845" w14:textId="77777777" w:rsidR="001C73AA" w:rsidRDefault="00000000">
      <w:pPr>
        <w:numPr>
          <w:ilvl w:val="0"/>
          <w:numId w:val="34"/>
        </w:numPr>
        <w:adjustRightInd w:val="0"/>
        <w:spacing w:line="360" w:lineRule="auto"/>
        <w:jc w:val="left"/>
        <w:rPr>
          <w:rFonts w:eastAsiaTheme="minorEastAsia"/>
          <w:bCs/>
          <w:kern w:val="0"/>
          <w:sz w:val="24"/>
        </w:rPr>
      </w:pPr>
      <w:r w:rsidRPr="00267D7A">
        <w:rPr>
          <w:rFonts w:eastAsiaTheme="minorEastAsia"/>
          <w:bCs/>
          <w:kern w:val="0"/>
          <w:sz w:val="24"/>
          <w:highlight w:val="yellow"/>
        </w:rPr>
        <w:t>研究期间与试验器械相关不良事件及严重不良事件发生情况</w:t>
      </w:r>
    </w:p>
    <w:p w14:paraId="687622BA" w14:textId="77777777" w:rsidR="001C73AA" w:rsidRDefault="00000000">
      <w:pPr>
        <w:tabs>
          <w:tab w:val="left" w:pos="420"/>
        </w:tabs>
        <w:spacing w:line="360" w:lineRule="auto"/>
        <w:ind w:firstLineChars="200" w:firstLine="480"/>
        <w:rPr>
          <w:kern w:val="0"/>
          <w:sz w:val="24"/>
          <w:szCs w:val="23"/>
        </w:rPr>
      </w:pPr>
      <w:r>
        <w:rPr>
          <w:kern w:val="0"/>
          <w:sz w:val="24"/>
          <w:szCs w:val="23"/>
        </w:rPr>
        <w:t>不良事件并不一定与试验产品有因果关系，但因为任何医疗器械在临床应用过程中、都可能因为当时的科技水平的制约、实验条件的限制等因素，存在一些不可预见的缺陷。因此试验期间所有不良事件均需记录</w:t>
      </w:r>
      <w:r>
        <w:rPr>
          <w:rFonts w:hint="eastAsia"/>
          <w:kern w:val="0"/>
          <w:sz w:val="24"/>
          <w:szCs w:val="23"/>
        </w:rPr>
        <w:t>。</w:t>
      </w:r>
    </w:p>
    <w:p w14:paraId="13F43DB4" w14:textId="77777777" w:rsidR="001C73AA" w:rsidRDefault="00000000">
      <w:pPr>
        <w:tabs>
          <w:tab w:val="left" w:pos="420"/>
        </w:tabs>
        <w:spacing w:line="360" w:lineRule="auto"/>
        <w:ind w:firstLineChars="200" w:firstLine="480"/>
        <w:rPr>
          <w:kern w:val="0"/>
          <w:sz w:val="24"/>
          <w:szCs w:val="23"/>
        </w:rPr>
      </w:pPr>
      <w:r>
        <w:rPr>
          <w:rFonts w:hint="eastAsia"/>
          <w:color w:val="000000" w:themeColor="text1"/>
          <w:sz w:val="24"/>
          <w:szCs w:val="32"/>
        </w:rPr>
        <w:t>评价时间：</w:t>
      </w:r>
      <w:r>
        <w:rPr>
          <w:rFonts w:hint="eastAsia"/>
          <w:bCs/>
          <w:color w:val="000000" w:themeColor="text1"/>
          <w:sz w:val="24"/>
          <w:szCs w:val="32"/>
        </w:rPr>
        <w:t>治疗期、出院前、术后</w:t>
      </w:r>
      <w:r>
        <w:rPr>
          <w:rFonts w:hint="eastAsia"/>
          <w:bCs/>
          <w:color w:val="000000" w:themeColor="text1"/>
          <w:sz w:val="24"/>
          <w:szCs w:val="32"/>
        </w:rPr>
        <w:t>1</w:t>
      </w:r>
      <w:r>
        <w:rPr>
          <w:rFonts w:hint="eastAsia"/>
          <w:bCs/>
          <w:color w:val="000000" w:themeColor="text1"/>
          <w:sz w:val="24"/>
          <w:szCs w:val="32"/>
        </w:rPr>
        <w:t>个月、术后</w:t>
      </w:r>
      <w:r>
        <w:rPr>
          <w:rFonts w:hint="eastAsia"/>
          <w:bCs/>
          <w:color w:val="000000" w:themeColor="text1"/>
          <w:sz w:val="24"/>
          <w:szCs w:val="32"/>
        </w:rPr>
        <w:t>3</w:t>
      </w:r>
      <w:r>
        <w:rPr>
          <w:rFonts w:hint="eastAsia"/>
          <w:bCs/>
          <w:color w:val="000000" w:themeColor="text1"/>
          <w:sz w:val="24"/>
          <w:szCs w:val="32"/>
        </w:rPr>
        <w:t>个月、术后</w:t>
      </w:r>
      <w:r>
        <w:rPr>
          <w:rFonts w:hint="eastAsia"/>
          <w:bCs/>
          <w:color w:val="000000" w:themeColor="text1"/>
          <w:sz w:val="24"/>
          <w:szCs w:val="32"/>
        </w:rPr>
        <w:t>6</w:t>
      </w:r>
      <w:r>
        <w:rPr>
          <w:rFonts w:hint="eastAsia"/>
          <w:bCs/>
          <w:color w:val="000000" w:themeColor="text1"/>
          <w:sz w:val="24"/>
          <w:szCs w:val="32"/>
        </w:rPr>
        <w:t>个月。</w:t>
      </w:r>
    </w:p>
    <w:p w14:paraId="26090385" w14:textId="77777777" w:rsidR="001C73AA" w:rsidRPr="00267D7A" w:rsidRDefault="00000000">
      <w:pPr>
        <w:numPr>
          <w:ilvl w:val="0"/>
          <w:numId w:val="34"/>
        </w:numPr>
        <w:adjustRightInd w:val="0"/>
        <w:spacing w:line="360" w:lineRule="auto"/>
        <w:jc w:val="left"/>
        <w:rPr>
          <w:rFonts w:eastAsiaTheme="minorEastAsia"/>
          <w:bCs/>
          <w:kern w:val="0"/>
          <w:sz w:val="24"/>
          <w:highlight w:val="yellow"/>
        </w:rPr>
      </w:pPr>
      <w:r w:rsidRPr="00267D7A">
        <w:rPr>
          <w:rFonts w:eastAsiaTheme="minorEastAsia"/>
          <w:bCs/>
          <w:kern w:val="0"/>
          <w:sz w:val="24"/>
          <w:highlight w:val="yellow"/>
          <w:lang w:bidi="ar"/>
        </w:rPr>
        <w:t>研究期间总不良事件和严重不良事件发生率</w:t>
      </w:r>
    </w:p>
    <w:p w14:paraId="4F028402" w14:textId="77777777" w:rsidR="001C73AA" w:rsidRDefault="00000000">
      <w:pPr>
        <w:pStyle w:val="05220"/>
        <w:spacing w:line="360" w:lineRule="auto"/>
        <w:ind w:firstLine="420"/>
        <w:rPr>
          <w:rFonts w:eastAsia="宋体" w:cs="Times New Roman"/>
          <w:kern w:val="0"/>
          <w:sz w:val="24"/>
          <w:szCs w:val="23"/>
        </w:rPr>
      </w:pPr>
      <w:r>
        <w:rPr>
          <w:rFonts w:eastAsia="宋体" w:cs="Times New Roman" w:hint="eastAsia"/>
          <w:kern w:val="0"/>
          <w:sz w:val="24"/>
          <w:szCs w:val="23"/>
        </w:rPr>
        <w:t>评价方式：通过电话</w:t>
      </w:r>
      <w:r>
        <w:rPr>
          <w:rFonts w:eastAsia="宋体" w:cs="Times New Roman" w:hint="eastAsia"/>
          <w:kern w:val="0"/>
          <w:sz w:val="24"/>
          <w:szCs w:val="23"/>
        </w:rPr>
        <w:t>/</w:t>
      </w:r>
      <w:r>
        <w:rPr>
          <w:rFonts w:eastAsia="宋体" w:cs="Times New Roman" w:hint="eastAsia"/>
          <w:kern w:val="0"/>
          <w:sz w:val="24"/>
          <w:szCs w:val="23"/>
        </w:rPr>
        <w:t>临床随访询问并记录患者自签署知情同意书至研究结束期间的所有</w:t>
      </w:r>
      <w:r>
        <w:rPr>
          <w:rFonts w:eastAsia="宋体" w:cs="Times New Roman" w:hint="eastAsia"/>
          <w:kern w:val="0"/>
          <w:sz w:val="24"/>
          <w:szCs w:val="23"/>
        </w:rPr>
        <w:t>AE/SAE</w:t>
      </w:r>
      <w:r>
        <w:rPr>
          <w:rFonts w:eastAsia="宋体" w:cs="Times New Roman" w:hint="eastAsia"/>
          <w:kern w:val="0"/>
          <w:sz w:val="24"/>
          <w:szCs w:val="23"/>
        </w:rPr>
        <w:t>。</w:t>
      </w:r>
    </w:p>
    <w:p w14:paraId="5F80CD3D" w14:textId="77777777" w:rsidR="001C73AA" w:rsidRDefault="00000000">
      <w:pPr>
        <w:tabs>
          <w:tab w:val="left" w:pos="420"/>
        </w:tabs>
        <w:spacing w:line="360" w:lineRule="auto"/>
        <w:ind w:firstLineChars="200" w:firstLine="480"/>
        <w:rPr>
          <w:kern w:val="0"/>
          <w:sz w:val="24"/>
          <w:szCs w:val="23"/>
        </w:rPr>
      </w:pPr>
      <w:r>
        <w:rPr>
          <w:kern w:val="0"/>
          <w:sz w:val="24"/>
          <w:szCs w:val="23"/>
        </w:rPr>
        <w:t>所有不良事件都应当追踪，直至妥善解决，如受试者参加的试验结束，结束前需完成本例受试者的最终报告。</w:t>
      </w:r>
    </w:p>
    <w:p w14:paraId="508B2ED6" w14:textId="77777777" w:rsidR="001C73AA" w:rsidRDefault="00000000">
      <w:pPr>
        <w:tabs>
          <w:tab w:val="left" w:pos="420"/>
        </w:tabs>
        <w:spacing w:line="360" w:lineRule="auto"/>
        <w:ind w:firstLineChars="200" w:firstLine="480"/>
        <w:rPr>
          <w:kern w:val="0"/>
          <w:sz w:val="24"/>
          <w:szCs w:val="23"/>
        </w:rPr>
      </w:pPr>
      <w:r>
        <w:rPr>
          <w:kern w:val="0"/>
          <w:sz w:val="24"/>
          <w:szCs w:val="23"/>
        </w:rPr>
        <w:t>对于严重不良事件，即使受试者所参与的试验已结束，也应当进行追踪，直至问题解决、或研究者判断</w:t>
      </w:r>
      <w:r>
        <w:rPr>
          <w:kern w:val="0"/>
          <w:sz w:val="24"/>
          <w:szCs w:val="23"/>
        </w:rPr>
        <w:t>“</w:t>
      </w:r>
      <w:r>
        <w:rPr>
          <w:kern w:val="0"/>
          <w:sz w:val="24"/>
          <w:szCs w:val="23"/>
        </w:rPr>
        <w:t>已成慢性</w:t>
      </w:r>
      <w:r>
        <w:rPr>
          <w:kern w:val="0"/>
          <w:sz w:val="24"/>
          <w:szCs w:val="23"/>
        </w:rPr>
        <w:t>”</w:t>
      </w:r>
      <w:r>
        <w:rPr>
          <w:kern w:val="0"/>
          <w:sz w:val="24"/>
          <w:szCs w:val="23"/>
        </w:rPr>
        <w:t>或</w:t>
      </w:r>
      <w:r>
        <w:rPr>
          <w:kern w:val="0"/>
          <w:sz w:val="24"/>
          <w:szCs w:val="23"/>
        </w:rPr>
        <w:t>“</w:t>
      </w:r>
      <w:r>
        <w:rPr>
          <w:kern w:val="0"/>
          <w:sz w:val="24"/>
          <w:szCs w:val="23"/>
        </w:rPr>
        <w:t>已稳定</w:t>
      </w:r>
      <w:r>
        <w:rPr>
          <w:kern w:val="0"/>
          <w:sz w:val="24"/>
          <w:szCs w:val="23"/>
        </w:rPr>
        <w:t>”</w:t>
      </w:r>
      <w:r>
        <w:rPr>
          <w:kern w:val="0"/>
          <w:sz w:val="24"/>
          <w:szCs w:val="23"/>
        </w:rPr>
        <w:t>。这些不良事件的解决应被记录在</w:t>
      </w:r>
      <w:r>
        <w:rPr>
          <w:kern w:val="0"/>
          <w:sz w:val="24"/>
          <w:szCs w:val="23"/>
        </w:rPr>
        <w:t>eCRF</w:t>
      </w:r>
      <w:r>
        <w:rPr>
          <w:kern w:val="0"/>
          <w:sz w:val="24"/>
          <w:szCs w:val="23"/>
        </w:rPr>
        <w:t>的相应部分。</w:t>
      </w:r>
    </w:p>
    <w:p w14:paraId="698C5B12" w14:textId="77777777" w:rsidR="001C73AA" w:rsidRDefault="00000000">
      <w:pPr>
        <w:pStyle w:val="05220"/>
        <w:spacing w:line="360" w:lineRule="auto"/>
        <w:ind w:firstLine="480"/>
        <w:rPr>
          <w:ins w:id="578" w:author="Jing wang" w:date="2026-05-27T17:00:00Z" w16du:dateUtc="2026-05-27T09:00:00Z"/>
          <w:rFonts w:eastAsia="宋体" w:cs="Times New Roman"/>
          <w:kern w:val="0"/>
          <w:sz w:val="24"/>
          <w:szCs w:val="23"/>
        </w:rPr>
      </w:pPr>
      <w:bookmarkStart w:id="579" w:name="OLE_LINK26"/>
      <w:r>
        <w:rPr>
          <w:rFonts w:eastAsia="宋体" w:cs="Times New Roman" w:hint="eastAsia"/>
          <w:kern w:val="0"/>
          <w:sz w:val="24"/>
          <w:szCs w:val="23"/>
        </w:rPr>
        <w:t>评价时间：</w:t>
      </w:r>
      <w:bookmarkEnd w:id="579"/>
      <w:r>
        <w:rPr>
          <w:rFonts w:eastAsia="宋体" w:cs="Times New Roman" w:hint="eastAsia"/>
          <w:kern w:val="0"/>
          <w:sz w:val="24"/>
          <w:szCs w:val="23"/>
        </w:rPr>
        <w:t>治疗期、出院前、术后</w:t>
      </w:r>
      <w:r>
        <w:rPr>
          <w:rFonts w:eastAsia="宋体" w:cs="Times New Roman" w:hint="eastAsia"/>
          <w:kern w:val="0"/>
          <w:sz w:val="24"/>
          <w:szCs w:val="23"/>
        </w:rPr>
        <w:t>1</w:t>
      </w:r>
      <w:r>
        <w:rPr>
          <w:rFonts w:eastAsia="宋体" w:cs="Times New Roman" w:hint="eastAsia"/>
          <w:kern w:val="0"/>
          <w:sz w:val="24"/>
          <w:szCs w:val="23"/>
        </w:rPr>
        <w:t>个月、术后</w:t>
      </w:r>
      <w:r>
        <w:rPr>
          <w:rFonts w:eastAsia="宋体" w:cs="Times New Roman" w:hint="eastAsia"/>
          <w:kern w:val="0"/>
          <w:sz w:val="24"/>
          <w:szCs w:val="23"/>
        </w:rPr>
        <w:t>3</w:t>
      </w:r>
      <w:r>
        <w:rPr>
          <w:rFonts w:eastAsia="宋体" w:cs="Times New Roman" w:hint="eastAsia"/>
          <w:kern w:val="0"/>
          <w:sz w:val="24"/>
          <w:szCs w:val="23"/>
        </w:rPr>
        <w:t>个月、术后</w:t>
      </w:r>
      <w:r>
        <w:rPr>
          <w:rFonts w:eastAsia="宋体" w:cs="Times New Roman" w:hint="eastAsia"/>
          <w:kern w:val="0"/>
          <w:sz w:val="24"/>
          <w:szCs w:val="23"/>
        </w:rPr>
        <w:t>6</w:t>
      </w:r>
      <w:r>
        <w:rPr>
          <w:rFonts w:eastAsia="宋体" w:cs="Times New Roman" w:hint="eastAsia"/>
          <w:kern w:val="0"/>
          <w:sz w:val="24"/>
          <w:szCs w:val="23"/>
        </w:rPr>
        <w:t>个月。</w:t>
      </w:r>
    </w:p>
    <w:p w14:paraId="2B563633" w14:textId="5C00FEA7" w:rsidR="00D71BD9" w:rsidRPr="00015DE7" w:rsidRDefault="00D71BD9" w:rsidP="00D71BD9">
      <w:pPr>
        <w:pStyle w:val="05220"/>
        <w:spacing w:line="360" w:lineRule="auto"/>
        <w:rPr>
          <w:ins w:id="580" w:author="Jing wang" w:date="2026-05-27T17:01:00Z" w16du:dateUtc="2026-05-27T09:01:00Z"/>
          <w:rFonts w:eastAsia="宋体" w:cs="Times New Roman"/>
          <w:b/>
          <w:bCs/>
          <w:kern w:val="0"/>
          <w:sz w:val="24"/>
          <w:szCs w:val="23"/>
          <w:highlight w:val="yellow"/>
          <w:rPrChange w:id="581" w:author="Jing wang" w:date="2026-05-27T17:21:00Z" w16du:dateUtc="2026-05-27T09:21:00Z">
            <w:rPr>
              <w:ins w:id="582" w:author="Jing wang" w:date="2026-05-27T17:01:00Z" w16du:dateUtc="2026-05-27T09:01:00Z"/>
              <w:rFonts w:eastAsia="宋体" w:cs="Times New Roman"/>
              <w:b/>
              <w:bCs/>
              <w:kern w:val="0"/>
              <w:sz w:val="24"/>
              <w:szCs w:val="23"/>
            </w:rPr>
          </w:rPrChange>
        </w:rPr>
      </w:pPr>
      <w:bookmarkStart w:id="583" w:name="OLE_LINK37"/>
      <w:ins w:id="584" w:author="Jing wang" w:date="2026-05-27T17:00:00Z" w16du:dateUtc="2026-05-27T09:00:00Z">
        <w:r>
          <w:rPr>
            <w:rFonts w:eastAsia="宋体" w:cs="Times New Roman" w:hint="eastAsia"/>
            <w:kern w:val="0"/>
            <w:sz w:val="24"/>
            <w:szCs w:val="23"/>
          </w:rPr>
          <w:t>（</w:t>
        </w:r>
        <w:r>
          <w:rPr>
            <w:rFonts w:eastAsia="宋体" w:cs="Times New Roman" w:hint="eastAsia"/>
            <w:kern w:val="0"/>
            <w:sz w:val="24"/>
            <w:szCs w:val="23"/>
          </w:rPr>
          <w:t>6</w:t>
        </w:r>
        <w:r>
          <w:rPr>
            <w:rFonts w:eastAsia="宋体" w:cs="Times New Roman" w:hint="eastAsia"/>
            <w:kern w:val="0"/>
            <w:sz w:val="24"/>
            <w:szCs w:val="23"/>
          </w:rPr>
          <w:t>）</w:t>
        </w:r>
      </w:ins>
      <w:ins w:id="585" w:author="Jing wang" w:date="2026-05-27T17:01:00Z">
        <w:r w:rsidRPr="00015DE7">
          <w:rPr>
            <w:rFonts w:eastAsia="宋体" w:cs="Times New Roman"/>
            <w:b/>
            <w:bCs/>
            <w:kern w:val="0"/>
            <w:sz w:val="24"/>
            <w:szCs w:val="23"/>
            <w:highlight w:val="yellow"/>
            <w:rPrChange w:id="586" w:author="Jing wang" w:date="2026-05-27T17:21:00Z" w16du:dateUtc="2026-05-27T09:21:00Z">
              <w:rPr>
                <w:rFonts w:eastAsia="宋体" w:cs="Times New Roman"/>
                <w:b/>
                <w:bCs/>
                <w:kern w:val="0"/>
                <w:sz w:val="24"/>
                <w:szCs w:val="23"/>
              </w:rPr>
            </w:rPrChange>
          </w:rPr>
          <w:t>12</w:t>
        </w:r>
        <w:r w:rsidRPr="00015DE7">
          <w:rPr>
            <w:rFonts w:eastAsia="宋体" w:cs="Times New Roman" w:hint="eastAsia"/>
            <w:b/>
            <w:bCs/>
            <w:kern w:val="0"/>
            <w:sz w:val="24"/>
            <w:szCs w:val="23"/>
            <w:highlight w:val="yellow"/>
            <w:rPrChange w:id="587" w:author="Jing wang" w:date="2026-05-27T17:21:00Z" w16du:dateUtc="2026-05-27T09:21:00Z">
              <w:rPr>
                <w:rFonts w:eastAsia="宋体" w:cs="Times New Roman" w:hint="eastAsia"/>
                <w:b/>
                <w:bCs/>
                <w:kern w:val="0"/>
                <w:sz w:val="24"/>
                <w:szCs w:val="23"/>
              </w:rPr>
            </w:rPrChange>
          </w:rPr>
          <w:t>个月靶血管深静脉血栓（</w:t>
        </w:r>
        <w:r w:rsidRPr="00015DE7">
          <w:rPr>
            <w:rFonts w:eastAsia="宋体" w:cs="Times New Roman"/>
            <w:b/>
            <w:bCs/>
            <w:kern w:val="0"/>
            <w:sz w:val="24"/>
            <w:szCs w:val="23"/>
            <w:highlight w:val="yellow"/>
            <w:rPrChange w:id="588" w:author="Jing wang" w:date="2026-05-27T17:21:00Z" w16du:dateUtc="2026-05-27T09:21:00Z">
              <w:rPr>
                <w:rFonts w:eastAsia="宋体" w:cs="Times New Roman"/>
                <w:b/>
                <w:bCs/>
                <w:kern w:val="0"/>
                <w:sz w:val="24"/>
                <w:szCs w:val="23"/>
              </w:rPr>
            </w:rPrChange>
          </w:rPr>
          <w:t>DVT</w:t>
        </w:r>
        <w:r w:rsidRPr="00015DE7">
          <w:rPr>
            <w:rFonts w:eastAsia="宋体" w:cs="Times New Roman" w:hint="eastAsia"/>
            <w:b/>
            <w:bCs/>
            <w:kern w:val="0"/>
            <w:sz w:val="24"/>
            <w:szCs w:val="23"/>
            <w:highlight w:val="yellow"/>
            <w:rPrChange w:id="589" w:author="Jing wang" w:date="2026-05-27T17:21:00Z" w16du:dateUtc="2026-05-27T09:21:00Z">
              <w:rPr>
                <w:rFonts w:eastAsia="宋体" w:cs="Times New Roman" w:hint="eastAsia"/>
                <w:b/>
                <w:bCs/>
                <w:kern w:val="0"/>
                <w:sz w:val="24"/>
                <w:szCs w:val="23"/>
              </w:rPr>
            </w:rPrChange>
          </w:rPr>
          <w:t>）复发率</w:t>
        </w:r>
      </w:ins>
    </w:p>
    <w:bookmarkEnd w:id="583"/>
    <w:p w14:paraId="02986B4A" w14:textId="0352C5B0" w:rsidR="00D71BD9" w:rsidRPr="00015DE7" w:rsidRDefault="00D71BD9">
      <w:pPr>
        <w:pStyle w:val="05220"/>
        <w:spacing w:line="360" w:lineRule="auto"/>
        <w:ind w:firstLine="420"/>
        <w:rPr>
          <w:ins w:id="590" w:author="Jing wang" w:date="2026-05-27T17:01:00Z"/>
          <w:rFonts w:eastAsia="宋体" w:cs="Times New Roman"/>
          <w:kern w:val="0"/>
          <w:sz w:val="24"/>
          <w:szCs w:val="23"/>
          <w:highlight w:val="yellow"/>
          <w:rPrChange w:id="591" w:author="Jing wang" w:date="2026-05-27T17:21:00Z" w16du:dateUtc="2026-05-27T09:21:00Z">
            <w:rPr>
              <w:ins w:id="592" w:author="Jing wang" w:date="2026-05-27T17:01:00Z"/>
              <w:kern w:val="0"/>
              <w:sz w:val="24"/>
              <w:szCs w:val="23"/>
            </w:rPr>
          </w:rPrChange>
        </w:rPr>
        <w:pPrChange w:id="593" w:author="Jing wang" w:date="2026-05-27T17:03:00Z" w16du:dateUtc="2026-05-27T09:03:00Z">
          <w:pPr>
            <w:pStyle w:val="05220"/>
            <w:spacing w:line="360" w:lineRule="auto"/>
          </w:pPr>
        </w:pPrChange>
      </w:pPr>
      <w:ins w:id="594" w:author="Jing wang" w:date="2026-05-27T17:01:00Z">
        <w:r w:rsidRPr="00015DE7">
          <w:rPr>
            <w:rFonts w:eastAsia="宋体" w:cs="Times New Roman" w:hint="eastAsia"/>
            <w:kern w:val="0"/>
            <w:sz w:val="24"/>
            <w:szCs w:val="23"/>
            <w:highlight w:val="yellow"/>
            <w:rPrChange w:id="595" w:author="Jing wang" w:date="2026-05-27T17:21:00Z" w16du:dateUtc="2026-05-27T09:21:00Z">
              <w:rPr>
                <w:rFonts w:hint="eastAsia"/>
                <w:kern w:val="0"/>
                <w:sz w:val="24"/>
                <w:szCs w:val="23"/>
              </w:rPr>
            </w:rPrChange>
          </w:rPr>
          <w:lastRenderedPageBreak/>
          <w:t>靶血管</w:t>
        </w:r>
        <w:r w:rsidRPr="00015DE7">
          <w:rPr>
            <w:rFonts w:eastAsia="宋体" w:cs="Times New Roman"/>
            <w:kern w:val="0"/>
            <w:sz w:val="24"/>
            <w:szCs w:val="23"/>
            <w:highlight w:val="yellow"/>
            <w:rPrChange w:id="596" w:author="Jing wang" w:date="2026-05-27T17:21:00Z" w16du:dateUtc="2026-05-27T09:21:00Z">
              <w:rPr>
                <w:kern w:val="0"/>
                <w:sz w:val="24"/>
                <w:szCs w:val="23"/>
              </w:rPr>
            </w:rPrChange>
          </w:rPr>
          <w:t>DVT</w:t>
        </w:r>
        <w:r w:rsidRPr="00015DE7">
          <w:rPr>
            <w:rFonts w:eastAsia="宋体" w:cs="Times New Roman" w:hint="eastAsia"/>
            <w:kern w:val="0"/>
            <w:sz w:val="24"/>
            <w:szCs w:val="23"/>
            <w:highlight w:val="yellow"/>
            <w:rPrChange w:id="597" w:author="Jing wang" w:date="2026-05-27T17:21:00Z" w16du:dateUtc="2026-05-27T09:21:00Z">
              <w:rPr>
                <w:rFonts w:hint="eastAsia"/>
                <w:kern w:val="0"/>
                <w:sz w:val="24"/>
                <w:szCs w:val="23"/>
              </w:rPr>
            </w:rPrChange>
          </w:rPr>
          <w:t>复发是指，自首次研究治疗开始至</w:t>
        </w:r>
        <w:r w:rsidRPr="00015DE7">
          <w:rPr>
            <w:rFonts w:eastAsia="宋体" w:cs="Times New Roman"/>
            <w:kern w:val="0"/>
            <w:sz w:val="24"/>
            <w:szCs w:val="23"/>
            <w:highlight w:val="yellow"/>
            <w:rPrChange w:id="598" w:author="Jing wang" w:date="2026-05-27T17:21:00Z" w16du:dateUtc="2026-05-27T09:21:00Z">
              <w:rPr>
                <w:kern w:val="0"/>
                <w:sz w:val="24"/>
                <w:szCs w:val="23"/>
              </w:rPr>
            </w:rPrChange>
          </w:rPr>
          <w:t>12</w:t>
        </w:r>
        <w:r w:rsidRPr="00015DE7">
          <w:rPr>
            <w:rFonts w:eastAsia="宋体" w:cs="Times New Roman" w:hint="eastAsia"/>
            <w:kern w:val="0"/>
            <w:sz w:val="24"/>
            <w:szCs w:val="23"/>
            <w:highlight w:val="yellow"/>
            <w:rPrChange w:id="599" w:author="Jing wang" w:date="2026-05-27T17:21:00Z" w16du:dateUtc="2026-05-27T09:21:00Z">
              <w:rPr>
                <w:rFonts w:hint="eastAsia"/>
                <w:kern w:val="0"/>
                <w:sz w:val="24"/>
                <w:szCs w:val="23"/>
              </w:rPr>
            </w:rPrChange>
          </w:rPr>
          <w:t>个月随访结束期间，在原始靶血管治疗节段（即研究器械首次介入操作所涉及的髂股静脉节段）发生的、有临床症状并</w:t>
        </w:r>
      </w:ins>
      <w:ins w:id="600" w:author="Jing wang" w:date="2026-05-27T17:02:00Z" w16du:dateUtc="2026-05-27T09:02:00Z">
        <w:r w:rsidRPr="00015DE7">
          <w:rPr>
            <w:rFonts w:eastAsia="宋体" w:cs="Times New Roman" w:hint="eastAsia"/>
            <w:kern w:val="0"/>
            <w:sz w:val="24"/>
            <w:szCs w:val="23"/>
            <w:highlight w:val="yellow"/>
            <w:rPrChange w:id="601" w:author="Jing wang" w:date="2026-05-27T17:21:00Z" w16du:dateUtc="2026-05-27T09:21:00Z">
              <w:rPr>
                <w:rFonts w:hint="eastAsia"/>
                <w:kern w:val="0"/>
                <w:sz w:val="24"/>
                <w:szCs w:val="23"/>
              </w:rPr>
            </w:rPrChange>
          </w:rPr>
          <w:t>结合超声</w:t>
        </w:r>
      </w:ins>
      <w:ins w:id="602" w:author="Jing wang" w:date="2026-05-27T17:01:00Z">
        <w:r w:rsidRPr="00015DE7">
          <w:rPr>
            <w:rFonts w:eastAsia="宋体" w:cs="Times New Roman" w:hint="eastAsia"/>
            <w:kern w:val="0"/>
            <w:sz w:val="24"/>
            <w:szCs w:val="23"/>
            <w:highlight w:val="yellow"/>
            <w:rPrChange w:id="603" w:author="Jing wang" w:date="2026-05-27T17:21:00Z" w16du:dateUtc="2026-05-27T09:21:00Z">
              <w:rPr>
                <w:rFonts w:hint="eastAsia"/>
                <w:kern w:val="0"/>
                <w:sz w:val="24"/>
                <w:szCs w:val="23"/>
              </w:rPr>
            </w:rPrChange>
          </w:rPr>
          <w:t>影像学客观证实的深静脉血栓复发。具体判定标准如下：</w:t>
        </w:r>
      </w:ins>
    </w:p>
    <w:p w14:paraId="2C589F3F" w14:textId="77777777" w:rsidR="00D71BD9" w:rsidRPr="00015DE7" w:rsidRDefault="00D71BD9">
      <w:pPr>
        <w:pStyle w:val="05220"/>
        <w:spacing w:line="360" w:lineRule="auto"/>
        <w:ind w:firstLine="420"/>
        <w:rPr>
          <w:ins w:id="604" w:author="Jing wang" w:date="2026-05-27T17:01:00Z"/>
          <w:rFonts w:eastAsia="宋体" w:cs="Times New Roman"/>
          <w:kern w:val="0"/>
          <w:sz w:val="24"/>
          <w:szCs w:val="23"/>
          <w:highlight w:val="yellow"/>
          <w:rPrChange w:id="605" w:author="Jing wang" w:date="2026-05-27T17:21:00Z" w16du:dateUtc="2026-05-27T09:21:00Z">
            <w:rPr>
              <w:ins w:id="606" w:author="Jing wang" w:date="2026-05-27T17:01:00Z"/>
              <w:kern w:val="0"/>
              <w:sz w:val="24"/>
              <w:szCs w:val="23"/>
            </w:rPr>
          </w:rPrChange>
        </w:rPr>
        <w:pPrChange w:id="607" w:author="Jing wang" w:date="2026-05-27T17:03:00Z" w16du:dateUtc="2026-05-27T09:03:00Z">
          <w:pPr>
            <w:pStyle w:val="05220"/>
            <w:spacing w:line="360" w:lineRule="auto"/>
          </w:pPr>
        </w:pPrChange>
      </w:pPr>
      <w:ins w:id="608" w:author="Jing wang" w:date="2026-05-27T17:01:00Z">
        <w:r w:rsidRPr="00015DE7">
          <w:rPr>
            <w:rFonts w:eastAsia="宋体" w:cs="Times New Roman"/>
            <w:kern w:val="0"/>
            <w:sz w:val="24"/>
            <w:szCs w:val="23"/>
            <w:highlight w:val="yellow"/>
            <w:rPrChange w:id="609" w:author="Jing wang" w:date="2026-05-27T17:21:00Z" w16du:dateUtc="2026-05-27T09:21:00Z">
              <w:rPr>
                <w:kern w:val="0"/>
                <w:sz w:val="24"/>
                <w:szCs w:val="23"/>
              </w:rPr>
            </w:rPrChange>
          </w:rPr>
          <w:t xml:space="preserve">(1) </w:t>
        </w:r>
        <w:r w:rsidRPr="00015DE7">
          <w:rPr>
            <w:rFonts w:eastAsia="宋体" w:cs="Times New Roman" w:hint="eastAsia"/>
            <w:kern w:val="0"/>
            <w:sz w:val="24"/>
            <w:szCs w:val="23"/>
            <w:highlight w:val="yellow"/>
            <w:rPrChange w:id="610" w:author="Jing wang" w:date="2026-05-27T17:21:00Z" w16du:dateUtc="2026-05-27T09:21:00Z">
              <w:rPr>
                <w:rFonts w:hint="eastAsia"/>
                <w:kern w:val="0"/>
                <w:sz w:val="24"/>
                <w:szCs w:val="23"/>
              </w:rPr>
            </w:rPrChange>
          </w:rPr>
          <w:t>复发必须累及既往已证实的靶血管治疗节段。在入组时，该节段曾存在急性血栓，经研究治疗后，有证据表明其已获得影像学改善（完全或部分再通）。</w:t>
        </w:r>
      </w:ins>
    </w:p>
    <w:p w14:paraId="5EE1F18E" w14:textId="77777777" w:rsidR="00D71BD9" w:rsidRPr="00015DE7" w:rsidRDefault="00D71BD9">
      <w:pPr>
        <w:pStyle w:val="05220"/>
        <w:spacing w:line="360" w:lineRule="auto"/>
        <w:ind w:firstLine="420"/>
        <w:rPr>
          <w:ins w:id="611" w:author="Jing wang" w:date="2026-05-27T17:01:00Z"/>
          <w:rFonts w:eastAsia="宋体" w:cs="Times New Roman"/>
          <w:kern w:val="0"/>
          <w:sz w:val="24"/>
          <w:szCs w:val="23"/>
          <w:highlight w:val="yellow"/>
          <w:rPrChange w:id="612" w:author="Jing wang" w:date="2026-05-27T17:21:00Z" w16du:dateUtc="2026-05-27T09:21:00Z">
            <w:rPr>
              <w:ins w:id="613" w:author="Jing wang" w:date="2026-05-27T17:01:00Z"/>
              <w:kern w:val="0"/>
              <w:sz w:val="24"/>
              <w:szCs w:val="23"/>
            </w:rPr>
          </w:rPrChange>
        </w:rPr>
        <w:pPrChange w:id="614" w:author="Jing wang" w:date="2026-05-27T17:03:00Z" w16du:dateUtc="2026-05-27T09:03:00Z">
          <w:pPr>
            <w:pStyle w:val="05220"/>
            <w:spacing w:line="360" w:lineRule="auto"/>
          </w:pPr>
        </w:pPrChange>
      </w:pPr>
      <w:ins w:id="615" w:author="Jing wang" w:date="2026-05-27T17:01:00Z">
        <w:r w:rsidRPr="00015DE7">
          <w:rPr>
            <w:rFonts w:eastAsia="宋体" w:cs="Times New Roman"/>
            <w:kern w:val="0"/>
            <w:sz w:val="24"/>
            <w:szCs w:val="23"/>
            <w:highlight w:val="yellow"/>
            <w:rPrChange w:id="616" w:author="Jing wang" w:date="2026-05-27T17:21:00Z" w16du:dateUtc="2026-05-27T09:21:00Z">
              <w:rPr>
                <w:kern w:val="0"/>
                <w:sz w:val="24"/>
                <w:szCs w:val="23"/>
              </w:rPr>
            </w:rPrChange>
          </w:rPr>
          <w:t xml:space="preserve">(2) </w:t>
        </w:r>
        <w:r w:rsidRPr="00015DE7">
          <w:rPr>
            <w:rFonts w:eastAsia="宋体" w:cs="Times New Roman" w:hint="eastAsia"/>
            <w:kern w:val="0"/>
            <w:sz w:val="24"/>
            <w:szCs w:val="23"/>
            <w:highlight w:val="yellow"/>
            <w:rPrChange w:id="617" w:author="Jing wang" w:date="2026-05-27T17:21:00Z" w16du:dateUtc="2026-05-27T09:21:00Z">
              <w:rPr>
                <w:rFonts w:hint="eastAsia"/>
                <w:kern w:val="0"/>
                <w:sz w:val="24"/>
                <w:szCs w:val="23"/>
              </w:rPr>
            </w:rPrChange>
          </w:rPr>
          <w:t>复发必须伴有新出现的或加重的</w:t>
        </w:r>
        <w:r w:rsidRPr="00015DE7">
          <w:rPr>
            <w:rFonts w:eastAsia="宋体" w:cs="Times New Roman"/>
            <w:kern w:val="0"/>
            <w:sz w:val="24"/>
            <w:szCs w:val="23"/>
            <w:highlight w:val="yellow"/>
            <w:rPrChange w:id="618" w:author="Jing wang" w:date="2026-05-27T17:21:00Z" w16du:dateUtc="2026-05-27T09:21:00Z">
              <w:rPr>
                <w:kern w:val="0"/>
                <w:sz w:val="24"/>
                <w:szCs w:val="23"/>
              </w:rPr>
            </w:rPrChange>
          </w:rPr>
          <w:t>DVT</w:t>
        </w:r>
        <w:r w:rsidRPr="00015DE7">
          <w:rPr>
            <w:rFonts w:eastAsia="宋体" w:cs="Times New Roman" w:hint="eastAsia"/>
            <w:kern w:val="0"/>
            <w:sz w:val="24"/>
            <w:szCs w:val="23"/>
            <w:highlight w:val="yellow"/>
            <w:rPrChange w:id="619" w:author="Jing wang" w:date="2026-05-27T17:21:00Z" w16du:dateUtc="2026-05-27T09:21:00Z">
              <w:rPr>
                <w:rFonts w:hint="eastAsia"/>
                <w:kern w:val="0"/>
                <w:sz w:val="24"/>
                <w:szCs w:val="23"/>
              </w:rPr>
            </w:rPrChange>
          </w:rPr>
          <w:t>相关临床症状或体征，包括但不限于：下肢肿胀、疼痛或压痛、皮温升高、皮肤颜色改变、浅静脉扩张等。</w:t>
        </w:r>
      </w:ins>
    </w:p>
    <w:p w14:paraId="1CFCB1E0" w14:textId="77777777" w:rsidR="00D71BD9" w:rsidRPr="00015DE7" w:rsidRDefault="00D71BD9">
      <w:pPr>
        <w:pStyle w:val="05220"/>
        <w:spacing w:line="360" w:lineRule="auto"/>
        <w:ind w:firstLine="420"/>
        <w:rPr>
          <w:ins w:id="620" w:author="Jing wang" w:date="2026-05-27T17:01:00Z"/>
          <w:rFonts w:eastAsia="宋体" w:cs="Times New Roman"/>
          <w:kern w:val="0"/>
          <w:sz w:val="24"/>
          <w:szCs w:val="23"/>
          <w:highlight w:val="yellow"/>
          <w:rPrChange w:id="621" w:author="Jing wang" w:date="2026-05-27T17:21:00Z" w16du:dateUtc="2026-05-27T09:21:00Z">
            <w:rPr>
              <w:ins w:id="622" w:author="Jing wang" w:date="2026-05-27T17:01:00Z"/>
              <w:kern w:val="0"/>
              <w:sz w:val="24"/>
              <w:szCs w:val="23"/>
            </w:rPr>
          </w:rPrChange>
        </w:rPr>
        <w:pPrChange w:id="623" w:author="Jing wang" w:date="2026-05-27T17:03:00Z" w16du:dateUtc="2026-05-27T09:03:00Z">
          <w:pPr>
            <w:pStyle w:val="05220"/>
            <w:spacing w:line="360" w:lineRule="auto"/>
          </w:pPr>
        </w:pPrChange>
      </w:pPr>
      <w:ins w:id="624" w:author="Jing wang" w:date="2026-05-27T17:01:00Z">
        <w:r w:rsidRPr="00015DE7">
          <w:rPr>
            <w:rFonts w:eastAsia="宋体" w:cs="Times New Roman"/>
            <w:kern w:val="0"/>
            <w:sz w:val="24"/>
            <w:szCs w:val="23"/>
            <w:highlight w:val="yellow"/>
            <w:rPrChange w:id="625" w:author="Jing wang" w:date="2026-05-27T17:21:00Z" w16du:dateUtc="2026-05-27T09:21:00Z">
              <w:rPr>
                <w:kern w:val="0"/>
                <w:sz w:val="24"/>
                <w:szCs w:val="23"/>
              </w:rPr>
            </w:rPrChange>
          </w:rPr>
          <w:t xml:space="preserve">(3) </w:t>
        </w:r>
        <w:r w:rsidRPr="00015DE7">
          <w:rPr>
            <w:rFonts w:eastAsia="宋体" w:cs="Times New Roman" w:hint="eastAsia"/>
            <w:kern w:val="0"/>
            <w:sz w:val="24"/>
            <w:szCs w:val="23"/>
            <w:highlight w:val="yellow"/>
            <w:rPrChange w:id="626" w:author="Jing wang" w:date="2026-05-27T17:21:00Z" w16du:dateUtc="2026-05-27T09:21:00Z">
              <w:rPr>
                <w:rFonts w:hint="eastAsia"/>
                <w:kern w:val="0"/>
                <w:sz w:val="24"/>
                <w:szCs w:val="23"/>
              </w:rPr>
            </w:rPrChange>
          </w:rPr>
          <w:t>复发必须经由标准化多普勒超声检查客观证实，显示靶血管节段内出现新的血栓回声、管腔不可压缩性再现，或血流信号消失</w:t>
        </w:r>
        <w:r w:rsidRPr="00015DE7">
          <w:rPr>
            <w:rFonts w:eastAsia="宋体" w:cs="Times New Roman"/>
            <w:kern w:val="0"/>
            <w:sz w:val="24"/>
            <w:szCs w:val="23"/>
            <w:highlight w:val="yellow"/>
            <w:rPrChange w:id="627" w:author="Jing wang" w:date="2026-05-27T17:21:00Z" w16du:dateUtc="2026-05-27T09:21:00Z">
              <w:rPr>
                <w:kern w:val="0"/>
                <w:sz w:val="24"/>
                <w:szCs w:val="23"/>
              </w:rPr>
            </w:rPrChange>
          </w:rPr>
          <w:t>/</w:t>
        </w:r>
        <w:r w:rsidRPr="00015DE7">
          <w:rPr>
            <w:rFonts w:eastAsia="宋体" w:cs="Times New Roman" w:hint="eastAsia"/>
            <w:kern w:val="0"/>
            <w:sz w:val="24"/>
            <w:szCs w:val="23"/>
            <w:highlight w:val="yellow"/>
            <w:rPrChange w:id="628" w:author="Jing wang" w:date="2026-05-27T17:21:00Z" w16du:dateUtc="2026-05-27T09:21:00Z">
              <w:rPr>
                <w:rFonts w:hint="eastAsia"/>
                <w:kern w:val="0"/>
                <w:sz w:val="24"/>
                <w:szCs w:val="23"/>
              </w:rPr>
            </w:rPrChange>
          </w:rPr>
          <w:t>异常。</w:t>
        </w:r>
      </w:ins>
    </w:p>
    <w:p w14:paraId="25409753" w14:textId="77777777" w:rsidR="00D71BD9" w:rsidRPr="00015DE7" w:rsidRDefault="00D71BD9">
      <w:pPr>
        <w:pStyle w:val="05220"/>
        <w:spacing w:line="360" w:lineRule="auto"/>
        <w:ind w:firstLine="420"/>
        <w:rPr>
          <w:ins w:id="629" w:author="Jing wang" w:date="2026-05-27T17:01:00Z"/>
          <w:rFonts w:eastAsia="宋体" w:cs="Times New Roman"/>
          <w:kern w:val="0"/>
          <w:sz w:val="24"/>
          <w:szCs w:val="23"/>
          <w:highlight w:val="yellow"/>
          <w:rPrChange w:id="630" w:author="Jing wang" w:date="2026-05-27T17:21:00Z" w16du:dateUtc="2026-05-27T09:21:00Z">
            <w:rPr>
              <w:ins w:id="631" w:author="Jing wang" w:date="2026-05-27T17:01:00Z"/>
              <w:kern w:val="0"/>
              <w:sz w:val="24"/>
              <w:szCs w:val="23"/>
            </w:rPr>
          </w:rPrChange>
        </w:rPr>
        <w:pPrChange w:id="632" w:author="Jing wang" w:date="2026-05-27T17:03:00Z" w16du:dateUtc="2026-05-27T09:03:00Z">
          <w:pPr>
            <w:pStyle w:val="05220"/>
            <w:spacing w:line="360" w:lineRule="auto"/>
          </w:pPr>
        </w:pPrChange>
      </w:pPr>
      <w:ins w:id="633" w:author="Jing wang" w:date="2026-05-27T17:01:00Z">
        <w:r w:rsidRPr="00015DE7">
          <w:rPr>
            <w:rFonts w:eastAsia="宋体" w:cs="Times New Roman"/>
            <w:kern w:val="0"/>
            <w:sz w:val="24"/>
            <w:szCs w:val="23"/>
            <w:highlight w:val="yellow"/>
            <w:rPrChange w:id="634" w:author="Jing wang" w:date="2026-05-27T17:21:00Z" w16du:dateUtc="2026-05-27T09:21:00Z">
              <w:rPr>
                <w:kern w:val="0"/>
                <w:sz w:val="24"/>
                <w:szCs w:val="23"/>
              </w:rPr>
            </w:rPrChange>
          </w:rPr>
          <w:t xml:space="preserve">(4) </w:t>
        </w:r>
        <w:r w:rsidRPr="00015DE7">
          <w:rPr>
            <w:rFonts w:eastAsia="宋体" w:cs="Times New Roman" w:hint="eastAsia"/>
            <w:kern w:val="0"/>
            <w:sz w:val="24"/>
            <w:szCs w:val="23"/>
            <w:highlight w:val="yellow"/>
            <w:rPrChange w:id="635" w:author="Jing wang" w:date="2026-05-27T17:21:00Z" w16du:dateUtc="2026-05-27T09:21:00Z">
              <w:rPr>
                <w:rFonts w:hint="eastAsia"/>
                <w:kern w:val="0"/>
                <w:sz w:val="24"/>
                <w:szCs w:val="23"/>
              </w:rPr>
            </w:rPrChange>
          </w:rPr>
          <w:t>需与以下情况进行鉴别并予以排除：</w:t>
        </w:r>
      </w:ins>
    </w:p>
    <w:p w14:paraId="39FA006D" w14:textId="77777777" w:rsidR="00D71BD9" w:rsidRPr="00015DE7" w:rsidRDefault="00D71BD9">
      <w:pPr>
        <w:pStyle w:val="05220"/>
        <w:numPr>
          <w:ilvl w:val="0"/>
          <w:numId w:val="86"/>
        </w:numPr>
        <w:spacing w:line="360" w:lineRule="auto"/>
        <w:rPr>
          <w:ins w:id="636" w:author="Jing wang" w:date="2026-05-27T17:01:00Z"/>
          <w:rFonts w:eastAsia="宋体" w:cs="Times New Roman"/>
          <w:kern w:val="0"/>
          <w:sz w:val="24"/>
          <w:szCs w:val="23"/>
          <w:highlight w:val="yellow"/>
          <w:rPrChange w:id="637" w:author="Jing wang" w:date="2026-05-27T17:21:00Z" w16du:dateUtc="2026-05-27T09:21:00Z">
            <w:rPr>
              <w:ins w:id="638" w:author="Jing wang" w:date="2026-05-27T17:01:00Z"/>
              <w:kern w:val="0"/>
              <w:sz w:val="24"/>
              <w:szCs w:val="23"/>
            </w:rPr>
          </w:rPrChange>
        </w:rPr>
        <w:pPrChange w:id="639" w:author="Jing wang" w:date="2026-05-27T17:03:00Z" w16du:dateUtc="2026-05-27T09:03:00Z">
          <w:pPr>
            <w:pStyle w:val="05220"/>
            <w:numPr>
              <w:numId w:val="84"/>
            </w:numPr>
            <w:tabs>
              <w:tab w:val="num" w:pos="720"/>
            </w:tabs>
            <w:spacing w:line="360" w:lineRule="auto"/>
            <w:ind w:left="720" w:hanging="360"/>
          </w:pPr>
        </w:pPrChange>
      </w:pPr>
      <w:ins w:id="640" w:author="Jing wang" w:date="2026-05-27T17:01:00Z">
        <w:r w:rsidRPr="00015DE7">
          <w:rPr>
            <w:rFonts w:eastAsia="宋体" w:cs="Times New Roman" w:hint="eastAsia"/>
            <w:kern w:val="0"/>
            <w:sz w:val="24"/>
            <w:szCs w:val="23"/>
            <w:highlight w:val="yellow"/>
            <w:rPrChange w:id="641" w:author="Jing wang" w:date="2026-05-27T17:21:00Z" w16du:dateUtc="2026-05-27T09:21:00Z">
              <w:rPr>
                <w:rFonts w:hint="eastAsia"/>
                <w:b/>
                <w:bCs/>
                <w:kern w:val="0"/>
                <w:sz w:val="24"/>
                <w:szCs w:val="23"/>
              </w:rPr>
            </w:rPrChange>
          </w:rPr>
          <w:t>支架内血栓形成</w:t>
        </w:r>
        <w:r w:rsidRPr="00015DE7">
          <w:rPr>
            <w:rFonts w:eastAsia="宋体" w:cs="Times New Roman" w:hint="eastAsia"/>
            <w:kern w:val="0"/>
            <w:sz w:val="24"/>
            <w:szCs w:val="23"/>
            <w:highlight w:val="yellow"/>
            <w:rPrChange w:id="642" w:author="Jing wang" w:date="2026-05-27T17:21:00Z" w16du:dateUtc="2026-05-27T09:21:00Z">
              <w:rPr>
                <w:rFonts w:hint="eastAsia"/>
                <w:kern w:val="0"/>
                <w:sz w:val="24"/>
                <w:szCs w:val="23"/>
              </w:rPr>
            </w:rPrChange>
          </w:rPr>
          <w:t>（如患者接受了支架植入术）：支架内血栓定义为局限于支架覆盖节段内的新发血栓，需单独记录为</w:t>
        </w:r>
        <w:r w:rsidRPr="00015DE7">
          <w:rPr>
            <w:rFonts w:eastAsia="宋体" w:cs="Times New Roman"/>
            <w:kern w:val="0"/>
            <w:sz w:val="24"/>
            <w:szCs w:val="23"/>
            <w:highlight w:val="yellow"/>
            <w:rPrChange w:id="643" w:author="Jing wang" w:date="2026-05-27T17:21:00Z" w16du:dateUtc="2026-05-27T09:21:00Z">
              <w:rPr>
                <w:kern w:val="0"/>
                <w:sz w:val="24"/>
                <w:szCs w:val="23"/>
              </w:rPr>
            </w:rPrChange>
          </w:rPr>
          <w:t>“</w:t>
        </w:r>
        <w:r w:rsidRPr="00015DE7">
          <w:rPr>
            <w:rFonts w:eastAsia="宋体" w:cs="Times New Roman" w:hint="eastAsia"/>
            <w:kern w:val="0"/>
            <w:sz w:val="24"/>
            <w:szCs w:val="23"/>
            <w:highlight w:val="yellow"/>
            <w:rPrChange w:id="644" w:author="Jing wang" w:date="2026-05-27T17:21:00Z" w16du:dateUtc="2026-05-27T09:21:00Z">
              <w:rPr>
                <w:rFonts w:hint="eastAsia"/>
                <w:kern w:val="0"/>
                <w:sz w:val="24"/>
                <w:szCs w:val="23"/>
              </w:rPr>
            </w:rPrChange>
          </w:rPr>
          <w:t>支架内血栓形成</w:t>
        </w:r>
        <w:r w:rsidRPr="00015DE7">
          <w:rPr>
            <w:rFonts w:eastAsia="宋体" w:cs="Times New Roman"/>
            <w:kern w:val="0"/>
            <w:sz w:val="24"/>
            <w:szCs w:val="23"/>
            <w:highlight w:val="yellow"/>
            <w:rPrChange w:id="645" w:author="Jing wang" w:date="2026-05-27T17:21:00Z" w16du:dateUtc="2026-05-27T09:21:00Z">
              <w:rPr>
                <w:kern w:val="0"/>
                <w:sz w:val="24"/>
                <w:szCs w:val="23"/>
              </w:rPr>
            </w:rPrChange>
          </w:rPr>
          <w:t>”</w:t>
        </w:r>
        <w:r w:rsidRPr="00015DE7">
          <w:rPr>
            <w:rFonts w:eastAsia="宋体" w:cs="Times New Roman" w:hint="eastAsia"/>
            <w:kern w:val="0"/>
            <w:sz w:val="24"/>
            <w:szCs w:val="23"/>
            <w:highlight w:val="yellow"/>
            <w:rPrChange w:id="646" w:author="Jing wang" w:date="2026-05-27T17:21:00Z" w16du:dateUtc="2026-05-27T09:21:00Z">
              <w:rPr>
                <w:rFonts w:hint="eastAsia"/>
                <w:kern w:val="0"/>
                <w:sz w:val="24"/>
                <w:szCs w:val="23"/>
              </w:rPr>
            </w:rPrChange>
          </w:rPr>
          <w:t>，不纳入本终点。</w:t>
        </w:r>
      </w:ins>
    </w:p>
    <w:p w14:paraId="46EF350E" w14:textId="77777777" w:rsidR="00D71BD9" w:rsidRPr="00015DE7" w:rsidRDefault="00D71BD9">
      <w:pPr>
        <w:pStyle w:val="05220"/>
        <w:numPr>
          <w:ilvl w:val="0"/>
          <w:numId w:val="86"/>
        </w:numPr>
        <w:spacing w:line="360" w:lineRule="auto"/>
        <w:rPr>
          <w:ins w:id="647" w:author="Jing wang" w:date="2026-05-27T17:01:00Z"/>
          <w:rFonts w:eastAsia="宋体" w:cs="Times New Roman"/>
          <w:kern w:val="0"/>
          <w:sz w:val="24"/>
          <w:szCs w:val="23"/>
          <w:highlight w:val="yellow"/>
          <w:rPrChange w:id="648" w:author="Jing wang" w:date="2026-05-27T17:21:00Z" w16du:dateUtc="2026-05-27T09:21:00Z">
            <w:rPr>
              <w:ins w:id="649" w:author="Jing wang" w:date="2026-05-27T17:01:00Z"/>
              <w:kern w:val="0"/>
              <w:sz w:val="24"/>
              <w:szCs w:val="23"/>
            </w:rPr>
          </w:rPrChange>
        </w:rPr>
        <w:pPrChange w:id="650" w:author="Jing wang" w:date="2026-05-27T17:03:00Z" w16du:dateUtc="2026-05-27T09:03:00Z">
          <w:pPr>
            <w:pStyle w:val="05220"/>
            <w:numPr>
              <w:numId w:val="84"/>
            </w:numPr>
            <w:tabs>
              <w:tab w:val="num" w:pos="720"/>
            </w:tabs>
            <w:spacing w:line="360" w:lineRule="auto"/>
            <w:ind w:left="720" w:hanging="360"/>
          </w:pPr>
        </w:pPrChange>
      </w:pPr>
      <w:ins w:id="651" w:author="Jing wang" w:date="2026-05-27T17:01:00Z">
        <w:r w:rsidRPr="00015DE7">
          <w:rPr>
            <w:rFonts w:eastAsia="宋体" w:cs="Times New Roman" w:hint="eastAsia"/>
            <w:kern w:val="0"/>
            <w:sz w:val="24"/>
            <w:szCs w:val="23"/>
            <w:highlight w:val="yellow"/>
            <w:rPrChange w:id="652" w:author="Jing wang" w:date="2026-05-27T17:21:00Z" w16du:dateUtc="2026-05-27T09:21:00Z">
              <w:rPr>
                <w:rFonts w:hint="eastAsia"/>
                <w:b/>
                <w:bCs/>
                <w:kern w:val="0"/>
                <w:sz w:val="24"/>
                <w:szCs w:val="23"/>
              </w:rPr>
            </w:rPrChange>
          </w:rPr>
          <w:t>非靶血管节段新发</w:t>
        </w:r>
        <w:r w:rsidRPr="00015DE7">
          <w:rPr>
            <w:rFonts w:eastAsia="宋体" w:cs="Times New Roman"/>
            <w:kern w:val="0"/>
            <w:sz w:val="24"/>
            <w:szCs w:val="23"/>
            <w:highlight w:val="yellow"/>
            <w:rPrChange w:id="653" w:author="Jing wang" w:date="2026-05-27T17:21:00Z" w16du:dateUtc="2026-05-27T09:21:00Z">
              <w:rPr>
                <w:b/>
                <w:bCs/>
                <w:kern w:val="0"/>
                <w:sz w:val="24"/>
                <w:szCs w:val="23"/>
              </w:rPr>
            </w:rPrChange>
          </w:rPr>
          <w:t>DVT</w:t>
        </w:r>
        <w:r w:rsidRPr="00015DE7">
          <w:rPr>
            <w:rFonts w:eastAsia="宋体" w:cs="Times New Roman" w:hint="eastAsia"/>
            <w:kern w:val="0"/>
            <w:sz w:val="24"/>
            <w:szCs w:val="23"/>
            <w:highlight w:val="yellow"/>
            <w:rPrChange w:id="654" w:author="Jing wang" w:date="2026-05-27T17:21:00Z" w16du:dateUtc="2026-05-27T09:21:00Z">
              <w:rPr>
                <w:rFonts w:hint="eastAsia"/>
                <w:kern w:val="0"/>
                <w:sz w:val="24"/>
                <w:szCs w:val="23"/>
              </w:rPr>
            </w:rPrChange>
          </w:rPr>
          <w:t>：指累及原靶血管节段以外的、新的静脉节段的血栓形成，需单独记录为</w:t>
        </w:r>
        <w:r w:rsidRPr="00015DE7">
          <w:rPr>
            <w:rFonts w:eastAsia="宋体" w:cs="Times New Roman"/>
            <w:kern w:val="0"/>
            <w:sz w:val="24"/>
            <w:szCs w:val="23"/>
            <w:highlight w:val="yellow"/>
            <w:rPrChange w:id="655" w:author="Jing wang" w:date="2026-05-27T17:21:00Z" w16du:dateUtc="2026-05-27T09:21:00Z">
              <w:rPr>
                <w:kern w:val="0"/>
                <w:sz w:val="24"/>
                <w:szCs w:val="23"/>
              </w:rPr>
            </w:rPrChange>
          </w:rPr>
          <w:t>“</w:t>
        </w:r>
        <w:r w:rsidRPr="00015DE7">
          <w:rPr>
            <w:rFonts w:eastAsia="宋体" w:cs="Times New Roman" w:hint="eastAsia"/>
            <w:kern w:val="0"/>
            <w:sz w:val="24"/>
            <w:szCs w:val="23"/>
            <w:highlight w:val="yellow"/>
            <w:rPrChange w:id="656" w:author="Jing wang" w:date="2026-05-27T17:21:00Z" w16du:dateUtc="2026-05-27T09:21:00Z">
              <w:rPr>
                <w:rFonts w:hint="eastAsia"/>
                <w:kern w:val="0"/>
                <w:sz w:val="24"/>
                <w:szCs w:val="23"/>
              </w:rPr>
            </w:rPrChange>
          </w:rPr>
          <w:t>非靶血管新发</w:t>
        </w:r>
        <w:r w:rsidRPr="00015DE7">
          <w:rPr>
            <w:rFonts w:eastAsia="宋体" w:cs="Times New Roman"/>
            <w:kern w:val="0"/>
            <w:sz w:val="24"/>
            <w:szCs w:val="23"/>
            <w:highlight w:val="yellow"/>
            <w:rPrChange w:id="657" w:author="Jing wang" w:date="2026-05-27T17:21:00Z" w16du:dateUtc="2026-05-27T09:21:00Z">
              <w:rPr>
                <w:kern w:val="0"/>
                <w:sz w:val="24"/>
                <w:szCs w:val="23"/>
              </w:rPr>
            </w:rPrChange>
          </w:rPr>
          <w:t>DVT”</w:t>
        </w:r>
        <w:r w:rsidRPr="00015DE7">
          <w:rPr>
            <w:rFonts w:eastAsia="宋体" w:cs="Times New Roman" w:hint="eastAsia"/>
            <w:kern w:val="0"/>
            <w:sz w:val="24"/>
            <w:szCs w:val="23"/>
            <w:highlight w:val="yellow"/>
            <w:rPrChange w:id="658" w:author="Jing wang" w:date="2026-05-27T17:21:00Z" w16du:dateUtc="2026-05-27T09:21:00Z">
              <w:rPr>
                <w:rFonts w:hint="eastAsia"/>
                <w:kern w:val="0"/>
                <w:sz w:val="24"/>
                <w:szCs w:val="23"/>
              </w:rPr>
            </w:rPrChange>
          </w:rPr>
          <w:t>。</w:t>
        </w:r>
      </w:ins>
    </w:p>
    <w:p w14:paraId="61D343A8" w14:textId="77777777" w:rsidR="00D71BD9" w:rsidRPr="00015DE7" w:rsidRDefault="00D71BD9">
      <w:pPr>
        <w:pStyle w:val="05220"/>
        <w:numPr>
          <w:ilvl w:val="0"/>
          <w:numId w:val="86"/>
        </w:numPr>
        <w:spacing w:line="360" w:lineRule="auto"/>
        <w:rPr>
          <w:ins w:id="659" w:author="Jing wang" w:date="2026-05-27T17:01:00Z"/>
          <w:rFonts w:eastAsia="宋体" w:cs="Times New Roman"/>
          <w:kern w:val="0"/>
          <w:sz w:val="24"/>
          <w:szCs w:val="23"/>
          <w:highlight w:val="yellow"/>
          <w:rPrChange w:id="660" w:author="Jing wang" w:date="2026-05-27T17:21:00Z" w16du:dateUtc="2026-05-27T09:21:00Z">
            <w:rPr>
              <w:ins w:id="661" w:author="Jing wang" w:date="2026-05-27T17:01:00Z"/>
              <w:kern w:val="0"/>
              <w:sz w:val="24"/>
              <w:szCs w:val="23"/>
            </w:rPr>
          </w:rPrChange>
        </w:rPr>
        <w:pPrChange w:id="662" w:author="Jing wang" w:date="2026-05-27T17:03:00Z" w16du:dateUtc="2026-05-27T09:03:00Z">
          <w:pPr>
            <w:pStyle w:val="05220"/>
            <w:numPr>
              <w:numId w:val="84"/>
            </w:numPr>
            <w:tabs>
              <w:tab w:val="num" w:pos="720"/>
            </w:tabs>
            <w:spacing w:line="360" w:lineRule="auto"/>
            <w:ind w:left="720" w:hanging="360"/>
          </w:pPr>
        </w:pPrChange>
      </w:pPr>
      <w:ins w:id="663" w:author="Jing wang" w:date="2026-05-27T17:01:00Z">
        <w:r w:rsidRPr="00015DE7">
          <w:rPr>
            <w:rFonts w:eastAsia="宋体" w:cs="Times New Roman" w:hint="eastAsia"/>
            <w:kern w:val="0"/>
            <w:sz w:val="24"/>
            <w:szCs w:val="23"/>
            <w:highlight w:val="yellow"/>
            <w:rPrChange w:id="664" w:author="Jing wang" w:date="2026-05-27T17:21:00Z" w16du:dateUtc="2026-05-27T09:21:00Z">
              <w:rPr>
                <w:rFonts w:hint="eastAsia"/>
                <w:b/>
                <w:bCs/>
                <w:kern w:val="0"/>
                <w:sz w:val="24"/>
                <w:szCs w:val="23"/>
              </w:rPr>
            </w:rPrChange>
          </w:rPr>
          <w:t>残余血栓</w:t>
        </w:r>
        <w:r w:rsidRPr="00015DE7">
          <w:rPr>
            <w:rFonts w:eastAsia="宋体" w:cs="Times New Roman"/>
            <w:kern w:val="0"/>
            <w:sz w:val="24"/>
            <w:szCs w:val="23"/>
            <w:highlight w:val="yellow"/>
            <w:rPrChange w:id="665" w:author="Jing wang" w:date="2026-05-27T17:21:00Z" w16du:dateUtc="2026-05-27T09:21:00Z">
              <w:rPr>
                <w:b/>
                <w:bCs/>
                <w:kern w:val="0"/>
                <w:sz w:val="24"/>
                <w:szCs w:val="23"/>
              </w:rPr>
            </w:rPrChange>
          </w:rPr>
          <w:t>/</w:t>
        </w:r>
        <w:r w:rsidRPr="00015DE7">
          <w:rPr>
            <w:rFonts w:eastAsia="宋体" w:cs="Times New Roman" w:hint="eastAsia"/>
            <w:kern w:val="0"/>
            <w:sz w:val="24"/>
            <w:szCs w:val="23"/>
            <w:highlight w:val="yellow"/>
            <w:rPrChange w:id="666" w:author="Jing wang" w:date="2026-05-27T17:21:00Z" w16du:dateUtc="2026-05-27T09:21:00Z">
              <w:rPr>
                <w:rFonts w:hint="eastAsia"/>
                <w:b/>
                <w:bCs/>
                <w:kern w:val="0"/>
                <w:sz w:val="24"/>
                <w:szCs w:val="23"/>
              </w:rPr>
            </w:rPrChange>
          </w:rPr>
          <w:t>血栓进展不良</w:t>
        </w:r>
        <w:r w:rsidRPr="00015DE7">
          <w:rPr>
            <w:rFonts w:eastAsia="宋体" w:cs="Times New Roman" w:hint="eastAsia"/>
            <w:kern w:val="0"/>
            <w:sz w:val="24"/>
            <w:szCs w:val="23"/>
            <w:highlight w:val="yellow"/>
            <w:rPrChange w:id="667" w:author="Jing wang" w:date="2026-05-27T17:21:00Z" w16du:dateUtc="2026-05-27T09:21:00Z">
              <w:rPr>
                <w:rFonts w:hint="eastAsia"/>
                <w:kern w:val="0"/>
                <w:sz w:val="24"/>
                <w:szCs w:val="23"/>
              </w:rPr>
            </w:rPrChange>
          </w:rPr>
          <w:t>：指研究治疗后持续存在的、无变化的残余血栓，不伴有临床症状加重，不属于复发范畴。</w:t>
        </w:r>
      </w:ins>
    </w:p>
    <w:p w14:paraId="08DF941A" w14:textId="69284701" w:rsidR="00D71BD9" w:rsidRPr="00D71BD9" w:rsidRDefault="00D71BD9">
      <w:pPr>
        <w:pStyle w:val="05220"/>
        <w:spacing w:line="360" w:lineRule="auto"/>
        <w:ind w:firstLine="420"/>
        <w:rPr>
          <w:ins w:id="668" w:author="Jing wang" w:date="2026-05-27T17:01:00Z"/>
          <w:rFonts w:eastAsia="宋体" w:cs="Times New Roman"/>
          <w:kern w:val="0"/>
          <w:sz w:val="24"/>
          <w:szCs w:val="23"/>
          <w:rPrChange w:id="669" w:author="Jing wang" w:date="2026-05-27T17:03:00Z" w16du:dateUtc="2026-05-27T09:03:00Z">
            <w:rPr>
              <w:ins w:id="670" w:author="Jing wang" w:date="2026-05-27T17:01:00Z"/>
              <w:kern w:val="0"/>
              <w:sz w:val="24"/>
              <w:szCs w:val="23"/>
            </w:rPr>
          </w:rPrChange>
        </w:rPr>
        <w:pPrChange w:id="671" w:author="Jing wang" w:date="2026-05-27T17:03:00Z" w16du:dateUtc="2026-05-27T09:03:00Z">
          <w:pPr>
            <w:pStyle w:val="05220"/>
            <w:numPr>
              <w:numId w:val="85"/>
            </w:numPr>
            <w:tabs>
              <w:tab w:val="num" w:pos="720"/>
            </w:tabs>
            <w:spacing w:line="360" w:lineRule="auto"/>
            <w:ind w:left="720" w:hanging="360"/>
          </w:pPr>
        </w:pPrChange>
      </w:pPr>
      <w:ins w:id="672" w:author="Jing wang" w:date="2026-05-27T17:03:00Z" w16du:dateUtc="2026-05-27T09:03:00Z">
        <w:r w:rsidRPr="00015DE7">
          <w:rPr>
            <w:rFonts w:eastAsia="宋体" w:cs="Times New Roman" w:hint="eastAsia"/>
            <w:kern w:val="0"/>
            <w:sz w:val="24"/>
            <w:szCs w:val="23"/>
            <w:highlight w:val="yellow"/>
            <w:rPrChange w:id="673" w:author="Jing wang" w:date="2026-05-27T17:21:00Z" w16du:dateUtc="2026-05-27T09:21:00Z">
              <w:rPr>
                <w:rFonts w:eastAsia="宋体" w:cs="Times New Roman" w:hint="eastAsia"/>
                <w:kern w:val="0"/>
                <w:sz w:val="24"/>
                <w:szCs w:val="23"/>
              </w:rPr>
            </w:rPrChange>
          </w:rPr>
          <w:t>评价时间：</w:t>
        </w:r>
      </w:ins>
      <w:ins w:id="674" w:author="Jing wang" w:date="2026-05-27T17:01:00Z">
        <w:r w:rsidRPr="00015DE7">
          <w:rPr>
            <w:rFonts w:eastAsia="宋体" w:cs="Times New Roman" w:hint="eastAsia"/>
            <w:kern w:val="0"/>
            <w:sz w:val="24"/>
            <w:szCs w:val="23"/>
            <w:highlight w:val="yellow"/>
            <w:rPrChange w:id="675" w:author="Jing wang" w:date="2026-05-27T17:21:00Z" w16du:dateUtc="2026-05-27T09:21:00Z">
              <w:rPr>
                <w:rFonts w:hint="eastAsia"/>
                <w:kern w:val="0"/>
                <w:sz w:val="24"/>
                <w:szCs w:val="23"/>
              </w:rPr>
            </w:rPrChange>
          </w:rPr>
          <w:t>基线（治疗前）</w:t>
        </w:r>
      </w:ins>
      <w:ins w:id="676" w:author="Jing wang" w:date="2026-05-27T17:03:00Z" w16du:dateUtc="2026-05-27T09:03:00Z">
        <w:r w:rsidRPr="00015DE7">
          <w:rPr>
            <w:rFonts w:eastAsia="宋体" w:cs="Times New Roman" w:hint="eastAsia"/>
            <w:kern w:val="0"/>
            <w:sz w:val="24"/>
            <w:szCs w:val="23"/>
            <w:highlight w:val="yellow"/>
            <w:rPrChange w:id="677" w:author="Jing wang" w:date="2026-05-27T17:21:00Z" w16du:dateUtc="2026-05-27T09:21:00Z">
              <w:rPr>
                <w:rFonts w:hint="eastAsia"/>
                <w:kern w:val="0"/>
                <w:sz w:val="24"/>
                <w:szCs w:val="23"/>
              </w:rPr>
            </w:rPrChange>
          </w:rPr>
          <w:t>、</w:t>
        </w:r>
      </w:ins>
      <w:ins w:id="678" w:author="Jing wang" w:date="2026-05-27T17:01:00Z">
        <w:r w:rsidRPr="00015DE7">
          <w:rPr>
            <w:rFonts w:eastAsia="宋体" w:cs="Times New Roman" w:hint="eastAsia"/>
            <w:kern w:val="0"/>
            <w:sz w:val="24"/>
            <w:szCs w:val="23"/>
            <w:highlight w:val="yellow"/>
            <w:rPrChange w:id="679" w:author="Jing wang" w:date="2026-05-27T17:21:00Z" w16du:dateUtc="2026-05-27T09:21:00Z">
              <w:rPr>
                <w:rFonts w:hint="eastAsia"/>
                <w:kern w:val="0"/>
                <w:sz w:val="24"/>
                <w:szCs w:val="23"/>
              </w:rPr>
            </w:rPrChange>
          </w:rPr>
          <w:t>术后</w:t>
        </w:r>
        <w:r w:rsidRPr="00015DE7">
          <w:rPr>
            <w:rFonts w:eastAsia="宋体" w:cs="Times New Roman"/>
            <w:kern w:val="0"/>
            <w:sz w:val="24"/>
            <w:szCs w:val="23"/>
            <w:highlight w:val="yellow"/>
            <w:rPrChange w:id="680" w:author="Jing wang" w:date="2026-05-27T17:21:00Z" w16du:dateUtc="2026-05-27T09:21:00Z">
              <w:rPr>
                <w:kern w:val="0"/>
                <w:sz w:val="24"/>
                <w:szCs w:val="23"/>
              </w:rPr>
            </w:rPrChange>
          </w:rPr>
          <w:t>12</w:t>
        </w:r>
        <w:r w:rsidRPr="00015DE7">
          <w:rPr>
            <w:rFonts w:eastAsia="宋体" w:cs="Times New Roman" w:hint="eastAsia"/>
            <w:kern w:val="0"/>
            <w:sz w:val="24"/>
            <w:szCs w:val="23"/>
            <w:highlight w:val="yellow"/>
            <w:rPrChange w:id="681" w:author="Jing wang" w:date="2026-05-27T17:21:00Z" w16du:dateUtc="2026-05-27T09:21:00Z">
              <w:rPr>
                <w:rFonts w:hint="eastAsia"/>
                <w:kern w:val="0"/>
                <w:sz w:val="24"/>
                <w:szCs w:val="23"/>
              </w:rPr>
            </w:rPrChange>
          </w:rPr>
          <w:t>个月（</w:t>
        </w:r>
        <w:r w:rsidRPr="00015DE7">
          <w:rPr>
            <w:rFonts w:eastAsia="宋体" w:cs="Times New Roman"/>
            <w:kern w:val="0"/>
            <w:sz w:val="24"/>
            <w:szCs w:val="23"/>
            <w:highlight w:val="yellow"/>
            <w:rPrChange w:id="682" w:author="Jing wang" w:date="2026-05-27T17:21:00Z" w16du:dateUtc="2026-05-27T09:21:00Z">
              <w:rPr>
                <w:kern w:val="0"/>
                <w:sz w:val="24"/>
                <w:szCs w:val="23"/>
              </w:rPr>
            </w:rPrChange>
          </w:rPr>
          <w:t>±30</w:t>
        </w:r>
        <w:r w:rsidRPr="00015DE7">
          <w:rPr>
            <w:rFonts w:eastAsia="宋体" w:cs="Times New Roman" w:hint="eastAsia"/>
            <w:kern w:val="0"/>
            <w:sz w:val="24"/>
            <w:szCs w:val="23"/>
            <w:highlight w:val="yellow"/>
            <w:rPrChange w:id="683" w:author="Jing wang" w:date="2026-05-27T17:21:00Z" w16du:dateUtc="2026-05-27T09:21:00Z">
              <w:rPr>
                <w:rFonts w:hint="eastAsia"/>
                <w:kern w:val="0"/>
                <w:sz w:val="24"/>
                <w:szCs w:val="23"/>
              </w:rPr>
            </w:rPrChange>
          </w:rPr>
          <w:t>天）</w:t>
        </w:r>
      </w:ins>
    </w:p>
    <w:p w14:paraId="1C55F063" w14:textId="67FE5A33" w:rsidR="00D71BD9" w:rsidDel="00D71BD9" w:rsidRDefault="00D71BD9">
      <w:pPr>
        <w:pStyle w:val="05220"/>
        <w:spacing w:line="360" w:lineRule="auto"/>
        <w:rPr>
          <w:del w:id="684" w:author="Jing wang" w:date="2026-05-27T17:04:00Z" w16du:dateUtc="2026-05-27T09:04:00Z"/>
          <w:rFonts w:eastAsia="宋体" w:cs="Times New Roman"/>
          <w:kern w:val="0"/>
          <w:sz w:val="24"/>
          <w:szCs w:val="23"/>
        </w:rPr>
        <w:pPrChange w:id="685" w:author="Jing wang" w:date="2026-05-27T17:00:00Z" w16du:dateUtc="2026-05-27T09:00:00Z">
          <w:pPr>
            <w:pStyle w:val="05220"/>
            <w:spacing w:line="360" w:lineRule="auto"/>
            <w:ind w:firstLine="480"/>
          </w:pPr>
        </w:pPrChange>
      </w:pPr>
    </w:p>
    <w:p w14:paraId="1E230694" w14:textId="77777777" w:rsidR="001C73AA" w:rsidRDefault="00000000">
      <w:pPr>
        <w:pStyle w:val="24"/>
        <w:numPr>
          <w:ilvl w:val="1"/>
          <w:numId w:val="23"/>
        </w:numPr>
        <w:spacing w:before="156"/>
        <w:rPr>
          <w:bCs/>
        </w:rPr>
      </w:pPr>
      <w:bookmarkStart w:id="686" w:name="_Toc13405"/>
      <w:bookmarkStart w:id="687" w:name="_Toc104144986"/>
      <w:bookmarkStart w:id="688" w:name="_Toc104144620"/>
      <w:bookmarkStart w:id="689" w:name="_Toc28066"/>
      <w:bookmarkStart w:id="690" w:name="_Toc118380709"/>
      <w:bookmarkStart w:id="691" w:name="_Toc104144458"/>
      <w:bookmarkStart w:id="692" w:name="_Toc29963"/>
      <w:bookmarkEnd w:id="472"/>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r>
        <w:rPr>
          <w:bCs/>
        </w:rPr>
        <w:t>试验医疗器械和对照</w:t>
      </w:r>
      <w:bookmarkEnd w:id="686"/>
      <w:bookmarkEnd w:id="687"/>
      <w:bookmarkEnd w:id="688"/>
      <w:bookmarkEnd w:id="689"/>
      <w:bookmarkEnd w:id="690"/>
      <w:bookmarkEnd w:id="691"/>
      <w:r>
        <w:rPr>
          <w:rFonts w:hint="eastAsia"/>
          <w:bCs/>
        </w:rPr>
        <w:t>医疗器械</w:t>
      </w:r>
      <w:bookmarkEnd w:id="692"/>
    </w:p>
    <w:p w14:paraId="3F82F05E" w14:textId="77777777" w:rsidR="001C73AA" w:rsidRDefault="00000000">
      <w:pPr>
        <w:spacing w:line="360" w:lineRule="auto"/>
        <w:jc w:val="left"/>
        <w:rPr>
          <w:b/>
          <w:bCs/>
          <w:kern w:val="0"/>
          <w:sz w:val="24"/>
        </w:rPr>
      </w:pPr>
      <w:r>
        <w:rPr>
          <w:b/>
          <w:bCs/>
          <w:kern w:val="0"/>
          <w:sz w:val="24"/>
        </w:rPr>
        <w:t>试验</w:t>
      </w:r>
      <w:r>
        <w:rPr>
          <w:rFonts w:hint="eastAsia"/>
          <w:b/>
          <w:bCs/>
          <w:kern w:val="0"/>
          <w:sz w:val="24"/>
        </w:rPr>
        <w:t>组</w:t>
      </w:r>
      <w:r>
        <w:rPr>
          <w:b/>
          <w:bCs/>
          <w:kern w:val="0"/>
          <w:sz w:val="24"/>
        </w:rPr>
        <w:t>：</w:t>
      </w:r>
    </w:p>
    <w:p w14:paraId="0EAF4740" w14:textId="77777777" w:rsidR="001C73AA" w:rsidRDefault="00000000">
      <w:pPr>
        <w:spacing w:line="360" w:lineRule="auto"/>
        <w:jc w:val="left"/>
        <w:rPr>
          <w:rFonts w:eastAsiaTheme="minorEastAsia"/>
          <w:sz w:val="24"/>
        </w:rPr>
      </w:pPr>
      <w:r>
        <w:rPr>
          <w:kern w:val="0"/>
          <w:sz w:val="24"/>
        </w:rPr>
        <w:t>器械名称：</w:t>
      </w:r>
      <w:r>
        <w:rPr>
          <w:rFonts w:eastAsiaTheme="minorEastAsia"/>
          <w:sz w:val="24"/>
        </w:rPr>
        <w:t>超声溶栓</w:t>
      </w:r>
      <w:r>
        <w:rPr>
          <w:rFonts w:eastAsiaTheme="minorEastAsia" w:hint="eastAsia"/>
          <w:sz w:val="24"/>
        </w:rPr>
        <w:t>导管、超声溶栓主机</w:t>
      </w:r>
    </w:p>
    <w:p w14:paraId="46D3FEAD" w14:textId="77777777" w:rsidR="001C73AA" w:rsidRDefault="00000000">
      <w:pPr>
        <w:spacing w:line="360" w:lineRule="auto"/>
        <w:jc w:val="left"/>
        <w:rPr>
          <w:kern w:val="0"/>
          <w:sz w:val="24"/>
        </w:rPr>
      </w:pPr>
      <w:r>
        <w:rPr>
          <w:kern w:val="0"/>
          <w:sz w:val="24"/>
        </w:rPr>
        <w:t>生产企业：</w:t>
      </w:r>
      <w:hyperlink r:id="rId22" w:tgtFrame="https://www.baidu.com/_blank" w:history="1">
        <w:r w:rsidR="001C73AA">
          <w:rPr>
            <w:rFonts w:eastAsiaTheme="minorEastAsia"/>
            <w:sz w:val="24"/>
          </w:rPr>
          <w:t>北京荷清和创医疗科技有限公司</w:t>
        </w:r>
      </w:hyperlink>
    </w:p>
    <w:p w14:paraId="239A6C05" w14:textId="77777777" w:rsidR="001C73AA" w:rsidRDefault="00000000">
      <w:pPr>
        <w:spacing w:line="360" w:lineRule="auto"/>
        <w:jc w:val="left"/>
        <w:rPr>
          <w:b/>
          <w:bCs/>
          <w:kern w:val="0"/>
          <w:sz w:val="24"/>
        </w:rPr>
      </w:pPr>
      <w:r>
        <w:rPr>
          <w:b/>
          <w:bCs/>
          <w:kern w:val="0"/>
          <w:sz w:val="24"/>
        </w:rPr>
        <w:t>对照</w:t>
      </w:r>
      <w:r>
        <w:rPr>
          <w:rFonts w:hint="eastAsia"/>
          <w:b/>
          <w:bCs/>
          <w:kern w:val="0"/>
          <w:sz w:val="24"/>
        </w:rPr>
        <w:t>组</w:t>
      </w:r>
      <w:r>
        <w:rPr>
          <w:b/>
          <w:bCs/>
          <w:kern w:val="0"/>
          <w:sz w:val="24"/>
        </w:rPr>
        <w:t>：</w:t>
      </w:r>
      <w:r>
        <w:rPr>
          <w:b/>
          <w:bCs/>
          <w:kern w:val="0"/>
          <w:sz w:val="24"/>
        </w:rPr>
        <w:t xml:space="preserve"> </w:t>
      </w:r>
    </w:p>
    <w:p w14:paraId="4A3F8491" w14:textId="77777777" w:rsidR="001C73AA" w:rsidRDefault="00000000">
      <w:pPr>
        <w:spacing w:line="360" w:lineRule="auto"/>
        <w:jc w:val="left"/>
        <w:rPr>
          <w:kern w:val="0"/>
          <w:sz w:val="24"/>
        </w:rPr>
      </w:pPr>
      <w:r>
        <w:rPr>
          <w:rFonts w:hint="eastAsia"/>
          <w:kern w:val="0"/>
          <w:sz w:val="24"/>
        </w:rPr>
        <w:t>器械名称：灌注系统</w:t>
      </w:r>
      <w:r>
        <w:rPr>
          <w:kern w:val="0"/>
          <w:sz w:val="24"/>
        </w:rPr>
        <w:t>Infusion System</w:t>
      </w:r>
    </w:p>
    <w:p w14:paraId="4C0044AE" w14:textId="77777777" w:rsidR="001C73AA" w:rsidRDefault="00000000">
      <w:pPr>
        <w:spacing w:line="360" w:lineRule="auto"/>
        <w:jc w:val="left"/>
        <w:rPr>
          <w:rFonts w:eastAsiaTheme="minorEastAsia"/>
          <w:kern w:val="0"/>
          <w:sz w:val="24"/>
        </w:rPr>
      </w:pPr>
      <w:r>
        <w:rPr>
          <w:rFonts w:eastAsiaTheme="minorEastAsia" w:hint="eastAsia"/>
          <w:kern w:val="0"/>
          <w:sz w:val="24"/>
        </w:rPr>
        <w:t>生产企业：</w:t>
      </w:r>
      <w:r>
        <w:rPr>
          <w:sz w:val="24"/>
        </w:rPr>
        <w:t>安启医疗</w:t>
      </w:r>
      <w:r>
        <w:rPr>
          <w:rFonts w:eastAsiaTheme="minorEastAsia"/>
          <w:kern w:val="0"/>
          <w:sz w:val="24"/>
        </w:rPr>
        <w:t>AngioDynamics, Inc</w:t>
      </w:r>
    </w:p>
    <w:p w14:paraId="365958ED" w14:textId="77777777" w:rsidR="001C73AA" w:rsidRDefault="00000000">
      <w:pPr>
        <w:spacing w:line="360" w:lineRule="auto"/>
        <w:jc w:val="left"/>
        <w:rPr>
          <w:rFonts w:eastAsiaTheme="minorEastAsia"/>
          <w:kern w:val="0"/>
          <w:sz w:val="24"/>
        </w:rPr>
      </w:pPr>
      <w:r>
        <w:rPr>
          <w:rFonts w:eastAsiaTheme="minorEastAsia" w:hint="eastAsia"/>
          <w:kern w:val="0"/>
          <w:sz w:val="24"/>
        </w:rPr>
        <w:t>注册证编号：国械注进</w:t>
      </w:r>
      <w:r>
        <w:rPr>
          <w:rFonts w:eastAsiaTheme="minorEastAsia"/>
          <w:kern w:val="0"/>
          <w:sz w:val="24"/>
        </w:rPr>
        <w:t>20183031982</w:t>
      </w:r>
    </w:p>
    <w:p w14:paraId="0C3ACB0F" w14:textId="77777777" w:rsidR="001C73AA" w:rsidRDefault="00000000">
      <w:pPr>
        <w:pStyle w:val="24"/>
        <w:numPr>
          <w:ilvl w:val="1"/>
          <w:numId w:val="23"/>
        </w:numPr>
        <w:spacing w:before="156"/>
        <w:rPr>
          <w:bCs/>
        </w:rPr>
      </w:pPr>
      <w:bookmarkStart w:id="693" w:name="_Toc104144987"/>
      <w:bookmarkStart w:id="694" w:name="_Toc104144621"/>
      <w:bookmarkStart w:id="695" w:name="_Toc104144459"/>
      <w:bookmarkStart w:id="696" w:name="_Toc25766"/>
      <w:bookmarkStart w:id="697" w:name="_Toc2623"/>
      <w:bookmarkStart w:id="698" w:name="_Toc5409"/>
      <w:bookmarkStart w:id="699" w:name="_Toc118380710"/>
      <w:r>
        <w:rPr>
          <w:rFonts w:hint="eastAsia"/>
          <w:bCs/>
        </w:rPr>
        <w:t>试验流程</w:t>
      </w:r>
      <w:bookmarkEnd w:id="693"/>
      <w:bookmarkEnd w:id="694"/>
      <w:bookmarkEnd w:id="695"/>
      <w:bookmarkEnd w:id="696"/>
      <w:bookmarkEnd w:id="697"/>
      <w:bookmarkEnd w:id="698"/>
      <w:bookmarkEnd w:id="699"/>
    </w:p>
    <w:p w14:paraId="7A9AF331" w14:textId="77777777" w:rsidR="001C73AA" w:rsidRDefault="00000000">
      <w:pPr>
        <w:pStyle w:val="32"/>
        <w:numPr>
          <w:ilvl w:val="2"/>
          <w:numId w:val="35"/>
        </w:numPr>
        <w:snapToGrid w:val="0"/>
        <w:rPr>
          <w:bCs/>
        </w:rPr>
      </w:pPr>
      <w:bookmarkStart w:id="700" w:name="_Toc104144988"/>
      <w:r>
        <w:rPr>
          <w:bCs/>
        </w:rPr>
        <w:t>试验流程图</w:t>
      </w:r>
      <w:bookmarkEnd w:id="700"/>
    </w:p>
    <w:p w14:paraId="1A1FA113" w14:textId="77777777" w:rsidR="001C73AA" w:rsidRDefault="00000000">
      <w:pPr>
        <w:snapToGrid w:val="0"/>
        <w:spacing w:line="360" w:lineRule="auto"/>
        <w:rPr>
          <w:color w:val="000000" w:themeColor="text1"/>
          <w:sz w:val="24"/>
        </w:rPr>
      </w:pPr>
      <w:r>
        <w:rPr>
          <w:rFonts w:hint="eastAsia"/>
          <w:color w:val="000000" w:themeColor="text1"/>
          <w:sz w:val="24"/>
        </w:rPr>
        <w:t>详见上文的“临床试验流程图”部分。</w:t>
      </w:r>
    </w:p>
    <w:p w14:paraId="5033661F" w14:textId="4FFA8E09" w:rsidR="001C73AA" w:rsidRDefault="00000000">
      <w:pPr>
        <w:pStyle w:val="32"/>
        <w:numPr>
          <w:ilvl w:val="2"/>
          <w:numId w:val="35"/>
        </w:numPr>
        <w:snapToGrid w:val="0"/>
        <w:rPr>
          <w:bCs/>
        </w:rPr>
      </w:pPr>
      <w:bookmarkStart w:id="701" w:name="_Toc104144989"/>
      <w:r>
        <w:rPr>
          <w:bCs/>
        </w:rPr>
        <w:lastRenderedPageBreak/>
        <w:t>试验实施</w:t>
      </w:r>
      <w:bookmarkEnd w:id="701"/>
      <w:r w:rsidR="00B0732A">
        <w:rPr>
          <w:rStyle w:val="aff3"/>
          <w:bCs/>
        </w:rPr>
        <w:footnoteReference w:id="23"/>
      </w:r>
    </w:p>
    <w:p w14:paraId="66DDB96C" w14:textId="77777777" w:rsidR="001C73AA" w:rsidRDefault="00000000">
      <w:pPr>
        <w:numPr>
          <w:ilvl w:val="0"/>
          <w:numId w:val="36"/>
        </w:numPr>
        <w:tabs>
          <w:tab w:val="left" w:pos="397"/>
        </w:tabs>
        <w:snapToGrid w:val="0"/>
        <w:spacing w:line="360" w:lineRule="auto"/>
        <w:ind w:left="0" w:firstLine="0"/>
        <w:jc w:val="left"/>
        <w:rPr>
          <w:b/>
          <w:color w:val="000000" w:themeColor="text1"/>
          <w:sz w:val="24"/>
        </w:rPr>
      </w:pPr>
      <w:bookmarkStart w:id="702" w:name="_Toc31652"/>
      <w:bookmarkStart w:id="703" w:name="_Toc20154"/>
      <w:r>
        <w:rPr>
          <w:b/>
          <w:color w:val="000000" w:themeColor="text1"/>
          <w:sz w:val="24"/>
        </w:rPr>
        <w:t>知情同意</w:t>
      </w:r>
      <w:bookmarkEnd w:id="702"/>
      <w:bookmarkEnd w:id="703"/>
    </w:p>
    <w:p w14:paraId="17F5AD90" w14:textId="77777777" w:rsidR="001C73AA" w:rsidRDefault="00000000">
      <w:pPr>
        <w:snapToGrid w:val="0"/>
        <w:spacing w:line="360" w:lineRule="auto"/>
        <w:ind w:firstLineChars="200" w:firstLine="480"/>
        <w:rPr>
          <w:color w:val="000000" w:themeColor="text1"/>
          <w:sz w:val="24"/>
        </w:rPr>
      </w:pPr>
      <w:r>
        <w:rPr>
          <w:color w:val="000000" w:themeColor="text1"/>
          <w:sz w:val="24"/>
        </w:rPr>
        <w:t>进行任何研究特定检查或操作之前，受试者应当签署已获</w:t>
      </w:r>
      <w:r>
        <w:rPr>
          <w:color w:val="000000" w:themeColor="text1"/>
          <w:sz w:val="24"/>
        </w:rPr>
        <w:t>IRB/IEC</w:t>
      </w:r>
      <w:r>
        <w:rPr>
          <w:color w:val="000000" w:themeColor="text1"/>
          <w:sz w:val="24"/>
        </w:rPr>
        <w:t>批准的研究知情同意书</w:t>
      </w:r>
      <w:r>
        <w:rPr>
          <w:color w:val="000000" w:themeColor="text1"/>
          <w:sz w:val="24"/>
        </w:rPr>
        <w:t>(ICF)</w:t>
      </w:r>
      <w:r>
        <w:rPr>
          <w:color w:val="000000" w:themeColor="text1"/>
          <w:sz w:val="24"/>
        </w:rPr>
        <w:t>。在签署</w:t>
      </w:r>
      <w:r>
        <w:rPr>
          <w:color w:val="000000" w:themeColor="text1"/>
          <w:sz w:val="24"/>
        </w:rPr>
        <w:t>ICF</w:t>
      </w:r>
      <w:r>
        <w:rPr>
          <w:color w:val="000000" w:themeColor="text1"/>
          <w:sz w:val="24"/>
        </w:rPr>
        <w:t>之前，研究者必须留给受试者充足的时间阅读知情同意书</w:t>
      </w:r>
      <w:r>
        <w:rPr>
          <w:color w:val="000000" w:themeColor="text1"/>
          <w:sz w:val="24"/>
        </w:rPr>
        <w:t>(ICF)</w:t>
      </w:r>
      <w:r>
        <w:rPr>
          <w:color w:val="000000" w:themeColor="text1"/>
          <w:sz w:val="24"/>
        </w:rPr>
        <w:t>，并及时回答受试者提出的问题。即使受试者同意参加本研究并签署知情同意书</w:t>
      </w:r>
      <w:r>
        <w:rPr>
          <w:color w:val="000000" w:themeColor="text1"/>
          <w:sz w:val="24"/>
        </w:rPr>
        <w:t>(ICF)</w:t>
      </w:r>
      <w:r>
        <w:rPr>
          <w:color w:val="000000" w:themeColor="text1"/>
          <w:sz w:val="24"/>
        </w:rPr>
        <w:t>，研究工作人员应先给受试者解释血管造影检查的结果可能会决定受试者最终不适合参加本研究。</w:t>
      </w:r>
    </w:p>
    <w:p w14:paraId="14E28263" w14:textId="77777777" w:rsidR="001C73AA" w:rsidRDefault="00000000">
      <w:pPr>
        <w:numPr>
          <w:ilvl w:val="0"/>
          <w:numId w:val="36"/>
        </w:numPr>
        <w:tabs>
          <w:tab w:val="left" w:pos="397"/>
        </w:tabs>
        <w:snapToGrid w:val="0"/>
        <w:spacing w:line="360" w:lineRule="auto"/>
        <w:ind w:left="0" w:firstLine="0"/>
        <w:jc w:val="left"/>
        <w:rPr>
          <w:b/>
          <w:color w:val="000000" w:themeColor="text1"/>
          <w:sz w:val="24"/>
        </w:rPr>
      </w:pPr>
      <w:bookmarkStart w:id="704" w:name="_Ref118126870"/>
      <w:bookmarkStart w:id="705" w:name="_Toc5437"/>
      <w:bookmarkStart w:id="706" w:name="_Toc5280"/>
      <w:r>
        <w:rPr>
          <w:b/>
          <w:color w:val="000000" w:themeColor="text1"/>
          <w:sz w:val="24"/>
        </w:rPr>
        <w:t>筛选期</w:t>
      </w:r>
      <w:r>
        <w:rPr>
          <w:rFonts w:hint="eastAsia"/>
          <w:b/>
          <w:color w:val="000000" w:themeColor="text1"/>
          <w:sz w:val="24"/>
        </w:rPr>
        <w:t>（</w:t>
      </w:r>
      <w:r>
        <w:rPr>
          <w:b/>
          <w:color w:val="000000" w:themeColor="text1"/>
          <w:sz w:val="24"/>
        </w:rPr>
        <w:t>-14~0</w:t>
      </w:r>
      <w:r>
        <w:rPr>
          <w:b/>
          <w:color w:val="000000" w:themeColor="text1"/>
          <w:sz w:val="24"/>
        </w:rPr>
        <w:t>天</w:t>
      </w:r>
      <w:bookmarkEnd w:id="704"/>
      <w:bookmarkEnd w:id="705"/>
      <w:bookmarkEnd w:id="706"/>
      <w:r>
        <w:rPr>
          <w:rFonts w:hint="eastAsia"/>
          <w:b/>
          <w:color w:val="000000" w:themeColor="text1"/>
          <w:sz w:val="24"/>
        </w:rPr>
        <w:t>）</w:t>
      </w:r>
    </w:p>
    <w:p w14:paraId="7A7F190A" w14:textId="77777777" w:rsidR="001C73AA" w:rsidRDefault="00000000">
      <w:pPr>
        <w:snapToGrid w:val="0"/>
        <w:spacing w:line="360" w:lineRule="auto"/>
        <w:ind w:firstLineChars="200" w:firstLine="480"/>
        <w:rPr>
          <w:color w:val="000000" w:themeColor="text1"/>
          <w:sz w:val="24"/>
        </w:rPr>
      </w:pPr>
      <w:r>
        <w:rPr>
          <w:color w:val="000000" w:themeColor="text1"/>
          <w:sz w:val="24"/>
        </w:rPr>
        <w:t>受试者筛选用于判断受试者是否能够符合本研究入排标准。筛选过程包括研究者评估受试者的病历记录和诊断，须在手术前</w:t>
      </w:r>
      <w:r>
        <w:rPr>
          <w:color w:val="000000" w:themeColor="text1"/>
          <w:sz w:val="24"/>
        </w:rPr>
        <w:t>14</w:t>
      </w:r>
      <w:r>
        <w:rPr>
          <w:color w:val="000000" w:themeColor="text1"/>
          <w:sz w:val="24"/>
        </w:rPr>
        <w:t>天内对所有受试者收集以下数据：</w:t>
      </w:r>
    </w:p>
    <w:p w14:paraId="3E1F95D3"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一般资料：包括性别、出生日期、身高、体重</w:t>
      </w:r>
      <w:r>
        <w:rPr>
          <w:rFonts w:hint="eastAsia"/>
          <w:color w:val="000000" w:themeColor="text1"/>
          <w:sz w:val="24"/>
        </w:rPr>
        <w:t>；</w:t>
      </w:r>
    </w:p>
    <w:p w14:paraId="6F934E33"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生命体征：包括</w:t>
      </w:r>
      <w:r>
        <w:rPr>
          <w:rFonts w:hint="eastAsia"/>
          <w:color w:val="000000" w:themeColor="text1"/>
          <w:sz w:val="24"/>
        </w:rPr>
        <w:t>呼吸、</w:t>
      </w:r>
      <w:r>
        <w:rPr>
          <w:color w:val="000000" w:themeColor="text1"/>
          <w:sz w:val="24"/>
        </w:rPr>
        <w:t>血压、心率</w:t>
      </w:r>
      <w:r>
        <w:rPr>
          <w:rFonts w:hint="eastAsia"/>
          <w:color w:val="000000" w:themeColor="text1"/>
          <w:sz w:val="24"/>
        </w:rPr>
        <w:t>/</w:t>
      </w:r>
      <w:r>
        <w:rPr>
          <w:rFonts w:hint="eastAsia"/>
          <w:color w:val="000000" w:themeColor="text1"/>
          <w:sz w:val="24"/>
        </w:rPr>
        <w:t>脉搏</w:t>
      </w:r>
      <w:r>
        <w:rPr>
          <w:color w:val="000000" w:themeColor="text1"/>
          <w:sz w:val="24"/>
        </w:rPr>
        <w:t>、体温</w:t>
      </w:r>
      <w:r>
        <w:rPr>
          <w:rFonts w:hint="eastAsia"/>
          <w:color w:val="000000" w:themeColor="text1"/>
          <w:sz w:val="24"/>
        </w:rPr>
        <w:t>、血氧饱和度；</w:t>
      </w:r>
    </w:p>
    <w:p w14:paraId="1786869D" w14:textId="77777777" w:rsidR="001C73AA" w:rsidRDefault="00000000">
      <w:pPr>
        <w:numPr>
          <w:ilvl w:val="0"/>
          <w:numId w:val="37"/>
        </w:numPr>
        <w:tabs>
          <w:tab w:val="left" w:pos="420"/>
        </w:tabs>
        <w:snapToGrid w:val="0"/>
        <w:spacing w:line="360" w:lineRule="auto"/>
        <w:ind w:left="0" w:firstLine="0"/>
        <w:rPr>
          <w:sz w:val="24"/>
        </w:rPr>
      </w:pPr>
      <w:r>
        <w:rPr>
          <w:color w:val="000000" w:themeColor="text1"/>
          <w:sz w:val="24"/>
        </w:rPr>
        <w:t>既往病史：</w:t>
      </w:r>
      <w:r>
        <w:rPr>
          <w:rFonts w:hint="eastAsia"/>
          <w:sz w:val="24"/>
        </w:rPr>
        <w:t>包括既往</w:t>
      </w:r>
      <w:r>
        <w:rPr>
          <w:rFonts w:hint="eastAsia"/>
          <w:sz w:val="24"/>
        </w:rPr>
        <w:t>6</w:t>
      </w:r>
      <w:r>
        <w:rPr>
          <w:rFonts w:hint="eastAsia"/>
          <w:sz w:val="24"/>
        </w:rPr>
        <w:t>个月疾病史及伴随疾病和手术史；</w:t>
      </w:r>
    </w:p>
    <w:p w14:paraId="15846882"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实验室检查：</w:t>
      </w:r>
    </w:p>
    <w:p w14:paraId="79373C3F" w14:textId="77777777" w:rsidR="001C73AA" w:rsidRDefault="00000000">
      <w:pPr>
        <w:numPr>
          <w:ilvl w:val="0"/>
          <w:numId w:val="38"/>
        </w:numPr>
        <w:snapToGrid w:val="0"/>
        <w:spacing w:line="360" w:lineRule="auto"/>
        <w:ind w:leftChars="200" w:left="840" w:hangingChars="175"/>
        <w:rPr>
          <w:color w:val="000000" w:themeColor="text1"/>
          <w:sz w:val="24"/>
        </w:rPr>
      </w:pPr>
      <w:r>
        <w:rPr>
          <w:color w:val="000000" w:themeColor="text1"/>
          <w:sz w:val="24"/>
        </w:rPr>
        <w:t>血常规：红细胞</w:t>
      </w:r>
      <w:r>
        <w:rPr>
          <w:color w:val="000000" w:themeColor="text1"/>
          <w:sz w:val="24"/>
        </w:rPr>
        <w:t>(RBC)</w:t>
      </w:r>
      <w:r>
        <w:rPr>
          <w:color w:val="000000" w:themeColor="text1"/>
          <w:sz w:val="24"/>
        </w:rPr>
        <w:t>、白细胞</w:t>
      </w:r>
      <w:r>
        <w:rPr>
          <w:color w:val="000000" w:themeColor="text1"/>
          <w:sz w:val="24"/>
        </w:rPr>
        <w:t>(WBC)</w:t>
      </w:r>
      <w:r>
        <w:rPr>
          <w:color w:val="000000" w:themeColor="text1"/>
          <w:sz w:val="24"/>
        </w:rPr>
        <w:t>、血红蛋白</w:t>
      </w:r>
      <w:r>
        <w:rPr>
          <w:color w:val="000000" w:themeColor="text1"/>
          <w:sz w:val="24"/>
        </w:rPr>
        <w:t>(Hgb)</w:t>
      </w:r>
      <w:r>
        <w:rPr>
          <w:color w:val="000000" w:themeColor="text1"/>
          <w:sz w:val="24"/>
        </w:rPr>
        <w:t>、血小板</w:t>
      </w:r>
      <w:r>
        <w:rPr>
          <w:color w:val="000000" w:themeColor="text1"/>
          <w:sz w:val="24"/>
        </w:rPr>
        <w:t>(PLT)</w:t>
      </w:r>
      <w:r>
        <w:rPr>
          <w:color w:val="000000" w:themeColor="text1"/>
          <w:sz w:val="24"/>
        </w:rPr>
        <w:t>；</w:t>
      </w:r>
    </w:p>
    <w:p w14:paraId="55D1CA86" w14:textId="77777777" w:rsidR="001C73AA" w:rsidRDefault="00000000">
      <w:pPr>
        <w:numPr>
          <w:ilvl w:val="0"/>
          <w:numId w:val="38"/>
        </w:numPr>
        <w:snapToGrid w:val="0"/>
        <w:spacing w:line="360" w:lineRule="auto"/>
        <w:ind w:leftChars="200" w:left="840" w:hangingChars="175"/>
        <w:rPr>
          <w:color w:val="000000" w:themeColor="text1"/>
          <w:sz w:val="24"/>
        </w:rPr>
      </w:pPr>
      <w:r>
        <w:rPr>
          <w:color w:val="000000" w:themeColor="text1"/>
          <w:sz w:val="24"/>
        </w:rPr>
        <w:t>血生化：丙氨酸氨基转移酶</w:t>
      </w:r>
      <w:r>
        <w:rPr>
          <w:color w:val="000000" w:themeColor="text1"/>
          <w:sz w:val="24"/>
        </w:rPr>
        <w:t>/</w:t>
      </w:r>
      <w:r>
        <w:rPr>
          <w:color w:val="000000" w:themeColor="text1"/>
          <w:sz w:val="24"/>
        </w:rPr>
        <w:t>谷丙转氨酶</w:t>
      </w:r>
      <w:r>
        <w:rPr>
          <w:rFonts w:hint="eastAsia"/>
          <w:color w:val="000000" w:themeColor="text1"/>
          <w:sz w:val="24"/>
        </w:rPr>
        <w:t>(</w:t>
      </w:r>
      <w:r>
        <w:rPr>
          <w:color w:val="000000" w:themeColor="text1"/>
          <w:sz w:val="24"/>
        </w:rPr>
        <w:t>ALT</w:t>
      </w:r>
      <w:r>
        <w:rPr>
          <w:rFonts w:hint="eastAsia"/>
          <w:color w:val="000000" w:themeColor="text1"/>
          <w:sz w:val="24"/>
        </w:rPr>
        <w:t>)</w:t>
      </w:r>
      <w:r>
        <w:rPr>
          <w:color w:val="000000" w:themeColor="text1"/>
          <w:sz w:val="24"/>
        </w:rPr>
        <w:t>、天门冬氨酸氨基转移酶</w:t>
      </w:r>
      <w:r>
        <w:rPr>
          <w:color w:val="000000" w:themeColor="text1"/>
          <w:sz w:val="24"/>
        </w:rPr>
        <w:t>/</w:t>
      </w:r>
      <w:r>
        <w:rPr>
          <w:color w:val="000000" w:themeColor="text1"/>
          <w:sz w:val="24"/>
        </w:rPr>
        <w:t>谷草转氨酶</w:t>
      </w:r>
      <w:r>
        <w:rPr>
          <w:rFonts w:hint="eastAsia"/>
          <w:color w:val="000000" w:themeColor="text1"/>
          <w:sz w:val="24"/>
        </w:rPr>
        <w:t>(</w:t>
      </w:r>
      <w:r>
        <w:rPr>
          <w:color w:val="000000" w:themeColor="text1"/>
          <w:sz w:val="24"/>
        </w:rPr>
        <w:t>AST</w:t>
      </w:r>
      <w:r>
        <w:rPr>
          <w:rFonts w:hint="eastAsia"/>
          <w:color w:val="000000" w:themeColor="text1"/>
          <w:sz w:val="24"/>
        </w:rPr>
        <w:t>)</w:t>
      </w:r>
      <w:r>
        <w:rPr>
          <w:color w:val="000000" w:themeColor="text1"/>
          <w:sz w:val="24"/>
        </w:rPr>
        <w:t>、尿素氮</w:t>
      </w:r>
      <w:r>
        <w:rPr>
          <w:color w:val="000000" w:themeColor="text1"/>
          <w:sz w:val="24"/>
        </w:rPr>
        <w:t>/</w:t>
      </w:r>
      <w:r>
        <w:rPr>
          <w:color w:val="000000" w:themeColor="text1"/>
          <w:sz w:val="24"/>
        </w:rPr>
        <w:t>尿素</w:t>
      </w:r>
      <w:r>
        <w:rPr>
          <w:rFonts w:hint="eastAsia"/>
          <w:color w:val="000000" w:themeColor="text1"/>
          <w:sz w:val="24"/>
        </w:rPr>
        <w:t>(</w:t>
      </w:r>
      <w:r>
        <w:rPr>
          <w:color w:val="000000" w:themeColor="text1"/>
          <w:sz w:val="24"/>
        </w:rPr>
        <w:t>BUN/UREA)</w:t>
      </w:r>
      <w:r>
        <w:rPr>
          <w:color w:val="000000" w:themeColor="text1"/>
          <w:sz w:val="24"/>
        </w:rPr>
        <w:t>、肌酐</w:t>
      </w:r>
      <w:r>
        <w:rPr>
          <w:color w:val="000000" w:themeColor="text1"/>
          <w:sz w:val="24"/>
        </w:rPr>
        <w:t>(Cr)</w:t>
      </w:r>
      <w:r>
        <w:rPr>
          <w:color w:val="000000" w:themeColor="text1"/>
          <w:sz w:val="24"/>
        </w:rPr>
        <w:t>、</w:t>
      </w:r>
      <w:r>
        <w:rPr>
          <w:rFonts w:hint="eastAsia"/>
          <w:sz w:val="24"/>
        </w:rPr>
        <w:t>血清肌酐</w:t>
      </w:r>
      <w:r>
        <w:rPr>
          <w:sz w:val="24"/>
        </w:rPr>
        <w:t>(Scr)</w:t>
      </w:r>
      <w:r>
        <w:rPr>
          <w:rFonts w:hint="eastAsia"/>
          <w:sz w:val="24"/>
        </w:rPr>
        <w:t>、</w:t>
      </w:r>
      <w:r>
        <w:rPr>
          <w:sz w:val="24"/>
        </w:rPr>
        <w:t>eGFR</w:t>
      </w:r>
      <w:r>
        <w:rPr>
          <w:color w:val="000000" w:themeColor="text1"/>
          <w:sz w:val="24"/>
        </w:rPr>
        <w:t>；</w:t>
      </w:r>
    </w:p>
    <w:p w14:paraId="207EA4EB" w14:textId="77777777" w:rsidR="001C73AA" w:rsidRDefault="00000000">
      <w:pPr>
        <w:numPr>
          <w:ilvl w:val="0"/>
          <w:numId w:val="38"/>
        </w:numPr>
        <w:snapToGrid w:val="0"/>
        <w:spacing w:line="360" w:lineRule="auto"/>
        <w:ind w:leftChars="200" w:left="840" w:hangingChars="175"/>
        <w:rPr>
          <w:color w:val="000000" w:themeColor="text1"/>
          <w:sz w:val="24"/>
        </w:rPr>
      </w:pPr>
      <w:r>
        <w:rPr>
          <w:color w:val="000000" w:themeColor="text1"/>
          <w:sz w:val="24"/>
        </w:rPr>
        <w:t>凝血功能：</w:t>
      </w:r>
      <w:r>
        <w:rPr>
          <w:rFonts w:hint="eastAsia"/>
          <w:color w:val="000000"/>
          <w:kern w:val="0"/>
          <w:sz w:val="24"/>
        </w:rPr>
        <w:t>D-</w:t>
      </w:r>
      <w:r>
        <w:rPr>
          <w:rFonts w:hint="eastAsia"/>
          <w:color w:val="000000"/>
          <w:kern w:val="0"/>
          <w:sz w:val="24"/>
        </w:rPr>
        <w:t>二聚体</w:t>
      </w:r>
      <w:r>
        <w:rPr>
          <w:rFonts w:hint="eastAsia"/>
          <w:color w:val="000000"/>
          <w:kern w:val="0"/>
          <w:sz w:val="24"/>
        </w:rPr>
        <w:t>(</w:t>
      </w:r>
      <w:r>
        <w:rPr>
          <w:color w:val="000000"/>
          <w:kern w:val="0"/>
          <w:sz w:val="24"/>
        </w:rPr>
        <w:t>D-dimer)</w:t>
      </w:r>
      <w:r>
        <w:rPr>
          <w:rFonts w:hint="eastAsia"/>
          <w:color w:val="000000"/>
          <w:kern w:val="0"/>
          <w:sz w:val="24"/>
        </w:rPr>
        <w:t>、国际标准化比值</w:t>
      </w:r>
      <w:r>
        <w:rPr>
          <w:rFonts w:hint="eastAsia"/>
          <w:color w:val="000000"/>
          <w:kern w:val="0"/>
          <w:sz w:val="24"/>
        </w:rPr>
        <w:t>(INR)</w:t>
      </w:r>
      <w:r>
        <w:rPr>
          <w:rFonts w:hint="eastAsia"/>
          <w:color w:val="000000"/>
          <w:kern w:val="0"/>
          <w:sz w:val="24"/>
        </w:rPr>
        <w:t>、凝血酶原时间</w:t>
      </w:r>
      <w:r>
        <w:rPr>
          <w:color w:val="000000"/>
          <w:kern w:val="0"/>
          <w:sz w:val="24"/>
        </w:rPr>
        <w:t>(</w:t>
      </w:r>
      <w:r>
        <w:rPr>
          <w:rFonts w:hint="eastAsia"/>
          <w:color w:val="000000"/>
          <w:kern w:val="0"/>
          <w:sz w:val="24"/>
        </w:rPr>
        <w:t>PT</w:t>
      </w:r>
      <w:r>
        <w:rPr>
          <w:color w:val="000000"/>
          <w:kern w:val="0"/>
          <w:sz w:val="24"/>
        </w:rPr>
        <w:t>)</w:t>
      </w:r>
      <w:r>
        <w:rPr>
          <w:rFonts w:hint="eastAsia"/>
          <w:color w:val="000000"/>
          <w:kern w:val="0"/>
          <w:sz w:val="24"/>
        </w:rPr>
        <w:t>、活化部分凝血活酶时间</w:t>
      </w:r>
      <w:r>
        <w:rPr>
          <w:color w:val="000000"/>
          <w:kern w:val="0"/>
          <w:sz w:val="24"/>
        </w:rPr>
        <w:t>(</w:t>
      </w:r>
      <w:r>
        <w:rPr>
          <w:rFonts w:hint="eastAsia"/>
          <w:color w:val="000000"/>
          <w:kern w:val="0"/>
          <w:sz w:val="24"/>
        </w:rPr>
        <w:t>APTT</w:t>
      </w:r>
      <w:r>
        <w:rPr>
          <w:color w:val="000000"/>
          <w:kern w:val="0"/>
          <w:sz w:val="24"/>
        </w:rPr>
        <w:t>)</w:t>
      </w:r>
      <w:r>
        <w:rPr>
          <w:rFonts w:hint="eastAsia"/>
          <w:color w:val="000000"/>
          <w:kern w:val="0"/>
          <w:sz w:val="24"/>
        </w:rPr>
        <w:t>、凝血酶时间</w:t>
      </w:r>
      <w:r>
        <w:rPr>
          <w:color w:val="000000"/>
          <w:kern w:val="0"/>
          <w:sz w:val="24"/>
        </w:rPr>
        <w:t>(</w:t>
      </w:r>
      <w:r>
        <w:rPr>
          <w:rFonts w:hint="eastAsia"/>
          <w:color w:val="000000"/>
          <w:kern w:val="0"/>
          <w:sz w:val="24"/>
        </w:rPr>
        <w:t>TT</w:t>
      </w:r>
      <w:r>
        <w:rPr>
          <w:color w:val="000000"/>
          <w:kern w:val="0"/>
          <w:sz w:val="24"/>
        </w:rPr>
        <w:t>)</w:t>
      </w:r>
      <w:r>
        <w:rPr>
          <w:rFonts w:hint="eastAsia"/>
          <w:color w:val="000000"/>
          <w:kern w:val="0"/>
          <w:sz w:val="24"/>
        </w:rPr>
        <w:t>、纤维蛋白原</w:t>
      </w:r>
      <w:r>
        <w:rPr>
          <w:color w:val="000000"/>
          <w:kern w:val="0"/>
          <w:sz w:val="24"/>
        </w:rPr>
        <w:t>(</w:t>
      </w:r>
      <w:r>
        <w:rPr>
          <w:rFonts w:hint="eastAsia"/>
          <w:color w:val="000000"/>
          <w:kern w:val="0"/>
          <w:sz w:val="24"/>
        </w:rPr>
        <w:t>Fg</w:t>
      </w:r>
      <w:r>
        <w:rPr>
          <w:color w:val="000000"/>
          <w:kern w:val="0"/>
          <w:sz w:val="24"/>
        </w:rPr>
        <w:t>)</w:t>
      </w:r>
      <w:r>
        <w:rPr>
          <w:rFonts w:hint="eastAsia"/>
          <w:color w:val="000000"/>
          <w:kern w:val="0"/>
          <w:sz w:val="24"/>
        </w:rPr>
        <w:t>；</w:t>
      </w:r>
    </w:p>
    <w:p w14:paraId="7ACD8996" w14:textId="77777777" w:rsidR="001C73AA" w:rsidRDefault="00000000">
      <w:pPr>
        <w:numPr>
          <w:ilvl w:val="0"/>
          <w:numId w:val="38"/>
        </w:numPr>
        <w:snapToGrid w:val="0"/>
        <w:spacing w:line="360" w:lineRule="auto"/>
        <w:ind w:leftChars="200" w:left="840" w:hangingChars="175"/>
        <w:rPr>
          <w:color w:val="000000" w:themeColor="text1"/>
          <w:sz w:val="24"/>
        </w:rPr>
      </w:pPr>
      <w:r>
        <w:rPr>
          <w:rFonts w:hint="eastAsia"/>
          <w:color w:val="000000" w:themeColor="text1"/>
          <w:sz w:val="24"/>
        </w:rPr>
        <w:t>妊娠试验：</w:t>
      </w:r>
      <w:r>
        <w:rPr>
          <w:rFonts w:hint="eastAsia"/>
          <w:color w:val="000000"/>
          <w:kern w:val="0"/>
          <w:sz w:val="24"/>
        </w:rPr>
        <w:t>尿</w:t>
      </w:r>
      <w:r>
        <w:rPr>
          <w:rFonts w:hint="eastAsia"/>
          <w:color w:val="000000"/>
          <w:kern w:val="0"/>
          <w:sz w:val="24"/>
        </w:rPr>
        <w:t>/</w:t>
      </w:r>
      <w:r>
        <w:rPr>
          <w:rFonts w:hint="eastAsia"/>
          <w:color w:val="000000"/>
          <w:kern w:val="0"/>
          <w:sz w:val="24"/>
        </w:rPr>
        <w:t>血妊娠检查</w:t>
      </w:r>
      <w:r>
        <w:rPr>
          <w:rFonts w:hint="eastAsia"/>
          <w:color w:val="000000"/>
          <w:kern w:val="0"/>
          <w:sz w:val="24"/>
        </w:rPr>
        <w:t>(</w:t>
      </w:r>
      <w:r>
        <w:rPr>
          <w:rFonts w:hint="eastAsia"/>
          <w:color w:val="000000"/>
          <w:kern w:val="0"/>
          <w:sz w:val="24"/>
        </w:rPr>
        <w:t>仅限育龄期女性</w:t>
      </w:r>
      <w:r>
        <w:rPr>
          <w:rFonts w:hint="eastAsia"/>
          <w:color w:val="000000"/>
          <w:kern w:val="0"/>
          <w:sz w:val="24"/>
        </w:rPr>
        <w:t>)</w:t>
      </w:r>
      <w:r>
        <w:rPr>
          <w:rFonts w:hint="eastAsia"/>
          <w:color w:val="000000" w:themeColor="text1"/>
          <w:sz w:val="24"/>
        </w:rPr>
        <w:t>；</w:t>
      </w:r>
    </w:p>
    <w:p w14:paraId="2678FF5B" w14:textId="77777777" w:rsidR="001C73AA" w:rsidRDefault="00000000">
      <w:pPr>
        <w:numPr>
          <w:ilvl w:val="0"/>
          <w:numId w:val="37"/>
        </w:numPr>
        <w:tabs>
          <w:tab w:val="left" w:pos="420"/>
        </w:tabs>
        <w:snapToGrid w:val="0"/>
        <w:spacing w:line="360" w:lineRule="auto"/>
        <w:ind w:left="0" w:firstLine="0"/>
        <w:rPr>
          <w:color w:val="000000" w:themeColor="text1"/>
          <w:sz w:val="24"/>
        </w:rPr>
      </w:pPr>
      <w:bookmarkStart w:id="707" w:name="OLE_LINK11"/>
      <w:r>
        <w:rPr>
          <w:rFonts w:hint="eastAsia"/>
          <w:color w:val="000000" w:themeColor="text1"/>
          <w:sz w:val="24"/>
        </w:rPr>
        <w:t>心电图；</w:t>
      </w:r>
    </w:p>
    <w:p w14:paraId="6E0D6E44"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下肢周径测量：测量患侧与健侧距髌骨中点向上</w:t>
      </w:r>
      <w:r>
        <w:rPr>
          <w:rFonts w:hint="eastAsia"/>
          <w:color w:val="000000" w:themeColor="text1"/>
          <w:sz w:val="24"/>
        </w:rPr>
        <w:t>15 cm</w:t>
      </w:r>
      <w:r>
        <w:rPr>
          <w:rFonts w:hint="eastAsia"/>
          <w:color w:val="000000" w:themeColor="text1"/>
          <w:sz w:val="24"/>
        </w:rPr>
        <w:t>和髌骨中点向下</w:t>
      </w:r>
      <w:r>
        <w:rPr>
          <w:rFonts w:hint="eastAsia"/>
          <w:color w:val="000000" w:themeColor="text1"/>
          <w:sz w:val="24"/>
        </w:rPr>
        <w:t>10 cm</w:t>
      </w:r>
      <w:r>
        <w:rPr>
          <w:rFonts w:hint="eastAsia"/>
          <w:color w:val="000000" w:themeColor="text1"/>
          <w:sz w:val="24"/>
        </w:rPr>
        <w:t>的周径；</w:t>
      </w:r>
    </w:p>
    <w:p w14:paraId="19783EE9"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下肢静脉超声：下肢静脉分段加压超声；</w:t>
      </w:r>
    </w:p>
    <w:p w14:paraId="28527B74"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CT</w:t>
      </w:r>
      <w:r>
        <w:rPr>
          <w:rFonts w:hint="eastAsia"/>
          <w:color w:val="000000" w:themeColor="text1"/>
          <w:sz w:val="24"/>
        </w:rPr>
        <w:t>肺动脉造影</w:t>
      </w:r>
      <w:r>
        <w:rPr>
          <w:rFonts w:hint="eastAsia"/>
          <w:color w:val="000000" w:themeColor="text1"/>
          <w:sz w:val="24"/>
        </w:rPr>
        <w:t>(</w:t>
      </w:r>
      <w:r>
        <w:rPr>
          <w:color w:val="000000" w:themeColor="text1"/>
          <w:sz w:val="24"/>
        </w:rPr>
        <w:t>CTPA)</w:t>
      </w:r>
      <w:r>
        <w:rPr>
          <w:rFonts w:hint="eastAsia"/>
          <w:color w:val="000000" w:themeColor="text1"/>
          <w:sz w:val="24"/>
        </w:rPr>
        <w:t>：根据患者病情由研究者决定是否行</w:t>
      </w:r>
      <w:r>
        <w:rPr>
          <w:rFonts w:hint="eastAsia"/>
          <w:color w:val="000000" w:themeColor="text1"/>
          <w:sz w:val="24"/>
        </w:rPr>
        <w:t>CTPA</w:t>
      </w:r>
      <w:r>
        <w:rPr>
          <w:rFonts w:hint="eastAsia"/>
          <w:color w:val="000000" w:themeColor="text1"/>
          <w:sz w:val="24"/>
        </w:rPr>
        <w:t>检查；</w:t>
      </w:r>
    </w:p>
    <w:p w14:paraId="03C99FE3"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V</w:t>
      </w:r>
      <w:r>
        <w:rPr>
          <w:color w:val="000000" w:themeColor="text1"/>
          <w:sz w:val="24"/>
        </w:rPr>
        <w:t>CSS</w:t>
      </w:r>
      <w:r>
        <w:rPr>
          <w:rFonts w:hint="eastAsia"/>
          <w:color w:val="000000" w:themeColor="text1"/>
          <w:sz w:val="24"/>
        </w:rPr>
        <w:t>评分；</w:t>
      </w:r>
    </w:p>
    <w:p w14:paraId="0E802B6F"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Villalta</w:t>
      </w:r>
      <w:r>
        <w:rPr>
          <w:rFonts w:hint="eastAsia"/>
          <w:color w:val="000000" w:themeColor="text1"/>
          <w:sz w:val="24"/>
        </w:rPr>
        <w:t>评分；</w:t>
      </w:r>
    </w:p>
    <w:p w14:paraId="0360E420"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入</w:t>
      </w:r>
      <w:r>
        <w:rPr>
          <w:rFonts w:hint="eastAsia"/>
          <w:color w:val="000000" w:themeColor="text1"/>
          <w:sz w:val="24"/>
        </w:rPr>
        <w:t>/</w:t>
      </w:r>
      <w:r>
        <w:rPr>
          <w:rFonts w:hint="eastAsia"/>
          <w:color w:val="000000" w:themeColor="text1"/>
          <w:sz w:val="24"/>
        </w:rPr>
        <w:t>排标准评估；</w:t>
      </w:r>
    </w:p>
    <w:p w14:paraId="522AA9CB"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lastRenderedPageBreak/>
        <w:t>用药</w:t>
      </w:r>
      <w:r>
        <w:rPr>
          <w:rFonts w:hint="eastAsia"/>
          <w:color w:val="000000" w:themeColor="text1"/>
          <w:sz w:val="24"/>
        </w:rPr>
        <w:t>情况；</w:t>
      </w:r>
    </w:p>
    <w:bookmarkEnd w:id="707"/>
    <w:p w14:paraId="55131D2D" w14:textId="77777777" w:rsidR="001C73AA" w:rsidRDefault="00000000">
      <w:pPr>
        <w:snapToGrid w:val="0"/>
        <w:spacing w:line="360" w:lineRule="auto"/>
        <w:ind w:firstLineChars="200" w:firstLine="480"/>
        <w:rPr>
          <w:color w:val="000000" w:themeColor="text1"/>
          <w:sz w:val="24"/>
        </w:rPr>
      </w:pPr>
      <w:r>
        <w:rPr>
          <w:color w:val="000000" w:themeColor="text1"/>
          <w:sz w:val="24"/>
        </w:rPr>
        <w:t>考虑到受试者在签署知情同意书前已经在研究中心做过所需的检查，为避免多次重复检查，本研究认可术前</w:t>
      </w:r>
      <w:r>
        <w:rPr>
          <w:color w:val="000000" w:themeColor="text1"/>
          <w:sz w:val="24"/>
        </w:rPr>
        <w:t>14</w:t>
      </w:r>
      <w:r>
        <w:rPr>
          <w:color w:val="000000" w:themeColor="text1"/>
          <w:sz w:val="24"/>
        </w:rPr>
        <w:t>天内在研究中心所做的检查结果，包括血常规</w:t>
      </w:r>
      <w:r>
        <w:rPr>
          <w:rFonts w:hint="eastAsia"/>
          <w:color w:val="000000" w:themeColor="text1"/>
          <w:sz w:val="24"/>
        </w:rPr>
        <w:t>、</w:t>
      </w:r>
      <w:r>
        <w:rPr>
          <w:color w:val="000000" w:themeColor="text1"/>
          <w:sz w:val="24"/>
        </w:rPr>
        <w:t>血生化、凝血功能、</w:t>
      </w:r>
      <w:r>
        <w:rPr>
          <w:rFonts w:hint="eastAsia"/>
          <w:color w:val="000000" w:themeColor="text1"/>
          <w:sz w:val="24"/>
        </w:rPr>
        <w:t>妊娠试验、心电图、下肢静脉超声</w:t>
      </w:r>
      <w:r>
        <w:rPr>
          <w:color w:val="000000" w:themeColor="text1"/>
          <w:sz w:val="24"/>
        </w:rPr>
        <w:t>等。</w:t>
      </w:r>
    </w:p>
    <w:p w14:paraId="2C0351A3" w14:textId="77777777" w:rsidR="001C73AA" w:rsidRDefault="00000000">
      <w:pPr>
        <w:numPr>
          <w:ilvl w:val="0"/>
          <w:numId w:val="36"/>
        </w:numPr>
        <w:tabs>
          <w:tab w:val="left" w:pos="397"/>
        </w:tabs>
        <w:snapToGrid w:val="0"/>
        <w:spacing w:line="360" w:lineRule="auto"/>
        <w:ind w:left="0" w:firstLine="0"/>
        <w:jc w:val="left"/>
        <w:rPr>
          <w:b/>
          <w:color w:val="000000" w:themeColor="text1"/>
          <w:sz w:val="24"/>
        </w:rPr>
      </w:pPr>
      <w:bookmarkStart w:id="708" w:name="_Toc13191"/>
      <w:bookmarkStart w:id="709" w:name="_Toc30800"/>
      <w:bookmarkStart w:id="710" w:name="_Hlk128576693"/>
      <w:r>
        <w:rPr>
          <w:rFonts w:hint="eastAsia"/>
          <w:b/>
          <w:color w:val="000000" w:themeColor="text1"/>
          <w:sz w:val="24"/>
        </w:rPr>
        <w:t>治疗期（</w:t>
      </w:r>
      <w:r>
        <w:rPr>
          <w:b/>
          <w:color w:val="000000" w:themeColor="text1"/>
          <w:sz w:val="24"/>
        </w:rPr>
        <w:t>0</w:t>
      </w:r>
      <w:r>
        <w:rPr>
          <w:rFonts w:eastAsiaTheme="minorEastAsia"/>
          <w:b/>
          <w:bCs/>
          <w:kern w:val="0"/>
          <w:sz w:val="22"/>
          <w:szCs w:val="22"/>
        </w:rPr>
        <w:t>~</w:t>
      </w:r>
      <w:r>
        <w:rPr>
          <w:rFonts w:hint="eastAsia"/>
          <w:b/>
          <w:color w:val="000000" w:themeColor="text1"/>
          <w:sz w:val="24"/>
        </w:rPr>
        <w:t>7</w:t>
      </w:r>
      <w:r>
        <w:rPr>
          <w:b/>
          <w:color w:val="000000" w:themeColor="text1"/>
          <w:sz w:val="24"/>
        </w:rPr>
        <w:t>天</w:t>
      </w:r>
      <w:bookmarkEnd w:id="708"/>
      <w:bookmarkEnd w:id="709"/>
      <w:r>
        <w:rPr>
          <w:rFonts w:hint="eastAsia"/>
          <w:b/>
          <w:color w:val="000000" w:themeColor="text1"/>
          <w:sz w:val="24"/>
        </w:rPr>
        <w:t>）</w:t>
      </w:r>
    </w:p>
    <w:bookmarkEnd w:id="710"/>
    <w:p w14:paraId="06C7268D" w14:textId="77777777" w:rsidR="001C73AA" w:rsidRDefault="00000000">
      <w:pPr>
        <w:widowControl/>
        <w:numPr>
          <w:ilvl w:val="0"/>
          <w:numId w:val="37"/>
        </w:numPr>
        <w:tabs>
          <w:tab w:val="left" w:pos="420"/>
        </w:tabs>
        <w:snapToGrid w:val="0"/>
        <w:spacing w:line="360" w:lineRule="auto"/>
        <w:ind w:hangingChars="175"/>
        <w:rPr>
          <w:color w:val="000000" w:themeColor="text1"/>
          <w:sz w:val="24"/>
        </w:rPr>
      </w:pPr>
      <w:r>
        <w:rPr>
          <w:rFonts w:hint="eastAsia"/>
          <w:color w:val="000000" w:themeColor="text1"/>
          <w:sz w:val="24"/>
        </w:rPr>
        <w:t>生命体征</w:t>
      </w:r>
      <w:r>
        <w:rPr>
          <w:color w:val="000000" w:themeColor="text1"/>
          <w:sz w:val="24"/>
        </w:rPr>
        <w:t>：包括</w:t>
      </w:r>
      <w:r>
        <w:rPr>
          <w:rFonts w:hint="eastAsia"/>
          <w:color w:val="000000" w:themeColor="text1"/>
          <w:sz w:val="24"/>
        </w:rPr>
        <w:t>呼吸、</w:t>
      </w:r>
      <w:r>
        <w:rPr>
          <w:color w:val="000000" w:themeColor="text1"/>
          <w:sz w:val="24"/>
        </w:rPr>
        <w:t>血压、心率</w:t>
      </w:r>
      <w:r>
        <w:rPr>
          <w:rFonts w:hint="eastAsia"/>
          <w:color w:val="000000" w:themeColor="text1"/>
          <w:sz w:val="24"/>
        </w:rPr>
        <w:t>/</w:t>
      </w:r>
      <w:r>
        <w:rPr>
          <w:rFonts w:hint="eastAsia"/>
          <w:color w:val="000000" w:themeColor="text1"/>
          <w:sz w:val="24"/>
        </w:rPr>
        <w:t>脉搏</w:t>
      </w:r>
      <w:r>
        <w:rPr>
          <w:color w:val="000000" w:themeColor="text1"/>
          <w:sz w:val="24"/>
        </w:rPr>
        <w:t>、体温</w:t>
      </w:r>
      <w:r>
        <w:rPr>
          <w:rFonts w:hint="eastAsia"/>
          <w:color w:val="000000" w:themeColor="text1"/>
          <w:sz w:val="24"/>
        </w:rPr>
        <w:t>、血氧饱和度；</w:t>
      </w:r>
    </w:p>
    <w:p w14:paraId="41FB32CC" w14:textId="77777777" w:rsidR="001C73AA" w:rsidRDefault="00000000">
      <w:pPr>
        <w:widowControl/>
        <w:numPr>
          <w:ilvl w:val="0"/>
          <w:numId w:val="37"/>
        </w:numPr>
        <w:tabs>
          <w:tab w:val="left" w:pos="420"/>
        </w:tabs>
        <w:snapToGrid w:val="0"/>
        <w:spacing w:line="360" w:lineRule="auto"/>
        <w:ind w:hangingChars="175"/>
        <w:rPr>
          <w:color w:val="000000" w:themeColor="text1"/>
          <w:sz w:val="24"/>
        </w:rPr>
      </w:pPr>
      <w:r>
        <w:rPr>
          <w:rFonts w:hint="eastAsia"/>
          <w:color w:val="000000" w:themeColor="text1"/>
          <w:sz w:val="24"/>
        </w:rPr>
        <w:t>入</w:t>
      </w:r>
      <w:r>
        <w:rPr>
          <w:rFonts w:hint="eastAsia"/>
          <w:color w:val="000000" w:themeColor="text1"/>
          <w:sz w:val="24"/>
        </w:rPr>
        <w:t>/</w:t>
      </w:r>
      <w:r>
        <w:rPr>
          <w:rFonts w:hint="eastAsia"/>
          <w:color w:val="000000" w:themeColor="text1"/>
          <w:sz w:val="24"/>
        </w:rPr>
        <w:t>排标准评估；</w:t>
      </w:r>
    </w:p>
    <w:p w14:paraId="31316B2E" w14:textId="77777777" w:rsidR="001C73AA" w:rsidRDefault="00000000">
      <w:pPr>
        <w:widowControl/>
        <w:numPr>
          <w:ilvl w:val="0"/>
          <w:numId w:val="37"/>
        </w:numPr>
        <w:tabs>
          <w:tab w:val="left" w:pos="420"/>
        </w:tabs>
        <w:snapToGrid w:val="0"/>
        <w:spacing w:line="360" w:lineRule="auto"/>
        <w:ind w:hangingChars="175"/>
        <w:rPr>
          <w:color w:val="000000" w:themeColor="text1"/>
          <w:sz w:val="24"/>
        </w:rPr>
      </w:pPr>
      <w:bookmarkStart w:id="711" w:name="OLE_LINK23"/>
      <w:r>
        <w:rPr>
          <w:rFonts w:hint="eastAsia"/>
          <w:color w:val="000000" w:themeColor="text1"/>
          <w:sz w:val="24"/>
        </w:rPr>
        <w:t>随机；</w:t>
      </w:r>
    </w:p>
    <w:p w14:paraId="1AE24E74" w14:textId="77777777" w:rsidR="001C73AA" w:rsidRDefault="00000000">
      <w:pPr>
        <w:widowControl/>
        <w:tabs>
          <w:tab w:val="left" w:pos="420"/>
        </w:tabs>
        <w:snapToGrid w:val="0"/>
        <w:spacing w:line="360" w:lineRule="auto"/>
        <w:rPr>
          <w:color w:val="000000" w:themeColor="text1"/>
          <w:sz w:val="24"/>
        </w:rPr>
      </w:pPr>
      <w:bookmarkStart w:id="712" w:name="OLE_LINK42"/>
      <w:r>
        <w:rPr>
          <w:rFonts w:hint="eastAsia"/>
          <w:color w:val="000000" w:themeColor="text1"/>
          <w:sz w:val="24"/>
        </w:rPr>
        <w:t>溶栓过程：</w:t>
      </w:r>
    </w:p>
    <w:p w14:paraId="2C34BE49" w14:textId="77777777" w:rsidR="00DA4CA8" w:rsidRDefault="00000000" w:rsidP="00DA4CA8">
      <w:pPr>
        <w:widowControl/>
        <w:snapToGrid w:val="0"/>
        <w:spacing w:line="360" w:lineRule="auto"/>
        <w:ind w:firstLineChars="200" w:firstLine="480"/>
        <w:jc w:val="left"/>
        <w:rPr>
          <w:ins w:id="713" w:author="Jamie Wang" w:date="2026-05-28T15:03:00Z" w16du:dateUtc="2026-05-28T07:03:00Z"/>
          <w:sz w:val="24"/>
        </w:rPr>
      </w:pPr>
      <w:commentRangeStart w:id="714"/>
      <w:r>
        <w:rPr>
          <w:rFonts w:hint="eastAsia"/>
          <w:sz w:val="24"/>
        </w:rPr>
        <w:t>术中溶栓</w:t>
      </w:r>
      <w:ins w:id="715" w:author="Jing wang" w:date="2026-05-27T17:22:00Z" w16du:dateUtc="2026-05-27T09:22:00Z">
        <w:r w:rsidR="00015DE7">
          <w:rPr>
            <w:rFonts w:hint="eastAsia"/>
            <w:sz w:val="24"/>
          </w:rPr>
          <w:t>分别在</w:t>
        </w:r>
      </w:ins>
      <w:r>
        <w:rPr>
          <w:rFonts w:hint="eastAsia"/>
          <w:sz w:val="24"/>
        </w:rPr>
        <w:t>30min</w:t>
      </w:r>
      <w:r>
        <w:rPr>
          <w:rFonts w:hint="eastAsia"/>
          <w:sz w:val="24"/>
        </w:rPr>
        <w:t>±</w:t>
      </w:r>
      <w:r>
        <w:rPr>
          <w:rFonts w:hint="eastAsia"/>
          <w:sz w:val="24"/>
        </w:rPr>
        <w:t>10min</w:t>
      </w:r>
      <w:ins w:id="716" w:author="Jamie Wang" w:date="2026-05-28T15:02:00Z" w16du:dateUtc="2026-05-28T07:02:00Z">
        <w:r w:rsidR="00DA4CA8">
          <w:rPr>
            <w:rFonts w:hint="eastAsia"/>
            <w:sz w:val="24"/>
          </w:rPr>
          <w:t>使用分段造影法进行静脉造影，评估血栓清除率，研究者评估是否需要继续溶栓，若需要继续溶栓，患者可将导管留置继续溶栓</w:t>
        </w:r>
        <w:r w:rsidR="00DA4CA8">
          <w:rPr>
            <w:rFonts w:hint="eastAsia"/>
            <w:sz w:val="24"/>
          </w:rPr>
          <w:t>至</w:t>
        </w:r>
        <w:r w:rsidR="00DA4CA8">
          <w:rPr>
            <w:rFonts w:hint="eastAsia"/>
            <w:sz w:val="24"/>
          </w:rPr>
          <w:t>2</w:t>
        </w:r>
        <w:r w:rsidR="00DA4CA8">
          <w:rPr>
            <w:rFonts w:hint="eastAsia"/>
            <w:sz w:val="24"/>
          </w:rPr>
          <w:t>小时，在</w:t>
        </w:r>
        <w:r w:rsidR="00DA4CA8">
          <w:rPr>
            <w:rFonts w:hint="eastAsia"/>
            <w:sz w:val="24"/>
          </w:rPr>
          <w:t>2</w:t>
        </w:r>
        <w:r w:rsidR="00DA4CA8">
          <w:rPr>
            <w:rFonts w:hint="eastAsia"/>
            <w:sz w:val="24"/>
          </w:rPr>
          <w:t>小时</w:t>
        </w:r>
        <w:r w:rsidR="00DA4CA8">
          <w:rPr>
            <w:rFonts w:hint="eastAsia"/>
            <w:sz w:val="24"/>
          </w:rPr>
          <w:t>±</w:t>
        </w:r>
      </w:ins>
      <w:ins w:id="717" w:author="Jamie Wang" w:date="2026-05-28T15:03:00Z" w16du:dateUtc="2026-05-28T07:03:00Z">
        <w:r w:rsidR="00DA4CA8">
          <w:rPr>
            <w:rFonts w:hint="eastAsia"/>
            <w:sz w:val="24"/>
          </w:rPr>
          <w:t>3</w:t>
        </w:r>
      </w:ins>
      <w:ins w:id="718" w:author="Jamie Wang" w:date="2026-05-28T15:02:00Z" w16du:dateUtc="2026-05-28T07:02:00Z">
        <w:r w:rsidR="00DA4CA8">
          <w:rPr>
            <w:rFonts w:hint="eastAsia"/>
            <w:sz w:val="24"/>
          </w:rPr>
          <w:t>0min</w:t>
        </w:r>
      </w:ins>
      <w:ins w:id="719" w:author="Jamie Wang" w:date="2026-05-28T15:03:00Z" w16du:dateUtc="2026-05-28T07:03:00Z">
        <w:r w:rsidR="00DA4CA8" w:rsidRPr="00267D7A">
          <w:rPr>
            <w:rFonts w:hint="eastAsia"/>
            <w:sz w:val="24"/>
            <w:highlight w:val="yellow"/>
          </w:rPr>
          <w:t>使用</w:t>
        </w:r>
        <w:r w:rsidR="00DA4CA8">
          <w:rPr>
            <w:rFonts w:hint="eastAsia"/>
            <w:sz w:val="24"/>
          </w:rPr>
          <w:t>血管超声</w:t>
        </w:r>
        <w:r w:rsidR="00DA4CA8" w:rsidRPr="00267D7A">
          <w:rPr>
            <w:rFonts w:hint="eastAsia"/>
            <w:sz w:val="24"/>
            <w:highlight w:val="yellow"/>
          </w:rPr>
          <w:t>评估是否需要继续溶栓</w:t>
        </w:r>
        <w:r w:rsidR="00DA4CA8">
          <w:rPr>
            <w:rFonts w:hint="eastAsia"/>
            <w:sz w:val="24"/>
          </w:rPr>
          <w:t>，若需要继续溶栓，患者可将导管留置继续溶栓，直至</w:t>
        </w:r>
        <w:r w:rsidR="00DA4CA8">
          <w:rPr>
            <w:rFonts w:ascii="宋体" w:hAnsi="宋体" w:cs="宋体" w:hint="eastAsia"/>
            <w:sz w:val="24"/>
          </w:rPr>
          <w:t>①</w:t>
        </w:r>
        <w:r w:rsidR="00DA4CA8">
          <w:rPr>
            <w:sz w:val="24"/>
          </w:rPr>
          <w:t>24h ± 6h</w:t>
        </w:r>
        <w:r w:rsidR="00DA4CA8">
          <w:rPr>
            <w:rFonts w:hint="eastAsia"/>
            <w:sz w:val="24"/>
          </w:rPr>
          <w:t>后造影评估血栓消失，或</w:t>
        </w:r>
        <w:r w:rsidR="00DA4CA8">
          <w:rPr>
            <w:rFonts w:ascii="宋体" w:hAnsi="宋体" w:cs="宋体" w:hint="eastAsia"/>
            <w:sz w:val="24"/>
          </w:rPr>
          <w:t>②</w:t>
        </w:r>
        <w:r w:rsidR="00DA4CA8">
          <w:rPr>
            <w:rFonts w:hint="eastAsia"/>
            <w:sz w:val="24"/>
          </w:rPr>
          <w:t>研究者评估溶栓成功（通过血管超声等结果临床评估），或</w:t>
        </w:r>
        <w:r w:rsidR="00DA4CA8">
          <w:rPr>
            <w:rFonts w:ascii="宋体" w:hAnsi="宋体" w:cs="宋体" w:hint="eastAsia"/>
            <w:sz w:val="24"/>
          </w:rPr>
          <w:t>③</w:t>
        </w:r>
        <w:r w:rsidR="00DA4CA8">
          <w:rPr>
            <w:rFonts w:hint="eastAsia"/>
            <w:sz w:val="24"/>
          </w:rPr>
          <w:t>Fg</w:t>
        </w:r>
        <w:r w:rsidR="00DA4CA8">
          <w:rPr>
            <w:rFonts w:hint="eastAsia"/>
            <w:sz w:val="24"/>
          </w:rPr>
          <w:t>水平</w:t>
        </w:r>
        <w:r w:rsidR="00DA4CA8">
          <w:rPr>
            <w:sz w:val="24"/>
          </w:rPr>
          <w:t>&lt;1.0g/L</w:t>
        </w:r>
        <w:r w:rsidR="00DA4CA8">
          <w:rPr>
            <w:rFonts w:hint="eastAsia"/>
            <w:sz w:val="24"/>
          </w:rPr>
          <w:t>，或出现明显的治疗相关并发症（如大出血等）。治疗结束时使用分段造影法进行静脉造影，评估血栓清除率。</w:t>
        </w:r>
      </w:ins>
    </w:p>
    <w:p w14:paraId="0E3E3411" w14:textId="34BA1B40" w:rsidR="00DA4CA8" w:rsidDel="00DA4CA8" w:rsidRDefault="00015DE7">
      <w:pPr>
        <w:widowControl/>
        <w:tabs>
          <w:tab w:val="left" w:pos="420"/>
        </w:tabs>
        <w:snapToGrid w:val="0"/>
        <w:spacing w:line="360" w:lineRule="auto"/>
        <w:ind w:firstLineChars="200" w:firstLine="480"/>
        <w:rPr>
          <w:del w:id="720" w:author="Jamie Wang" w:date="2026-05-28T15:04:00Z" w16du:dateUtc="2026-05-28T07:04:00Z"/>
          <w:rFonts w:hint="eastAsia"/>
          <w:sz w:val="24"/>
        </w:rPr>
      </w:pPr>
      <w:ins w:id="721" w:author="Jing wang" w:date="2026-05-27T17:22:00Z" w16du:dateUtc="2026-05-27T09:22:00Z">
        <w:del w:id="722" w:author="Jamie Wang" w:date="2026-05-28T15:03:00Z" w16du:dateUtc="2026-05-28T07:03:00Z">
          <w:r w:rsidDel="00DA4CA8">
            <w:rPr>
              <w:rFonts w:hint="eastAsia"/>
              <w:sz w:val="24"/>
            </w:rPr>
            <w:delText>和</w:delText>
          </w:r>
          <w:r w:rsidDel="00DA4CA8">
            <w:rPr>
              <w:rFonts w:hint="eastAsia"/>
              <w:sz w:val="24"/>
            </w:rPr>
            <w:delText>2</w:delText>
          </w:r>
          <w:r w:rsidDel="00DA4CA8">
            <w:rPr>
              <w:rFonts w:hint="eastAsia"/>
              <w:sz w:val="24"/>
            </w:rPr>
            <w:delText>小时</w:delText>
          </w:r>
        </w:del>
      </w:ins>
      <w:del w:id="723" w:author="Jamie Wang" w:date="2026-05-28T15:03:00Z" w16du:dateUtc="2026-05-28T07:03:00Z">
        <w:r w:rsidR="00000000" w:rsidDel="00DA4CA8">
          <w:rPr>
            <w:rFonts w:hint="eastAsia"/>
            <w:sz w:val="24"/>
          </w:rPr>
          <w:delText>后</w:delText>
        </w:r>
        <w:commentRangeEnd w:id="714"/>
        <w:r w:rsidR="00142A0A" w:rsidDel="00DA4CA8">
          <w:rPr>
            <w:rStyle w:val="af9"/>
            <w:rFonts w:hint="eastAsia"/>
            <w:sz w:val="24"/>
            <w:szCs w:val="24"/>
          </w:rPr>
          <w:commentReference w:id="714"/>
        </w:r>
        <w:r w:rsidR="00000000" w:rsidDel="00DA4CA8">
          <w:rPr>
            <w:rFonts w:hint="eastAsia"/>
            <w:sz w:val="24"/>
          </w:rPr>
          <w:delText>，</w:delText>
        </w:r>
      </w:del>
      <w:del w:id="724" w:author="Jamie Wang" w:date="2026-05-28T15:02:00Z" w16du:dateUtc="2026-05-28T07:02:00Z">
        <w:r w:rsidR="00000000" w:rsidDel="00DA4CA8">
          <w:rPr>
            <w:rFonts w:hint="eastAsia"/>
            <w:sz w:val="24"/>
          </w:rPr>
          <w:delText>使用分段造影法进行静脉造影，评估血栓清除率，研究者评估是否需要继续溶栓，若需要继续溶栓，患者可将导管留置继续溶栓，</w:delText>
        </w:r>
      </w:del>
      <w:del w:id="725" w:author="Jamie Wang" w:date="2026-05-28T15:03:00Z" w16du:dateUtc="2026-05-28T07:03:00Z">
        <w:r w:rsidR="00000000" w:rsidRPr="00D71BD9" w:rsidDel="00DA4CA8">
          <w:rPr>
            <w:rFonts w:hint="eastAsia"/>
            <w:color w:val="EE0000"/>
            <w:sz w:val="24"/>
            <w:highlight w:val="yellow"/>
            <w:rPrChange w:id="726" w:author="Jing wang" w:date="2026-05-27T17:05:00Z" w16du:dateUtc="2026-05-27T09:05:00Z">
              <w:rPr>
                <w:rFonts w:hint="eastAsia"/>
                <w:sz w:val="24"/>
              </w:rPr>
            </w:rPrChange>
          </w:rPr>
          <w:delText>直至①</w:delText>
        </w:r>
        <w:r w:rsidR="00000000" w:rsidRPr="00D71BD9" w:rsidDel="00DA4CA8">
          <w:rPr>
            <w:color w:val="EE0000"/>
            <w:sz w:val="24"/>
            <w:highlight w:val="yellow"/>
            <w:rPrChange w:id="727" w:author="Jing wang" w:date="2026-05-27T17:05:00Z" w16du:dateUtc="2026-05-27T09:05:00Z">
              <w:rPr>
                <w:sz w:val="24"/>
              </w:rPr>
            </w:rPrChange>
          </w:rPr>
          <w:delText>24h</w:delText>
        </w:r>
        <w:r w:rsidR="00000000" w:rsidRPr="00D71BD9" w:rsidDel="00DA4CA8">
          <w:rPr>
            <w:rFonts w:hint="eastAsia"/>
            <w:strike/>
            <w:color w:val="EE0000"/>
            <w:sz w:val="24"/>
            <w:highlight w:val="yellow"/>
            <w:rPrChange w:id="728" w:author="Jing wang" w:date="2026-05-27T17:05:00Z" w16du:dateUtc="2026-05-27T09:05:00Z">
              <w:rPr>
                <w:rFonts w:hint="eastAsia"/>
                <w:sz w:val="24"/>
              </w:rPr>
            </w:rPrChange>
          </w:rPr>
          <w:delText>±</w:delText>
        </w:r>
        <w:r w:rsidR="00000000" w:rsidRPr="00D71BD9" w:rsidDel="00DA4CA8">
          <w:rPr>
            <w:strike/>
            <w:color w:val="EE0000"/>
            <w:sz w:val="24"/>
            <w:highlight w:val="yellow"/>
            <w:rPrChange w:id="729" w:author="Jing wang" w:date="2026-05-27T17:05:00Z" w16du:dateUtc="2026-05-27T09:05:00Z">
              <w:rPr>
                <w:sz w:val="24"/>
              </w:rPr>
            </w:rPrChange>
          </w:rPr>
          <w:delText>6h</w:delText>
        </w:r>
        <w:r w:rsidR="00000000" w:rsidRPr="00D71BD9" w:rsidDel="00DA4CA8">
          <w:rPr>
            <w:rFonts w:hint="eastAsia"/>
            <w:strike/>
            <w:color w:val="EE0000"/>
            <w:sz w:val="24"/>
            <w:highlight w:val="yellow"/>
            <w:rPrChange w:id="730" w:author="Jing wang" w:date="2026-05-27T17:05:00Z" w16du:dateUtc="2026-05-27T09:05:00Z">
              <w:rPr>
                <w:rFonts w:hint="eastAsia"/>
                <w:sz w:val="24"/>
              </w:rPr>
            </w:rPrChange>
          </w:rPr>
          <w:delText>后造影评估血栓消失</w:delText>
        </w:r>
        <w:r w:rsidR="00000000" w:rsidRPr="00D71BD9" w:rsidDel="00DA4CA8">
          <w:rPr>
            <w:rFonts w:hint="eastAsia"/>
            <w:sz w:val="24"/>
            <w:highlight w:val="yellow"/>
            <w:rPrChange w:id="731" w:author="Jing wang" w:date="2026-05-27T17:05:00Z" w16du:dateUtc="2026-05-27T09:05:00Z">
              <w:rPr>
                <w:rFonts w:hint="eastAsia"/>
                <w:sz w:val="24"/>
              </w:rPr>
            </w:rPrChange>
          </w:rPr>
          <w:delText>，或②研究者评估溶栓成功</w:delText>
        </w:r>
        <w:r w:rsidR="006340EB" w:rsidRPr="00D71BD9" w:rsidDel="00DA4CA8">
          <w:rPr>
            <w:rStyle w:val="aff3"/>
            <w:sz w:val="24"/>
            <w:highlight w:val="yellow"/>
            <w:rPrChange w:id="732" w:author="Jing wang" w:date="2026-05-27T17:05:00Z" w16du:dateUtc="2026-05-27T09:05:00Z">
              <w:rPr>
                <w:rStyle w:val="aff3"/>
                <w:sz w:val="24"/>
              </w:rPr>
            </w:rPrChange>
          </w:rPr>
          <w:footnoteReference w:id="24"/>
        </w:r>
        <w:r w:rsidR="00000000" w:rsidRPr="00D71BD9" w:rsidDel="00DA4CA8">
          <w:rPr>
            <w:rFonts w:hint="eastAsia"/>
            <w:sz w:val="24"/>
            <w:highlight w:val="yellow"/>
            <w:rPrChange w:id="745" w:author="Jing wang" w:date="2026-05-27T17:05:00Z" w16du:dateUtc="2026-05-27T09:05:00Z">
              <w:rPr>
                <w:rFonts w:hint="eastAsia"/>
                <w:sz w:val="24"/>
              </w:rPr>
            </w:rPrChange>
          </w:rPr>
          <w:delText>（通过</w:delText>
        </w:r>
        <w:r w:rsidR="00000000" w:rsidRPr="00D71BD9" w:rsidDel="00DA4CA8">
          <w:rPr>
            <w:sz w:val="24"/>
            <w:highlight w:val="yellow"/>
            <w:rPrChange w:id="746" w:author="Jing wang" w:date="2026-05-27T17:05:00Z" w16du:dateUtc="2026-05-27T09:05:00Z">
              <w:rPr>
                <w:sz w:val="24"/>
              </w:rPr>
            </w:rPrChange>
          </w:rPr>
          <w:delText>D-dimer</w:delText>
        </w:r>
        <w:r w:rsidR="00000000" w:rsidRPr="00D71BD9" w:rsidDel="00DA4CA8">
          <w:rPr>
            <w:rFonts w:hint="eastAsia"/>
            <w:sz w:val="24"/>
            <w:highlight w:val="yellow"/>
            <w:rPrChange w:id="747" w:author="Jing wang" w:date="2026-05-27T17:05:00Z" w16du:dateUtc="2026-05-27T09:05:00Z">
              <w:rPr>
                <w:rFonts w:hint="eastAsia"/>
                <w:sz w:val="24"/>
              </w:rPr>
            </w:rPrChange>
          </w:rPr>
          <w:delText>和血管超声等结果临床评估），或③</w:delText>
        </w:r>
        <w:r w:rsidR="00000000" w:rsidRPr="00D71BD9" w:rsidDel="00DA4CA8">
          <w:rPr>
            <w:sz w:val="24"/>
            <w:highlight w:val="yellow"/>
            <w:rPrChange w:id="748" w:author="Jing wang" w:date="2026-05-27T17:05:00Z" w16du:dateUtc="2026-05-27T09:05:00Z">
              <w:rPr>
                <w:sz w:val="24"/>
              </w:rPr>
            </w:rPrChange>
          </w:rPr>
          <w:delText>Fg</w:delText>
        </w:r>
        <w:r w:rsidR="00000000" w:rsidRPr="00D71BD9" w:rsidDel="00DA4CA8">
          <w:rPr>
            <w:rFonts w:hint="eastAsia"/>
            <w:sz w:val="24"/>
            <w:highlight w:val="yellow"/>
            <w:rPrChange w:id="749" w:author="Jing wang" w:date="2026-05-27T17:05:00Z" w16du:dateUtc="2026-05-27T09:05:00Z">
              <w:rPr>
                <w:rFonts w:hint="eastAsia"/>
                <w:sz w:val="24"/>
              </w:rPr>
            </w:rPrChange>
          </w:rPr>
          <w:delText>水平</w:delText>
        </w:r>
        <w:r w:rsidR="00000000" w:rsidRPr="00D71BD9" w:rsidDel="00DA4CA8">
          <w:rPr>
            <w:sz w:val="24"/>
            <w:highlight w:val="yellow"/>
            <w:rPrChange w:id="750" w:author="Jing wang" w:date="2026-05-27T17:05:00Z" w16du:dateUtc="2026-05-27T09:05:00Z">
              <w:rPr>
                <w:sz w:val="24"/>
              </w:rPr>
            </w:rPrChange>
          </w:rPr>
          <w:delText>&lt;1.0g/L</w:delText>
        </w:r>
        <w:r w:rsidR="00000000" w:rsidRPr="00D71BD9" w:rsidDel="00DA4CA8">
          <w:rPr>
            <w:rFonts w:hint="eastAsia"/>
            <w:sz w:val="24"/>
            <w:highlight w:val="yellow"/>
            <w:rPrChange w:id="751" w:author="Jing wang" w:date="2026-05-27T17:05:00Z" w16du:dateUtc="2026-05-27T09:05:00Z">
              <w:rPr>
                <w:rFonts w:hint="eastAsia"/>
                <w:sz w:val="24"/>
              </w:rPr>
            </w:rPrChange>
          </w:rPr>
          <w:delText>，或出现明显的治疗相关并发症（如大出血等），</w:delText>
        </w:r>
        <w:r w:rsidR="00000000" w:rsidRPr="00D71BD9" w:rsidDel="00DA4CA8">
          <w:rPr>
            <w:rFonts w:hint="eastAsia"/>
            <w:strike/>
            <w:color w:val="EE0000"/>
            <w:sz w:val="24"/>
            <w:highlight w:val="yellow"/>
            <w:rPrChange w:id="752" w:author="Jing wang" w:date="2026-05-27T17:05:00Z" w16du:dateUtc="2026-05-27T09:05:00Z">
              <w:rPr>
                <w:rFonts w:hint="eastAsia"/>
                <w:sz w:val="24"/>
              </w:rPr>
            </w:rPrChange>
          </w:rPr>
          <w:delText>或④溶栓总时间达到</w:delText>
        </w:r>
        <w:r w:rsidR="00000000" w:rsidRPr="00D71BD9" w:rsidDel="00DA4CA8">
          <w:rPr>
            <w:strike/>
            <w:color w:val="EE0000"/>
            <w:sz w:val="24"/>
            <w:highlight w:val="yellow"/>
            <w:rPrChange w:id="753" w:author="Jing wang" w:date="2026-05-27T17:05:00Z" w16du:dateUtc="2026-05-27T09:05:00Z">
              <w:rPr>
                <w:sz w:val="24"/>
              </w:rPr>
            </w:rPrChange>
          </w:rPr>
          <w:delText>7</w:delText>
        </w:r>
        <w:r w:rsidR="00000000" w:rsidRPr="00D71BD9" w:rsidDel="00DA4CA8">
          <w:rPr>
            <w:rFonts w:hint="eastAsia"/>
            <w:strike/>
            <w:color w:val="EE0000"/>
            <w:sz w:val="24"/>
            <w:highlight w:val="yellow"/>
            <w:rPrChange w:id="754" w:author="Jing wang" w:date="2026-05-27T17:05:00Z" w16du:dateUtc="2026-05-27T09:05:00Z">
              <w:rPr>
                <w:rFonts w:hint="eastAsia"/>
                <w:sz w:val="24"/>
              </w:rPr>
            </w:rPrChange>
          </w:rPr>
          <w:delText>天。</w:delText>
        </w:r>
        <w:r w:rsidR="00000000" w:rsidRPr="00D71BD9" w:rsidDel="00DA4CA8">
          <w:rPr>
            <w:rFonts w:hint="eastAsia"/>
            <w:color w:val="EE0000"/>
            <w:sz w:val="24"/>
            <w:highlight w:val="yellow"/>
            <w:rPrChange w:id="755" w:author="Jing wang" w:date="2026-05-27T17:05:00Z" w16du:dateUtc="2026-05-27T09:05:00Z">
              <w:rPr>
                <w:rFonts w:hint="eastAsia"/>
                <w:sz w:val="24"/>
              </w:rPr>
            </w:rPrChange>
          </w:rPr>
          <w:delText>治疗结束时需再次进行静脉造影</w:delText>
        </w:r>
        <w:r w:rsidR="00000000" w:rsidRPr="00FA1BFD" w:rsidDel="00DA4CA8">
          <w:rPr>
            <w:rFonts w:hint="eastAsia"/>
            <w:color w:val="EE0000"/>
            <w:sz w:val="24"/>
            <w:rPrChange w:id="756" w:author="Jing wang" w:date="2026-05-27T16:25:00Z" w16du:dateUtc="2026-05-27T08:25:00Z">
              <w:rPr>
                <w:rFonts w:hint="eastAsia"/>
                <w:sz w:val="24"/>
              </w:rPr>
            </w:rPrChange>
          </w:rPr>
          <w:delText>。</w:delText>
        </w:r>
      </w:del>
    </w:p>
    <w:p w14:paraId="5A7BA4B8" w14:textId="057960A9" w:rsidR="001C73AA" w:rsidRDefault="00000000" w:rsidP="00DA4CA8">
      <w:pPr>
        <w:widowControl/>
        <w:tabs>
          <w:tab w:val="left" w:pos="420"/>
        </w:tabs>
        <w:snapToGrid w:val="0"/>
        <w:spacing w:line="360" w:lineRule="auto"/>
        <w:ind w:firstLineChars="200" w:firstLine="480"/>
        <w:rPr>
          <w:sz w:val="24"/>
        </w:rPr>
        <w:pPrChange w:id="757" w:author="Jamie Wang" w:date="2026-05-28T15:04:00Z" w16du:dateUtc="2026-05-28T07:04:00Z">
          <w:pPr>
            <w:widowControl/>
            <w:snapToGrid w:val="0"/>
            <w:spacing w:line="360" w:lineRule="auto"/>
            <w:ind w:firstLineChars="200" w:firstLine="480"/>
            <w:jc w:val="left"/>
          </w:pPr>
        </w:pPrChange>
      </w:pPr>
      <w:r>
        <w:rPr>
          <w:rFonts w:hint="eastAsia"/>
          <w:sz w:val="24"/>
        </w:rPr>
        <w:t>试验评估造影点分别为：溶栓开始前、溶栓</w:t>
      </w:r>
      <w:r>
        <w:rPr>
          <w:rFonts w:hint="eastAsia"/>
          <w:bCs/>
          <w:kern w:val="0"/>
          <w:sz w:val="24"/>
        </w:rPr>
        <w:t>治疗</w:t>
      </w:r>
      <w:r>
        <w:rPr>
          <w:rFonts w:hint="eastAsia"/>
          <w:sz w:val="24"/>
        </w:rPr>
        <w:t>30min</w:t>
      </w:r>
      <w:r>
        <w:rPr>
          <w:rFonts w:hint="eastAsia"/>
          <w:sz w:val="24"/>
        </w:rPr>
        <w:t>±</w:t>
      </w:r>
      <w:r>
        <w:rPr>
          <w:rFonts w:hint="eastAsia"/>
          <w:sz w:val="24"/>
        </w:rPr>
        <w:t>10min</w:t>
      </w:r>
      <w:del w:id="758" w:author="Jamie Wang" w:date="2026-05-28T15:06:00Z" w16du:dateUtc="2026-05-28T07:06:00Z">
        <w:r w:rsidDel="00DA4CA8">
          <w:rPr>
            <w:rFonts w:hint="eastAsia"/>
            <w:sz w:val="24"/>
          </w:rPr>
          <w:delText>、</w:delText>
        </w:r>
      </w:del>
      <w:ins w:id="759" w:author="Jing wang" w:date="2026-05-27T17:23:00Z" w16du:dateUtc="2026-05-27T09:23:00Z">
        <w:del w:id="760" w:author="Jamie Wang" w:date="2026-05-28T15:06:00Z" w16du:dateUtc="2026-05-28T07:06:00Z">
          <w:r w:rsidR="00015DE7" w:rsidRPr="00015DE7" w:rsidDel="00DA4CA8">
            <w:rPr>
              <w:sz w:val="24"/>
              <w:highlight w:val="yellow"/>
              <w:rPrChange w:id="761" w:author="Jing wang" w:date="2026-05-27T17:23:00Z" w16du:dateUtc="2026-05-27T09:23:00Z">
                <w:rPr>
                  <w:sz w:val="24"/>
                </w:rPr>
              </w:rPrChange>
            </w:rPr>
            <w:delText>2</w:delText>
          </w:r>
          <w:r w:rsidR="00015DE7" w:rsidRPr="00015DE7" w:rsidDel="00DA4CA8">
            <w:rPr>
              <w:rFonts w:hint="eastAsia"/>
              <w:sz w:val="24"/>
              <w:highlight w:val="yellow"/>
              <w:rPrChange w:id="762" w:author="Jing wang" w:date="2026-05-27T17:23:00Z" w16du:dateUtc="2026-05-27T09:23:00Z">
                <w:rPr>
                  <w:rFonts w:hint="eastAsia"/>
                  <w:sz w:val="24"/>
                </w:rPr>
              </w:rPrChange>
            </w:rPr>
            <w:delText>小时</w:delText>
          </w:r>
        </w:del>
        <w:r w:rsidR="00015DE7">
          <w:rPr>
            <w:rFonts w:hint="eastAsia"/>
            <w:sz w:val="24"/>
          </w:rPr>
          <w:t>、</w:t>
        </w:r>
      </w:ins>
      <w:r>
        <w:rPr>
          <w:rFonts w:hint="eastAsia"/>
          <w:sz w:val="24"/>
        </w:rPr>
        <w:t>溶栓</w:t>
      </w:r>
      <w:bookmarkStart w:id="763" w:name="OLE_LINK20"/>
      <w:r>
        <w:rPr>
          <w:rFonts w:hint="eastAsia"/>
          <w:bCs/>
          <w:kern w:val="0"/>
          <w:sz w:val="24"/>
        </w:rPr>
        <w:t>治疗</w:t>
      </w:r>
      <w:ins w:id="764" w:author="Jamie Wang" w:date="2026-05-28T15:06:00Z" w16du:dateUtc="2026-05-28T07:06:00Z">
        <w:r w:rsidR="00DA4CA8">
          <w:rPr>
            <w:rFonts w:hint="eastAsia"/>
            <w:bCs/>
            <w:kern w:val="0"/>
            <w:sz w:val="24"/>
          </w:rPr>
          <w:t>结束后（≤</w:t>
        </w:r>
      </w:ins>
      <w:r>
        <w:rPr>
          <w:rFonts w:hint="eastAsia"/>
          <w:sz w:val="24"/>
        </w:rPr>
        <w:t>24h</w:t>
      </w:r>
      <w:ins w:id="765" w:author="Jamie Wang" w:date="2026-05-28T15:07:00Z" w16du:dateUtc="2026-05-28T07:07:00Z">
        <w:r w:rsidR="00DA4CA8">
          <w:rPr>
            <w:rFonts w:hint="eastAsia"/>
            <w:sz w:val="24"/>
          </w:rPr>
          <w:t>±</w:t>
        </w:r>
        <w:r w:rsidR="00DA4CA8">
          <w:rPr>
            <w:rFonts w:hint="eastAsia"/>
            <w:sz w:val="24"/>
          </w:rPr>
          <w:t>6</w:t>
        </w:r>
        <w:r w:rsidR="00DA4CA8">
          <w:rPr>
            <w:rFonts w:hint="eastAsia"/>
            <w:sz w:val="24"/>
          </w:rPr>
          <w:t>小时</w:t>
        </w:r>
      </w:ins>
      <w:del w:id="766" w:author="Jamie Wang" w:date="2026-05-28T15:06:00Z" w16du:dateUtc="2026-05-28T07:06:00Z">
        <w:r w:rsidDel="00DA4CA8">
          <w:rPr>
            <w:rFonts w:hint="eastAsia"/>
            <w:sz w:val="24"/>
          </w:rPr>
          <w:delText>±</w:delText>
        </w:r>
        <w:r w:rsidDel="00DA4CA8">
          <w:rPr>
            <w:rFonts w:hint="eastAsia"/>
            <w:sz w:val="24"/>
          </w:rPr>
          <w:delText>6h</w:delText>
        </w:r>
        <w:r w:rsidDel="00DA4CA8">
          <w:rPr>
            <w:rFonts w:hint="eastAsia"/>
            <w:sz w:val="24"/>
          </w:rPr>
          <w:delText>、治疗结束后（如适用</w:delText>
        </w:r>
      </w:del>
      <w:r>
        <w:rPr>
          <w:rFonts w:hint="eastAsia"/>
          <w:sz w:val="24"/>
        </w:rPr>
        <w:t>）</w:t>
      </w:r>
      <w:bookmarkEnd w:id="763"/>
      <w:r>
        <w:rPr>
          <w:rFonts w:hint="eastAsia"/>
          <w:sz w:val="24"/>
        </w:rPr>
        <w:t>。每次造影均记录血栓评分、计算血栓清除率，主要指标为</w:t>
      </w:r>
      <w:ins w:id="767" w:author="Jamie Wang" w:date="2026-05-28T15:12:00Z" w16du:dateUtc="2026-05-28T07:12:00Z">
        <w:r w:rsidR="00454ECE">
          <w:rPr>
            <w:rFonts w:hint="eastAsia"/>
            <w:bCs/>
            <w:kern w:val="0"/>
            <w:sz w:val="24"/>
          </w:rPr>
          <w:t>治疗结束后（≤</w:t>
        </w:r>
        <w:r w:rsidR="00454ECE">
          <w:rPr>
            <w:rFonts w:hint="eastAsia"/>
            <w:sz w:val="24"/>
          </w:rPr>
          <w:t>24h</w:t>
        </w:r>
        <w:r w:rsidR="00454ECE">
          <w:rPr>
            <w:rFonts w:hint="eastAsia"/>
            <w:sz w:val="24"/>
          </w:rPr>
          <w:t>±</w:t>
        </w:r>
        <w:r w:rsidR="00454ECE">
          <w:rPr>
            <w:rFonts w:hint="eastAsia"/>
            <w:sz w:val="24"/>
          </w:rPr>
          <w:t>6</w:t>
        </w:r>
        <w:r w:rsidR="00454ECE">
          <w:rPr>
            <w:rFonts w:hint="eastAsia"/>
            <w:sz w:val="24"/>
          </w:rPr>
          <w:t>小时）</w:t>
        </w:r>
      </w:ins>
      <w:del w:id="768" w:author="Jamie Wang" w:date="2026-05-28T15:12:00Z" w16du:dateUtc="2026-05-28T07:12:00Z">
        <w:r w:rsidDel="00454ECE">
          <w:rPr>
            <w:rFonts w:hint="eastAsia"/>
            <w:sz w:val="24"/>
          </w:rPr>
          <w:delText>治疗</w:delText>
        </w:r>
        <w:r w:rsidDel="00454ECE">
          <w:rPr>
            <w:rFonts w:hint="eastAsia"/>
            <w:sz w:val="24"/>
          </w:rPr>
          <w:delText>24h</w:delText>
        </w:r>
      </w:del>
      <w:r>
        <w:rPr>
          <w:rFonts w:hint="eastAsia"/>
          <w:sz w:val="24"/>
        </w:rPr>
        <w:t>的血栓清除率。</w:t>
      </w:r>
    </w:p>
    <w:p w14:paraId="6C1A7452" w14:textId="25EDACA7" w:rsidR="001C73AA" w:rsidRDefault="00000000">
      <w:pPr>
        <w:widowControl/>
        <w:numPr>
          <w:ilvl w:val="0"/>
          <w:numId w:val="37"/>
        </w:numPr>
        <w:tabs>
          <w:tab w:val="left" w:pos="420"/>
        </w:tabs>
        <w:snapToGrid w:val="0"/>
        <w:spacing w:line="360" w:lineRule="auto"/>
        <w:ind w:hangingChars="175"/>
        <w:rPr>
          <w:color w:val="000000" w:themeColor="text1"/>
          <w:sz w:val="24"/>
        </w:rPr>
      </w:pPr>
      <w:r>
        <w:rPr>
          <w:rFonts w:hint="eastAsia"/>
          <w:color w:val="000000" w:themeColor="text1"/>
          <w:sz w:val="24"/>
        </w:rPr>
        <w:t>数字减影血管造影</w:t>
      </w:r>
      <w:r>
        <w:rPr>
          <w:rFonts w:hint="eastAsia"/>
          <w:color w:val="000000" w:themeColor="text1"/>
          <w:sz w:val="24"/>
        </w:rPr>
        <w:t>(</w:t>
      </w:r>
      <w:r>
        <w:rPr>
          <w:color w:val="000000" w:themeColor="text1"/>
          <w:sz w:val="24"/>
        </w:rPr>
        <w:t>DSA)</w:t>
      </w:r>
      <w:r>
        <w:rPr>
          <w:rFonts w:hint="eastAsia"/>
          <w:color w:val="000000" w:themeColor="text1"/>
          <w:sz w:val="24"/>
        </w:rPr>
        <w:t>：</w:t>
      </w:r>
      <w:r>
        <w:rPr>
          <w:rFonts w:hint="eastAsia"/>
          <w:sz w:val="24"/>
        </w:rPr>
        <w:t>分别为：溶栓开始前、溶栓</w:t>
      </w:r>
      <w:r>
        <w:rPr>
          <w:rFonts w:hint="eastAsia"/>
          <w:bCs/>
          <w:kern w:val="0"/>
          <w:sz w:val="24"/>
        </w:rPr>
        <w:t>治疗</w:t>
      </w:r>
      <w:r>
        <w:rPr>
          <w:rFonts w:hint="eastAsia"/>
          <w:sz w:val="24"/>
        </w:rPr>
        <w:t>30min</w:t>
      </w:r>
      <w:r>
        <w:rPr>
          <w:rFonts w:hint="eastAsia"/>
          <w:sz w:val="24"/>
        </w:rPr>
        <w:t>±</w:t>
      </w:r>
      <w:r>
        <w:rPr>
          <w:rFonts w:hint="eastAsia"/>
          <w:sz w:val="24"/>
        </w:rPr>
        <w:t>10min</w:t>
      </w:r>
      <w:r>
        <w:rPr>
          <w:rFonts w:hint="eastAsia"/>
          <w:sz w:val="24"/>
        </w:rPr>
        <w:t>、</w:t>
      </w:r>
      <w:ins w:id="769" w:author="Jamie Wang" w:date="2026-05-28T15:11:00Z" w16du:dateUtc="2026-05-28T07:11:00Z">
        <w:r w:rsidR="00454ECE">
          <w:rPr>
            <w:rFonts w:hint="eastAsia"/>
            <w:sz w:val="24"/>
          </w:rPr>
          <w:t>溶栓</w:t>
        </w:r>
        <w:r w:rsidR="00454ECE">
          <w:rPr>
            <w:rFonts w:hint="eastAsia"/>
            <w:bCs/>
            <w:kern w:val="0"/>
            <w:sz w:val="24"/>
          </w:rPr>
          <w:t>治疗结束后（≤</w:t>
        </w:r>
        <w:r w:rsidR="00454ECE">
          <w:rPr>
            <w:rFonts w:hint="eastAsia"/>
            <w:sz w:val="24"/>
          </w:rPr>
          <w:t>24h</w:t>
        </w:r>
        <w:r w:rsidR="00454ECE">
          <w:rPr>
            <w:rFonts w:hint="eastAsia"/>
            <w:sz w:val="24"/>
          </w:rPr>
          <w:t>±</w:t>
        </w:r>
        <w:r w:rsidR="00454ECE">
          <w:rPr>
            <w:rFonts w:hint="eastAsia"/>
            <w:sz w:val="24"/>
          </w:rPr>
          <w:t>6</w:t>
        </w:r>
        <w:r w:rsidR="00454ECE">
          <w:rPr>
            <w:rFonts w:hint="eastAsia"/>
            <w:sz w:val="24"/>
          </w:rPr>
          <w:t>小时）</w:t>
        </w:r>
      </w:ins>
      <w:del w:id="770" w:author="Jamie Wang" w:date="2026-05-28T15:11:00Z" w16du:dateUtc="2026-05-28T07:11:00Z">
        <w:r w:rsidDel="00454ECE">
          <w:rPr>
            <w:rFonts w:hint="eastAsia"/>
            <w:sz w:val="24"/>
          </w:rPr>
          <w:delText>溶栓</w:delText>
        </w:r>
        <w:r w:rsidDel="00454ECE">
          <w:rPr>
            <w:rFonts w:hint="eastAsia"/>
            <w:bCs/>
            <w:kern w:val="0"/>
            <w:sz w:val="24"/>
          </w:rPr>
          <w:delText>治疗</w:delText>
        </w:r>
        <w:r w:rsidDel="00454ECE">
          <w:rPr>
            <w:rFonts w:hint="eastAsia"/>
            <w:sz w:val="24"/>
          </w:rPr>
          <w:delText>2</w:delText>
        </w:r>
        <w:r w:rsidDel="00454ECE">
          <w:rPr>
            <w:sz w:val="24"/>
          </w:rPr>
          <w:delText>4</w:delText>
        </w:r>
        <w:r w:rsidDel="00454ECE">
          <w:rPr>
            <w:rFonts w:hint="eastAsia"/>
            <w:sz w:val="24"/>
          </w:rPr>
          <w:delText>h</w:delText>
        </w:r>
        <w:r w:rsidDel="00454ECE">
          <w:rPr>
            <w:rFonts w:hint="eastAsia"/>
            <w:sz w:val="24"/>
          </w:rPr>
          <w:delText>±</w:delText>
        </w:r>
        <w:r w:rsidDel="00454ECE">
          <w:rPr>
            <w:sz w:val="24"/>
          </w:rPr>
          <w:delText>6h</w:delText>
        </w:r>
        <w:r w:rsidDel="00454ECE">
          <w:rPr>
            <w:rFonts w:hint="eastAsia"/>
            <w:sz w:val="24"/>
          </w:rPr>
          <w:delText>、治疗结束后（如适用）</w:delText>
        </w:r>
      </w:del>
      <w:r>
        <w:rPr>
          <w:rFonts w:hint="eastAsia"/>
          <w:sz w:val="24"/>
        </w:rPr>
        <w:t>，如医生评估有需求，可额外进行其他时间点造影</w:t>
      </w:r>
      <w:r>
        <w:rPr>
          <w:rFonts w:hint="eastAsia"/>
          <w:color w:val="000000" w:themeColor="text1"/>
          <w:sz w:val="24"/>
        </w:rPr>
        <w:t>；</w:t>
      </w:r>
    </w:p>
    <w:p w14:paraId="66A1F741" w14:textId="6CC6D0F2" w:rsidR="001C73AA" w:rsidRDefault="00000000">
      <w:pPr>
        <w:widowControl/>
        <w:numPr>
          <w:ilvl w:val="0"/>
          <w:numId w:val="37"/>
        </w:numPr>
        <w:tabs>
          <w:tab w:val="left" w:pos="420"/>
        </w:tabs>
        <w:snapToGrid w:val="0"/>
        <w:spacing w:line="360" w:lineRule="auto"/>
        <w:ind w:hangingChars="175"/>
        <w:rPr>
          <w:color w:val="000000" w:themeColor="text1"/>
          <w:sz w:val="24"/>
        </w:rPr>
      </w:pPr>
      <w:r>
        <w:rPr>
          <w:rFonts w:hint="eastAsia"/>
          <w:color w:val="000000" w:themeColor="text1"/>
          <w:sz w:val="24"/>
        </w:rPr>
        <w:t>凝血功能：</w:t>
      </w:r>
      <w:ins w:id="771" w:author="Jing wang" w:date="2026-05-27T17:07:00Z" w16du:dateUtc="2026-05-27T09:07:00Z">
        <w:del w:id="772" w:author="Jamie Wang" w:date="2026-05-28T15:11:00Z" w16du:dateUtc="2026-05-28T07:11:00Z">
          <w:r w:rsidR="00142A0A" w:rsidRPr="00454ECE" w:rsidDel="00454ECE">
            <w:rPr>
              <w:rFonts w:hint="eastAsia"/>
              <w:b/>
              <w:bCs/>
              <w:color w:val="EE0000"/>
              <w:sz w:val="24"/>
              <w:highlight w:val="yellow"/>
              <w:rPrChange w:id="773" w:author="Jamie Wang" w:date="2026-05-28T15:11:00Z" w16du:dateUtc="2026-05-28T07:11:00Z">
                <w:rPr>
                  <w:rFonts w:hint="eastAsia"/>
                  <w:b/>
                  <w:bCs/>
                  <w:color w:val="EE0000"/>
                </w:rPr>
              </w:rPrChange>
            </w:rPr>
            <w:delText>每</w:delText>
          </w:r>
          <w:r w:rsidR="00142A0A" w:rsidRPr="00454ECE" w:rsidDel="00454ECE">
            <w:rPr>
              <w:b/>
              <w:bCs/>
              <w:color w:val="EE0000"/>
              <w:sz w:val="24"/>
              <w:highlight w:val="yellow"/>
              <w:rPrChange w:id="774" w:author="Jamie Wang" w:date="2026-05-28T15:11:00Z" w16du:dateUtc="2026-05-28T07:11:00Z">
                <w:rPr>
                  <w:b/>
                  <w:bCs/>
                  <w:color w:val="EE0000"/>
                </w:rPr>
              </w:rPrChange>
            </w:rPr>
            <w:delText>6</w:delText>
          </w:r>
          <w:r w:rsidR="00142A0A" w:rsidRPr="00454ECE" w:rsidDel="00454ECE">
            <w:rPr>
              <w:rFonts w:hint="eastAsia"/>
              <w:b/>
              <w:bCs/>
              <w:color w:val="EE0000"/>
              <w:sz w:val="24"/>
              <w:highlight w:val="yellow"/>
              <w:rPrChange w:id="775" w:author="Jamie Wang" w:date="2026-05-28T15:11:00Z" w16du:dateUtc="2026-05-28T07:11:00Z">
                <w:rPr>
                  <w:rFonts w:hint="eastAsia"/>
                  <w:b/>
                  <w:bCs/>
                  <w:color w:val="EE0000"/>
                </w:rPr>
              </w:rPrChange>
            </w:rPr>
            <w:delText>小时</w:delText>
          </w:r>
        </w:del>
      </w:ins>
      <w:commentRangeStart w:id="776"/>
      <w:r w:rsidRPr="00454ECE">
        <w:rPr>
          <w:rFonts w:hint="eastAsia"/>
          <w:sz w:val="24"/>
          <w:highlight w:val="yellow"/>
          <w:rPrChange w:id="777" w:author="Jamie Wang" w:date="2026-05-28T15:11:00Z" w16du:dateUtc="2026-05-28T07:11:00Z">
            <w:rPr>
              <w:rFonts w:hint="eastAsia"/>
              <w:sz w:val="24"/>
            </w:rPr>
          </w:rPrChange>
        </w:rPr>
        <w:t>根据实际情况</w:t>
      </w:r>
      <w:commentRangeEnd w:id="776"/>
      <w:r w:rsidR="00142A0A" w:rsidRPr="00454ECE">
        <w:rPr>
          <w:rStyle w:val="af9"/>
          <w:sz w:val="24"/>
          <w:szCs w:val="24"/>
          <w:vertAlign w:val="superscript"/>
        </w:rPr>
        <w:commentReference w:id="776"/>
      </w:r>
      <w:r w:rsidR="006340EB">
        <w:rPr>
          <w:rStyle w:val="aff3"/>
          <w:sz w:val="24"/>
        </w:rPr>
        <w:footnoteReference w:id="25"/>
      </w:r>
      <w:bookmarkStart w:id="785" w:name="OLE_LINK39"/>
      <w:r>
        <w:rPr>
          <w:rFonts w:hint="eastAsia"/>
          <w:sz w:val="24"/>
        </w:rPr>
        <w:t>监测</w:t>
      </w:r>
      <w:r>
        <w:rPr>
          <w:rFonts w:hint="eastAsia"/>
          <w:sz w:val="24"/>
        </w:rPr>
        <w:t>D-</w:t>
      </w:r>
      <w:r>
        <w:rPr>
          <w:rFonts w:hint="eastAsia"/>
          <w:sz w:val="24"/>
        </w:rPr>
        <w:t>二聚体</w:t>
      </w:r>
      <w:r>
        <w:rPr>
          <w:rFonts w:hint="eastAsia"/>
          <w:sz w:val="24"/>
        </w:rPr>
        <w:t>(D-dimer)</w:t>
      </w:r>
      <w:r>
        <w:rPr>
          <w:rFonts w:hint="eastAsia"/>
          <w:sz w:val="24"/>
        </w:rPr>
        <w:t>和纤维蛋白原</w:t>
      </w:r>
      <w:r>
        <w:rPr>
          <w:rFonts w:hint="eastAsia"/>
          <w:sz w:val="24"/>
        </w:rPr>
        <w:t>(Fg)</w:t>
      </w:r>
      <w:bookmarkEnd w:id="785"/>
      <w:r>
        <w:rPr>
          <w:rFonts w:hint="eastAsia"/>
          <w:color w:val="000000" w:themeColor="text1"/>
          <w:sz w:val="24"/>
        </w:rPr>
        <w:t>；</w:t>
      </w:r>
    </w:p>
    <w:bookmarkEnd w:id="711"/>
    <w:p w14:paraId="15E7D561" w14:textId="77777777" w:rsidR="001C73AA" w:rsidRDefault="00000000">
      <w:pPr>
        <w:widowControl/>
        <w:numPr>
          <w:ilvl w:val="0"/>
          <w:numId w:val="37"/>
        </w:numPr>
        <w:tabs>
          <w:tab w:val="left" w:pos="420"/>
        </w:tabs>
        <w:snapToGrid w:val="0"/>
        <w:spacing w:line="360" w:lineRule="auto"/>
        <w:ind w:hangingChars="175"/>
        <w:rPr>
          <w:color w:val="000000" w:themeColor="text1"/>
          <w:sz w:val="24"/>
        </w:rPr>
      </w:pPr>
      <w:r>
        <w:rPr>
          <w:rFonts w:hint="eastAsia"/>
          <w:color w:val="000000" w:themeColor="text1"/>
          <w:sz w:val="24"/>
        </w:rPr>
        <w:t>手术及记录：</w:t>
      </w:r>
      <w:r>
        <w:rPr>
          <w:rFonts w:hint="eastAsia"/>
          <w:sz w:val="24"/>
        </w:rPr>
        <w:t>包括手术日期、溶栓时间、溶栓药物剂量、抗凝剂量、器械评价、下腔静脉滤器置入情况、髂静脉支架置入情况等</w:t>
      </w:r>
      <w:r>
        <w:rPr>
          <w:rFonts w:hint="eastAsia"/>
          <w:color w:val="000000" w:themeColor="text1"/>
          <w:sz w:val="24"/>
        </w:rPr>
        <w:t>；</w:t>
      </w:r>
    </w:p>
    <w:p w14:paraId="4715656F" w14:textId="77777777" w:rsidR="001C73AA" w:rsidRDefault="00000000">
      <w:pPr>
        <w:widowControl/>
        <w:numPr>
          <w:ilvl w:val="0"/>
          <w:numId w:val="37"/>
        </w:numPr>
        <w:tabs>
          <w:tab w:val="left" w:pos="420"/>
        </w:tabs>
        <w:snapToGrid w:val="0"/>
        <w:spacing w:line="360" w:lineRule="auto"/>
        <w:ind w:hangingChars="175"/>
        <w:rPr>
          <w:color w:val="000000" w:themeColor="text1"/>
          <w:sz w:val="24"/>
        </w:rPr>
      </w:pPr>
      <w:r>
        <w:rPr>
          <w:color w:val="000000" w:themeColor="text1"/>
          <w:sz w:val="24"/>
        </w:rPr>
        <w:t>用药情况</w:t>
      </w:r>
      <w:r>
        <w:rPr>
          <w:rFonts w:hint="eastAsia"/>
          <w:color w:val="000000" w:themeColor="text1"/>
          <w:sz w:val="24"/>
        </w:rPr>
        <w:t>；</w:t>
      </w:r>
    </w:p>
    <w:p w14:paraId="00E72273" w14:textId="77777777" w:rsidR="001C73AA" w:rsidRDefault="00000000">
      <w:pPr>
        <w:numPr>
          <w:ilvl w:val="0"/>
          <w:numId w:val="37"/>
        </w:numPr>
        <w:tabs>
          <w:tab w:val="left" w:pos="420"/>
        </w:tabs>
        <w:snapToGrid w:val="0"/>
        <w:spacing w:line="360" w:lineRule="auto"/>
        <w:ind w:left="0" w:firstLine="0"/>
        <w:jc w:val="left"/>
        <w:rPr>
          <w:b/>
          <w:color w:val="000000" w:themeColor="text1"/>
          <w:sz w:val="24"/>
        </w:rPr>
      </w:pPr>
      <w:r>
        <w:rPr>
          <w:color w:val="000000" w:themeColor="text1"/>
          <w:sz w:val="24"/>
        </w:rPr>
        <w:t>不良事件</w:t>
      </w:r>
      <w:r>
        <w:rPr>
          <w:color w:val="000000" w:themeColor="text1"/>
          <w:sz w:val="24"/>
        </w:rPr>
        <w:t>&amp;</w:t>
      </w:r>
      <w:r>
        <w:rPr>
          <w:color w:val="000000" w:themeColor="text1"/>
          <w:sz w:val="24"/>
        </w:rPr>
        <w:t>严重不良事件</w:t>
      </w:r>
      <w:bookmarkStart w:id="786" w:name="_Toc5213"/>
      <w:bookmarkStart w:id="787" w:name="_Toc12113"/>
      <w:bookmarkStart w:id="788" w:name="OLE_LINK41"/>
      <w:r>
        <w:rPr>
          <w:rFonts w:hint="eastAsia"/>
          <w:color w:val="000000" w:themeColor="text1"/>
          <w:sz w:val="24"/>
        </w:rPr>
        <w:t>；</w:t>
      </w:r>
    </w:p>
    <w:bookmarkEnd w:id="712"/>
    <w:p w14:paraId="5DEA8F05" w14:textId="77777777" w:rsidR="001C73AA" w:rsidRDefault="00000000">
      <w:pPr>
        <w:numPr>
          <w:ilvl w:val="0"/>
          <w:numId w:val="36"/>
        </w:numPr>
        <w:tabs>
          <w:tab w:val="left" w:pos="397"/>
        </w:tabs>
        <w:snapToGrid w:val="0"/>
        <w:spacing w:line="360" w:lineRule="auto"/>
        <w:ind w:left="0" w:firstLine="0"/>
        <w:jc w:val="left"/>
        <w:rPr>
          <w:b/>
          <w:color w:val="000000" w:themeColor="text1"/>
          <w:sz w:val="24"/>
        </w:rPr>
      </w:pPr>
      <w:r>
        <w:rPr>
          <w:rFonts w:hint="eastAsia"/>
          <w:b/>
          <w:color w:val="000000" w:themeColor="text1"/>
          <w:sz w:val="24"/>
        </w:rPr>
        <w:t>出院前（</w:t>
      </w:r>
      <w:r>
        <w:rPr>
          <w:b/>
          <w:color w:val="000000" w:themeColor="text1"/>
          <w:sz w:val="24"/>
        </w:rPr>
        <w:t>1</w:t>
      </w:r>
      <w:r>
        <w:rPr>
          <w:rFonts w:eastAsiaTheme="minorEastAsia"/>
          <w:b/>
          <w:bCs/>
          <w:kern w:val="0"/>
          <w:sz w:val="22"/>
          <w:szCs w:val="22"/>
        </w:rPr>
        <w:t>~</w:t>
      </w:r>
      <w:r>
        <w:rPr>
          <w:b/>
          <w:color w:val="000000" w:themeColor="text1"/>
          <w:sz w:val="24"/>
        </w:rPr>
        <w:t>10</w:t>
      </w:r>
      <w:r>
        <w:rPr>
          <w:rFonts w:hint="eastAsia"/>
          <w:b/>
          <w:color w:val="000000" w:themeColor="text1"/>
          <w:sz w:val="24"/>
        </w:rPr>
        <w:t>天）</w:t>
      </w:r>
    </w:p>
    <w:p w14:paraId="23BC0B83" w14:textId="77777777" w:rsidR="001C73AA" w:rsidRDefault="00000000">
      <w:pPr>
        <w:snapToGrid w:val="0"/>
        <w:spacing w:line="360" w:lineRule="auto"/>
        <w:ind w:firstLineChars="200" w:firstLine="480"/>
        <w:rPr>
          <w:color w:val="000000" w:themeColor="text1"/>
          <w:sz w:val="24"/>
        </w:rPr>
      </w:pPr>
      <w:r>
        <w:rPr>
          <w:color w:val="000000" w:themeColor="text1"/>
          <w:sz w:val="24"/>
        </w:rPr>
        <w:t>对所有受试者收集以下数据：</w:t>
      </w:r>
    </w:p>
    <w:p w14:paraId="2EF3A54F"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lastRenderedPageBreak/>
        <w:t>生命体征</w:t>
      </w:r>
      <w:r>
        <w:rPr>
          <w:color w:val="000000" w:themeColor="text1"/>
          <w:sz w:val="24"/>
        </w:rPr>
        <w:t>：包括</w:t>
      </w:r>
      <w:r>
        <w:rPr>
          <w:rFonts w:hint="eastAsia"/>
          <w:color w:val="000000" w:themeColor="text1"/>
          <w:sz w:val="24"/>
        </w:rPr>
        <w:t>呼吸、</w:t>
      </w:r>
      <w:r>
        <w:rPr>
          <w:color w:val="000000" w:themeColor="text1"/>
          <w:sz w:val="24"/>
        </w:rPr>
        <w:t>血压、心率</w:t>
      </w:r>
      <w:r>
        <w:rPr>
          <w:rFonts w:hint="eastAsia"/>
          <w:color w:val="000000" w:themeColor="text1"/>
          <w:sz w:val="24"/>
        </w:rPr>
        <w:t>/</w:t>
      </w:r>
      <w:r>
        <w:rPr>
          <w:rFonts w:hint="eastAsia"/>
          <w:color w:val="000000" w:themeColor="text1"/>
          <w:sz w:val="24"/>
        </w:rPr>
        <w:t>脉搏</w:t>
      </w:r>
      <w:r>
        <w:rPr>
          <w:color w:val="000000" w:themeColor="text1"/>
          <w:sz w:val="24"/>
        </w:rPr>
        <w:t>、体温</w:t>
      </w:r>
      <w:r>
        <w:rPr>
          <w:rFonts w:hint="eastAsia"/>
          <w:color w:val="000000" w:themeColor="text1"/>
          <w:sz w:val="24"/>
        </w:rPr>
        <w:t>、血氧饱和度；</w:t>
      </w:r>
    </w:p>
    <w:p w14:paraId="3DA0A370"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实验室检查：</w:t>
      </w:r>
    </w:p>
    <w:p w14:paraId="383B8360" w14:textId="77777777" w:rsidR="001C73AA" w:rsidRDefault="00000000">
      <w:pPr>
        <w:numPr>
          <w:ilvl w:val="0"/>
          <w:numId w:val="39"/>
        </w:numPr>
        <w:snapToGrid w:val="0"/>
        <w:spacing w:line="360" w:lineRule="auto"/>
        <w:ind w:left="851" w:hanging="284"/>
        <w:rPr>
          <w:color w:val="000000" w:themeColor="text1"/>
          <w:sz w:val="24"/>
        </w:rPr>
      </w:pPr>
      <w:r>
        <w:rPr>
          <w:color w:val="000000" w:themeColor="text1"/>
          <w:sz w:val="24"/>
        </w:rPr>
        <w:t>血常规：红细胞</w:t>
      </w:r>
      <w:r>
        <w:rPr>
          <w:color w:val="000000" w:themeColor="text1"/>
          <w:sz w:val="24"/>
        </w:rPr>
        <w:t>(RBC)</w:t>
      </w:r>
      <w:r>
        <w:rPr>
          <w:color w:val="000000" w:themeColor="text1"/>
          <w:sz w:val="24"/>
        </w:rPr>
        <w:t>、白细胞</w:t>
      </w:r>
      <w:r>
        <w:rPr>
          <w:color w:val="000000" w:themeColor="text1"/>
          <w:sz w:val="24"/>
        </w:rPr>
        <w:t>(WBC)</w:t>
      </w:r>
      <w:r>
        <w:rPr>
          <w:color w:val="000000" w:themeColor="text1"/>
          <w:sz w:val="24"/>
        </w:rPr>
        <w:t>、血红蛋白</w:t>
      </w:r>
      <w:r>
        <w:rPr>
          <w:color w:val="000000" w:themeColor="text1"/>
          <w:sz w:val="24"/>
        </w:rPr>
        <w:t>(Hgb)</w:t>
      </w:r>
      <w:r>
        <w:rPr>
          <w:color w:val="000000" w:themeColor="text1"/>
          <w:sz w:val="24"/>
        </w:rPr>
        <w:t>、血小板</w:t>
      </w:r>
      <w:r>
        <w:rPr>
          <w:color w:val="000000" w:themeColor="text1"/>
          <w:sz w:val="24"/>
        </w:rPr>
        <w:t>(PLT)</w:t>
      </w:r>
      <w:r>
        <w:rPr>
          <w:color w:val="000000" w:themeColor="text1"/>
          <w:sz w:val="24"/>
        </w:rPr>
        <w:t>；</w:t>
      </w:r>
    </w:p>
    <w:p w14:paraId="35A36811" w14:textId="77777777" w:rsidR="001C73AA" w:rsidRDefault="00000000">
      <w:pPr>
        <w:numPr>
          <w:ilvl w:val="0"/>
          <w:numId w:val="39"/>
        </w:numPr>
        <w:snapToGrid w:val="0"/>
        <w:spacing w:line="360" w:lineRule="auto"/>
        <w:ind w:left="851" w:hanging="284"/>
        <w:rPr>
          <w:color w:val="000000" w:themeColor="text1"/>
          <w:sz w:val="24"/>
        </w:rPr>
      </w:pPr>
      <w:r>
        <w:rPr>
          <w:color w:val="000000" w:themeColor="text1"/>
          <w:sz w:val="24"/>
        </w:rPr>
        <w:t>血生化：丙氨酸氨基转移酶</w:t>
      </w:r>
      <w:r>
        <w:rPr>
          <w:color w:val="000000" w:themeColor="text1"/>
          <w:sz w:val="24"/>
        </w:rPr>
        <w:t>/</w:t>
      </w:r>
      <w:r>
        <w:rPr>
          <w:color w:val="000000" w:themeColor="text1"/>
          <w:sz w:val="24"/>
        </w:rPr>
        <w:t>谷丙转氨酶</w:t>
      </w:r>
      <w:r>
        <w:rPr>
          <w:rFonts w:hint="eastAsia"/>
          <w:color w:val="000000" w:themeColor="text1"/>
          <w:sz w:val="24"/>
        </w:rPr>
        <w:t>(</w:t>
      </w:r>
      <w:r>
        <w:rPr>
          <w:color w:val="000000" w:themeColor="text1"/>
          <w:sz w:val="24"/>
        </w:rPr>
        <w:t>ALT</w:t>
      </w:r>
      <w:r>
        <w:rPr>
          <w:rFonts w:hint="eastAsia"/>
          <w:color w:val="000000" w:themeColor="text1"/>
          <w:sz w:val="24"/>
        </w:rPr>
        <w:t>)</w:t>
      </w:r>
      <w:r>
        <w:rPr>
          <w:color w:val="000000" w:themeColor="text1"/>
          <w:sz w:val="24"/>
        </w:rPr>
        <w:t>、天门冬氨酸氨基转移酶</w:t>
      </w:r>
      <w:r>
        <w:rPr>
          <w:color w:val="000000" w:themeColor="text1"/>
          <w:sz w:val="24"/>
        </w:rPr>
        <w:t>/</w:t>
      </w:r>
      <w:r>
        <w:rPr>
          <w:color w:val="000000" w:themeColor="text1"/>
          <w:sz w:val="24"/>
        </w:rPr>
        <w:t>谷草转氨酶</w:t>
      </w:r>
      <w:r>
        <w:rPr>
          <w:rFonts w:hint="eastAsia"/>
          <w:color w:val="000000" w:themeColor="text1"/>
          <w:sz w:val="24"/>
        </w:rPr>
        <w:t>(</w:t>
      </w:r>
      <w:r>
        <w:rPr>
          <w:color w:val="000000" w:themeColor="text1"/>
          <w:sz w:val="24"/>
        </w:rPr>
        <w:t>AST</w:t>
      </w:r>
      <w:r>
        <w:rPr>
          <w:rFonts w:hint="eastAsia"/>
          <w:color w:val="000000" w:themeColor="text1"/>
          <w:sz w:val="24"/>
        </w:rPr>
        <w:t>)</w:t>
      </w:r>
      <w:r>
        <w:rPr>
          <w:color w:val="000000" w:themeColor="text1"/>
          <w:sz w:val="24"/>
        </w:rPr>
        <w:t>、尿素氮</w:t>
      </w:r>
      <w:r>
        <w:rPr>
          <w:color w:val="000000" w:themeColor="text1"/>
          <w:sz w:val="24"/>
        </w:rPr>
        <w:t>/</w:t>
      </w:r>
      <w:r>
        <w:rPr>
          <w:color w:val="000000" w:themeColor="text1"/>
          <w:sz w:val="24"/>
        </w:rPr>
        <w:t>尿素</w:t>
      </w:r>
      <w:r>
        <w:rPr>
          <w:rFonts w:hint="eastAsia"/>
          <w:color w:val="000000" w:themeColor="text1"/>
          <w:sz w:val="24"/>
        </w:rPr>
        <w:t>(</w:t>
      </w:r>
      <w:r>
        <w:rPr>
          <w:color w:val="000000" w:themeColor="text1"/>
          <w:sz w:val="24"/>
        </w:rPr>
        <w:t>BUN/UREA)</w:t>
      </w:r>
      <w:r>
        <w:rPr>
          <w:color w:val="000000" w:themeColor="text1"/>
          <w:sz w:val="24"/>
        </w:rPr>
        <w:t>、</w:t>
      </w:r>
      <w:r>
        <w:rPr>
          <w:rFonts w:hint="eastAsia"/>
          <w:sz w:val="24"/>
        </w:rPr>
        <w:t>血清肌酐</w:t>
      </w:r>
      <w:r>
        <w:rPr>
          <w:sz w:val="24"/>
        </w:rPr>
        <w:t>(Scr)</w:t>
      </w:r>
      <w:r>
        <w:rPr>
          <w:rFonts w:hint="eastAsia"/>
          <w:sz w:val="24"/>
        </w:rPr>
        <w:t>、</w:t>
      </w:r>
      <w:r>
        <w:rPr>
          <w:sz w:val="24"/>
        </w:rPr>
        <w:t>eGFR</w:t>
      </w:r>
      <w:r>
        <w:rPr>
          <w:color w:val="000000" w:themeColor="text1"/>
          <w:sz w:val="24"/>
        </w:rPr>
        <w:t>；</w:t>
      </w:r>
    </w:p>
    <w:p w14:paraId="36B954F2" w14:textId="77777777" w:rsidR="001C73AA" w:rsidRDefault="00000000">
      <w:pPr>
        <w:numPr>
          <w:ilvl w:val="0"/>
          <w:numId w:val="39"/>
        </w:numPr>
        <w:snapToGrid w:val="0"/>
        <w:spacing w:line="360" w:lineRule="auto"/>
        <w:ind w:left="851" w:hanging="284"/>
        <w:rPr>
          <w:color w:val="000000" w:themeColor="text1"/>
          <w:sz w:val="24"/>
        </w:rPr>
      </w:pPr>
      <w:r>
        <w:rPr>
          <w:color w:val="000000" w:themeColor="text1"/>
          <w:sz w:val="24"/>
        </w:rPr>
        <w:t>凝血功能：</w:t>
      </w:r>
      <w:r>
        <w:rPr>
          <w:rFonts w:hint="eastAsia"/>
          <w:color w:val="000000" w:themeColor="text1"/>
          <w:sz w:val="24"/>
        </w:rPr>
        <w:t>D-</w:t>
      </w:r>
      <w:r>
        <w:rPr>
          <w:rFonts w:hint="eastAsia"/>
          <w:color w:val="000000" w:themeColor="text1"/>
          <w:sz w:val="24"/>
        </w:rPr>
        <w:t>二聚体</w:t>
      </w:r>
      <w:r>
        <w:rPr>
          <w:rFonts w:hint="eastAsia"/>
          <w:color w:val="000000" w:themeColor="text1"/>
          <w:sz w:val="24"/>
        </w:rPr>
        <w:t>(</w:t>
      </w:r>
      <w:r>
        <w:rPr>
          <w:color w:val="000000" w:themeColor="text1"/>
          <w:sz w:val="24"/>
        </w:rPr>
        <w:t>D-dimer)</w:t>
      </w:r>
      <w:r>
        <w:rPr>
          <w:rFonts w:hint="eastAsia"/>
          <w:color w:val="000000" w:themeColor="text1"/>
          <w:sz w:val="24"/>
        </w:rPr>
        <w:t>、国际标准化比值</w:t>
      </w:r>
      <w:r>
        <w:rPr>
          <w:rFonts w:hint="eastAsia"/>
          <w:color w:val="000000" w:themeColor="text1"/>
          <w:sz w:val="24"/>
        </w:rPr>
        <w:t>(INR)</w:t>
      </w:r>
      <w:r>
        <w:rPr>
          <w:rFonts w:hint="eastAsia"/>
          <w:color w:val="000000" w:themeColor="text1"/>
          <w:sz w:val="24"/>
        </w:rPr>
        <w:t>、凝血酶原时间</w:t>
      </w:r>
      <w:r>
        <w:rPr>
          <w:color w:val="000000" w:themeColor="text1"/>
          <w:sz w:val="24"/>
        </w:rPr>
        <w:t>(</w:t>
      </w:r>
      <w:r>
        <w:rPr>
          <w:rFonts w:hint="eastAsia"/>
          <w:color w:val="000000" w:themeColor="text1"/>
          <w:sz w:val="24"/>
        </w:rPr>
        <w:t>PT</w:t>
      </w:r>
      <w:r>
        <w:rPr>
          <w:color w:val="000000" w:themeColor="text1"/>
          <w:sz w:val="24"/>
        </w:rPr>
        <w:t>)</w:t>
      </w:r>
      <w:r>
        <w:rPr>
          <w:rFonts w:hint="eastAsia"/>
          <w:color w:val="000000" w:themeColor="text1"/>
          <w:sz w:val="24"/>
        </w:rPr>
        <w:t>、活化部分凝血活酶时间</w:t>
      </w:r>
      <w:r>
        <w:rPr>
          <w:color w:val="000000" w:themeColor="text1"/>
          <w:sz w:val="24"/>
        </w:rPr>
        <w:t>(</w:t>
      </w:r>
      <w:r>
        <w:rPr>
          <w:rFonts w:hint="eastAsia"/>
          <w:color w:val="000000" w:themeColor="text1"/>
          <w:sz w:val="24"/>
        </w:rPr>
        <w:t>APTT</w:t>
      </w:r>
      <w:r>
        <w:rPr>
          <w:color w:val="000000" w:themeColor="text1"/>
          <w:sz w:val="24"/>
        </w:rPr>
        <w:t>)</w:t>
      </w:r>
      <w:r>
        <w:rPr>
          <w:rFonts w:hint="eastAsia"/>
          <w:color w:val="000000" w:themeColor="text1"/>
          <w:sz w:val="24"/>
        </w:rPr>
        <w:t>、凝血酶时间</w:t>
      </w:r>
      <w:r>
        <w:rPr>
          <w:color w:val="000000" w:themeColor="text1"/>
          <w:sz w:val="24"/>
        </w:rPr>
        <w:t>(</w:t>
      </w:r>
      <w:r>
        <w:rPr>
          <w:rFonts w:hint="eastAsia"/>
          <w:color w:val="000000" w:themeColor="text1"/>
          <w:sz w:val="24"/>
        </w:rPr>
        <w:t>TT</w:t>
      </w:r>
      <w:r>
        <w:rPr>
          <w:color w:val="000000" w:themeColor="text1"/>
          <w:sz w:val="24"/>
        </w:rPr>
        <w:t>)</w:t>
      </w:r>
      <w:r>
        <w:rPr>
          <w:rFonts w:hint="eastAsia"/>
          <w:color w:val="000000" w:themeColor="text1"/>
          <w:sz w:val="24"/>
        </w:rPr>
        <w:t>、纤维蛋白原</w:t>
      </w:r>
      <w:r>
        <w:rPr>
          <w:color w:val="000000" w:themeColor="text1"/>
          <w:sz w:val="24"/>
        </w:rPr>
        <w:t>(</w:t>
      </w:r>
      <w:r>
        <w:rPr>
          <w:rFonts w:hint="eastAsia"/>
          <w:color w:val="000000" w:themeColor="text1"/>
          <w:sz w:val="24"/>
        </w:rPr>
        <w:t>Fg</w:t>
      </w:r>
      <w:r>
        <w:rPr>
          <w:color w:val="000000" w:themeColor="text1"/>
          <w:sz w:val="24"/>
        </w:rPr>
        <w:t>)</w:t>
      </w:r>
      <w:r>
        <w:rPr>
          <w:rFonts w:hint="eastAsia"/>
          <w:color w:val="000000" w:themeColor="text1"/>
          <w:sz w:val="24"/>
        </w:rPr>
        <w:t>；</w:t>
      </w:r>
    </w:p>
    <w:p w14:paraId="0A4FD882"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下肢周径测量：测量患侧与健侧距髌骨中点向上</w:t>
      </w:r>
      <w:r>
        <w:rPr>
          <w:rFonts w:hint="eastAsia"/>
          <w:color w:val="000000" w:themeColor="text1"/>
          <w:sz w:val="24"/>
        </w:rPr>
        <w:t>15 cm</w:t>
      </w:r>
      <w:r>
        <w:rPr>
          <w:rFonts w:hint="eastAsia"/>
          <w:color w:val="000000" w:themeColor="text1"/>
          <w:sz w:val="24"/>
        </w:rPr>
        <w:t>和髌骨中点向下</w:t>
      </w:r>
      <w:r>
        <w:rPr>
          <w:rFonts w:hint="eastAsia"/>
          <w:color w:val="000000" w:themeColor="text1"/>
          <w:sz w:val="24"/>
        </w:rPr>
        <w:t>10 cm</w:t>
      </w:r>
      <w:r>
        <w:rPr>
          <w:rFonts w:hint="eastAsia"/>
          <w:color w:val="000000" w:themeColor="text1"/>
          <w:sz w:val="24"/>
        </w:rPr>
        <w:t>的周径；</w:t>
      </w:r>
    </w:p>
    <w:p w14:paraId="7D240750"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下肢静脉超声：下肢静脉分段加压超声；</w:t>
      </w:r>
    </w:p>
    <w:p w14:paraId="6BBEDAB5"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用药情况</w:t>
      </w:r>
      <w:r>
        <w:rPr>
          <w:rFonts w:hint="eastAsia"/>
          <w:color w:val="000000" w:themeColor="text1"/>
          <w:sz w:val="24"/>
        </w:rPr>
        <w:t>；</w:t>
      </w:r>
    </w:p>
    <w:p w14:paraId="0679AAA1"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不良事件</w:t>
      </w:r>
      <w:r>
        <w:rPr>
          <w:color w:val="000000" w:themeColor="text1"/>
          <w:sz w:val="24"/>
        </w:rPr>
        <w:t>&amp;</w:t>
      </w:r>
      <w:r>
        <w:rPr>
          <w:color w:val="000000" w:themeColor="text1"/>
          <w:sz w:val="24"/>
        </w:rPr>
        <w:t>严重不良事件</w:t>
      </w:r>
      <w:r>
        <w:rPr>
          <w:rFonts w:hint="eastAsia"/>
          <w:color w:val="000000" w:themeColor="text1"/>
          <w:sz w:val="24"/>
        </w:rPr>
        <w:t>；</w:t>
      </w:r>
    </w:p>
    <w:p w14:paraId="0148E49A" w14:textId="77777777" w:rsidR="001C73AA" w:rsidRDefault="00000000">
      <w:pPr>
        <w:numPr>
          <w:ilvl w:val="0"/>
          <w:numId w:val="36"/>
        </w:numPr>
        <w:tabs>
          <w:tab w:val="left" w:pos="397"/>
        </w:tabs>
        <w:snapToGrid w:val="0"/>
        <w:spacing w:line="360" w:lineRule="auto"/>
        <w:ind w:left="0" w:firstLine="0"/>
        <w:jc w:val="left"/>
        <w:rPr>
          <w:b/>
          <w:color w:val="000000" w:themeColor="text1"/>
          <w:sz w:val="24"/>
        </w:rPr>
      </w:pPr>
      <w:r>
        <w:rPr>
          <w:rFonts w:hint="eastAsia"/>
          <w:b/>
          <w:color w:val="000000" w:themeColor="text1"/>
          <w:sz w:val="24"/>
        </w:rPr>
        <w:t>术后</w:t>
      </w:r>
      <w:r>
        <w:rPr>
          <w:rFonts w:hint="eastAsia"/>
          <w:b/>
          <w:color w:val="000000" w:themeColor="text1"/>
          <w:sz w:val="24"/>
        </w:rPr>
        <w:t>1</w:t>
      </w:r>
      <w:r>
        <w:rPr>
          <w:rFonts w:hint="eastAsia"/>
          <w:b/>
          <w:color w:val="000000" w:themeColor="text1"/>
          <w:sz w:val="24"/>
        </w:rPr>
        <w:t>个月（±</w:t>
      </w:r>
      <w:r>
        <w:rPr>
          <w:rFonts w:hint="eastAsia"/>
          <w:b/>
          <w:color w:val="000000" w:themeColor="text1"/>
          <w:sz w:val="24"/>
        </w:rPr>
        <w:t>7</w:t>
      </w:r>
      <w:r>
        <w:rPr>
          <w:rFonts w:hint="eastAsia"/>
          <w:b/>
          <w:color w:val="000000" w:themeColor="text1"/>
          <w:sz w:val="24"/>
        </w:rPr>
        <w:t>天）</w:t>
      </w:r>
    </w:p>
    <w:p w14:paraId="5FE4291C" w14:textId="77777777" w:rsidR="001C73AA" w:rsidRDefault="00000000">
      <w:pPr>
        <w:snapToGrid w:val="0"/>
        <w:spacing w:line="360" w:lineRule="auto"/>
        <w:ind w:firstLineChars="200" w:firstLine="480"/>
        <w:rPr>
          <w:color w:val="000000" w:themeColor="text1"/>
          <w:sz w:val="24"/>
        </w:rPr>
      </w:pPr>
      <w:r>
        <w:rPr>
          <w:rFonts w:hint="eastAsia"/>
          <w:color w:val="000000" w:themeColor="text1"/>
          <w:sz w:val="24"/>
        </w:rPr>
        <w:t>为临床随访，</w:t>
      </w:r>
      <w:r>
        <w:rPr>
          <w:color w:val="000000" w:themeColor="text1"/>
          <w:sz w:val="24"/>
        </w:rPr>
        <w:t>对所有受试者收集以下数据：</w:t>
      </w:r>
    </w:p>
    <w:p w14:paraId="112EE062"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下肢静脉超声：下肢静脉分段加压超声；</w:t>
      </w:r>
    </w:p>
    <w:p w14:paraId="434983A9"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C</w:t>
      </w:r>
      <w:r>
        <w:rPr>
          <w:color w:val="000000" w:themeColor="text1"/>
          <w:sz w:val="24"/>
        </w:rPr>
        <w:t>TPA</w:t>
      </w:r>
      <w:r>
        <w:rPr>
          <w:rFonts w:hint="eastAsia"/>
          <w:color w:val="000000" w:themeColor="text1"/>
          <w:sz w:val="24"/>
        </w:rPr>
        <w:t>（选做）</w:t>
      </w:r>
    </w:p>
    <w:p w14:paraId="7BCE0988"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下肢周径测量：测量患侧与健侧距髌骨中点向上</w:t>
      </w:r>
      <w:r>
        <w:rPr>
          <w:rFonts w:hint="eastAsia"/>
          <w:color w:val="000000" w:themeColor="text1"/>
          <w:sz w:val="24"/>
        </w:rPr>
        <w:t>15 cm</w:t>
      </w:r>
      <w:r>
        <w:rPr>
          <w:rFonts w:hint="eastAsia"/>
          <w:color w:val="000000" w:themeColor="text1"/>
          <w:sz w:val="24"/>
        </w:rPr>
        <w:t>和髌骨中点向下</w:t>
      </w:r>
      <w:r>
        <w:rPr>
          <w:rFonts w:hint="eastAsia"/>
          <w:color w:val="000000" w:themeColor="text1"/>
          <w:sz w:val="24"/>
        </w:rPr>
        <w:t>10 cm</w:t>
      </w:r>
      <w:r>
        <w:rPr>
          <w:rFonts w:hint="eastAsia"/>
          <w:color w:val="000000" w:themeColor="text1"/>
          <w:sz w:val="24"/>
        </w:rPr>
        <w:t>的周径；</w:t>
      </w:r>
    </w:p>
    <w:p w14:paraId="7A4F6645"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V</w:t>
      </w:r>
      <w:r>
        <w:rPr>
          <w:color w:val="000000" w:themeColor="text1"/>
          <w:sz w:val="24"/>
        </w:rPr>
        <w:t>CSS</w:t>
      </w:r>
      <w:r>
        <w:rPr>
          <w:rFonts w:hint="eastAsia"/>
          <w:color w:val="000000" w:themeColor="text1"/>
          <w:sz w:val="24"/>
        </w:rPr>
        <w:t>评分；</w:t>
      </w:r>
    </w:p>
    <w:p w14:paraId="3A31C9C9"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用药情况</w:t>
      </w:r>
      <w:r>
        <w:rPr>
          <w:rFonts w:hint="eastAsia"/>
          <w:color w:val="000000" w:themeColor="text1"/>
          <w:sz w:val="24"/>
        </w:rPr>
        <w:t>；</w:t>
      </w:r>
    </w:p>
    <w:p w14:paraId="3F70539A"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不良事件</w:t>
      </w:r>
      <w:r>
        <w:rPr>
          <w:color w:val="000000" w:themeColor="text1"/>
          <w:sz w:val="24"/>
        </w:rPr>
        <w:t>&amp;</w:t>
      </w:r>
      <w:r>
        <w:rPr>
          <w:color w:val="000000" w:themeColor="text1"/>
          <w:sz w:val="24"/>
        </w:rPr>
        <w:t>严重不良事件</w:t>
      </w:r>
      <w:r>
        <w:rPr>
          <w:rFonts w:hint="eastAsia"/>
          <w:color w:val="000000" w:themeColor="text1"/>
          <w:sz w:val="24"/>
        </w:rPr>
        <w:t>；</w:t>
      </w:r>
    </w:p>
    <w:p w14:paraId="072127C3" w14:textId="77777777" w:rsidR="001C73AA" w:rsidRDefault="00000000">
      <w:pPr>
        <w:numPr>
          <w:ilvl w:val="0"/>
          <w:numId w:val="36"/>
        </w:numPr>
        <w:tabs>
          <w:tab w:val="left" w:pos="397"/>
        </w:tabs>
        <w:snapToGrid w:val="0"/>
        <w:spacing w:line="360" w:lineRule="auto"/>
        <w:ind w:left="0" w:firstLine="0"/>
        <w:jc w:val="left"/>
        <w:rPr>
          <w:b/>
          <w:color w:val="000000" w:themeColor="text1"/>
          <w:sz w:val="24"/>
        </w:rPr>
      </w:pPr>
      <w:r>
        <w:rPr>
          <w:rFonts w:hint="eastAsia"/>
          <w:b/>
          <w:color w:val="000000" w:themeColor="text1"/>
          <w:sz w:val="24"/>
        </w:rPr>
        <w:t>术后</w:t>
      </w:r>
      <w:r>
        <w:rPr>
          <w:rFonts w:hint="eastAsia"/>
          <w:b/>
          <w:color w:val="000000" w:themeColor="text1"/>
          <w:sz w:val="24"/>
        </w:rPr>
        <w:t>3</w:t>
      </w:r>
      <w:r>
        <w:rPr>
          <w:rFonts w:hint="eastAsia"/>
          <w:b/>
          <w:color w:val="000000" w:themeColor="text1"/>
          <w:sz w:val="24"/>
        </w:rPr>
        <w:t>个月（</w:t>
      </w:r>
      <w:r>
        <w:rPr>
          <w:b/>
          <w:color w:val="000000" w:themeColor="text1"/>
          <w:sz w:val="24"/>
        </w:rPr>
        <w:t>±15</w:t>
      </w:r>
      <w:r>
        <w:rPr>
          <w:rFonts w:hint="eastAsia"/>
          <w:b/>
          <w:color w:val="000000" w:themeColor="text1"/>
          <w:sz w:val="24"/>
        </w:rPr>
        <w:t>天）</w:t>
      </w:r>
    </w:p>
    <w:p w14:paraId="30A9E820" w14:textId="77777777" w:rsidR="001C73AA" w:rsidRDefault="00000000">
      <w:pPr>
        <w:snapToGrid w:val="0"/>
        <w:spacing w:line="360" w:lineRule="auto"/>
        <w:ind w:firstLineChars="200" w:firstLine="480"/>
        <w:rPr>
          <w:color w:val="000000" w:themeColor="text1"/>
          <w:sz w:val="24"/>
        </w:rPr>
      </w:pPr>
      <w:r>
        <w:rPr>
          <w:rFonts w:hint="eastAsia"/>
          <w:color w:val="000000" w:themeColor="text1"/>
          <w:sz w:val="24"/>
        </w:rPr>
        <w:t>为临床随访，</w:t>
      </w:r>
      <w:r>
        <w:rPr>
          <w:color w:val="000000" w:themeColor="text1"/>
          <w:sz w:val="24"/>
        </w:rPr>
        <w:t>对所有受试者收集以下数据：</w:t>
      </w:r>
    </w:p>
    <w:p w14:paraId="55FC51E5"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下肢静脉超声：下肢静脉分段加压超声；</w:t>
      </w:r>
    </w:p>
    <w:p w14:paraId="1FA20628"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C</w:t>
      </w:r>
      <w:r>
        <w:rPr>
          <w:color w:val="000000" w:themeColor="text1"/>
          <w:sz w:val="24"/>
        </w:rPr>
        <w:t>TPA</w:t>
      </w:r>
      <w:r>
        <w:rPr>
          <w:rFonts w:hint="eastAsia"/>
          <w:color w:val="000000" w:themeColor="text1"/>
          <w:sz w:val="24"/>
        </w:rPr>
        <w:t>（选做）；</w:t>
      </w:r>
    </w:p>
    <w:p w14:paraId="6D9414FE"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V</w:t>
      </w:r>
      <w:r>
        <w:rPr>
          <w:color w:val="000000" w:themeColor="text1"/>
          <w:sz w:val="24"/>
        </w:rPr>
        <w:t>CSS</w:t>
      </w:r>
      <w:r>
        <w:rPr>
          <w:rFonts w:hint="eastAsia"/>
          <w:color w:val="000000" w:themeColor="text1"/>
          <w:sz w:val="24"/>
        </w:rPr>
        <w:t>评分；</w:t>
      </w:r>
    </w:p>
    <w:p w14:paraId="4A29AD93"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用药情况</w:t>
      </w:r>
      <w:r>
        <w:rPr>
          <w:rFonts w:hint="eastAsia"/>
          <w:color w:val="000000" w:themeColor="text1"/>
          <w:sz w:val="24"/>
        </w:rPr>
        <w:t>；</w:t>
      </w:r>
    </w:p>
    <w:p w14:paraId="460A6E41"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不良事件</w:t>
      </w:r>
      <w:r>
        <w:rPr>
          <w:color w:val="000000" w:themeColor="text1"/>
          <w:sz w:val="24"/>
        </w:rPr>
        <w:t>&amp;</w:t>
      </w:r>
      <w:r>
        <w:rPr>
          <w:color w:val="000000" w:themeColor="text1"/>
          <w:sz w:val="24"/>
        </w:rPr>
        <w:t>严重不良事件</w:t>
      </w:r>
      <w:r>
        <w:rPr>
          <w:rFonts w:hint="eastAsia"/>
          <w:color w:val="000000" w:themeColor="text1"/>
          <w:sz w:val="24"/>
        </w:rPr>
        <w:t>；</w:t>
      </w:r>
    </w:p>
    <w:p w14:paraId="707403DA" w14:textId="77777777" w:rsidR="001C73AA" w:rsidRDefault="00000000">
      <w:pPr>
        <w:numPr>
          <w:ilvl w:val="0"/>
          <w:numId w:val="36"/>
        </w:numPr>
        <w:tabs>
          <w:tab w:val="left" w:pos="397"/>
        </w:tabs>
        <w:snapToGrid w:val="0"/>
        <w:spacing w:line="360" w:lineRule="auto"/>
        <w:ind w:left="0" w:firstLine="0"/>
        <w:jc w:val="left"/>
        <w:rPr>
          <w:b/>
          <w:color w:val="000000" w:themeColor="text1"/>
          <w:sz w:val="24"/>
        </w:rPr>
      </w:pPr>
      <w:r>
        <w:rPr>
          <w:rFonts w:hint="eastAsia"/>
          <w:b/>
          <w:color w:val="000000" w:themeColor="text1"/>
          <w:sz w:val="24"/>
        </w:rPr>
        <w:t>术后</w:t>
      </w:r>
      <w:r>
        <w:rPr>
          <w:b/>
          <w:color w:val="000000" w:themeColor="text1"/>
          <w:sz w:val="24"/>
        </w:rPr>
        <w:t>6</w:t>
      </w:r>
      <w:r>
        <w:rPr>
          <w:rFonts w:hint="eastAsia"/>
          <w:b/>
          <w:color w:val="000000" w:themeColor="text1"/>
          <w:sz w:val="24"/>
        </w:rPr>
        <w:t>个月（</w:t>
      </w:r>
      <w:r>
        <w:rPr>
          <w:b/>
          <w:color w:val="000000" w:themeColor="text1"/>
          <w:sz w:val="24"/>
        </w:rPr>
        <w:t>±</w:t>
      </w:r>
      <w:r>
        <w:rPr>
          <w:rFonts w:hint="eastAsia"/>
          <w:b/>
          <w:color w:val="000000" w:themeColor="text1"/>
          <w:sz w:val="24"/>
        </w:rPr>
        <w:t>15</w:t>
      </w:r>
      <w:r>
        <w:rPr>
          <w:rFonts w:hint="eastAsia"/>
          <w:b/>
          <w:color w:val="000000" w:themeColor="text1"/>
          <w:sz w:val="24"/>
        </w:rPr>
        <w:t>天）</w:t>
      </w:r>
    </w:p>
    <w:p w14:paraId="17B9608D" w14:textId="77777777" w:rsidR="001C73AA" w:rsidRDefault="00000000">
      <w:pPr>
        <w:snapToGrid w:val="0"/>
        <w:spacing w:line="360" w:lineRule="auto"/>
        <w:ind w:firstLineChars="200" w:firstLine="480"/>
        <w:rPr>
          <w:color w:val="000000" w:themeColor="text1"/>
          <w:sz w:val="24"/>
        </w:rPr>
      </w:pPr>
      <w:r>
        <w:rPr>
          <w:rFonts w:hint="eastAsia"/>
          <w:color w:val="000000" w:themeColor="text1"/>
          <w:sz w:val="24"/>
        </w:rPr>
        <w:lastRenderedPageBreak/>
        <w:t>为临床随访，</w:t>
      </w:r>
      <w:r>
        <w:rPr>
          <w:color w:val="000000" w:themeColor="text1"/>
          <w:sz w:val="24"/>
        </w:rPr>
        <w:t>对所有受试者收集以下数据：</w:t>
      </w:r>
    </w:p>
    <w:p w14:paraId="6DB6F1BE"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下肢静脉超声：下肢静脉分段加压超声；</w:t>
      </w:r>
    </w:p>
    <w:p w14:paraId="139B29C0"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C</w:t>
      </w:r>
      <w:r>
        <w:rPr>
          <w:color w:val="000000" w:themeColor="text1"/>
          <w:sz w:val="24"/>
        </w:rPr>
        <w:t>TPA</w:t>
      </w:r>
      <w:r>
        <w:rPr>
          <w:rFonts w:hint="eastAsia"/>
          <w:color w:val="000000" w:themeColor="text1"/>
          <w:sz w:val="24"/>
        </w:rPr>
        <w:t>（选做）；</w:t>
      </w:r>
    </w:p>
    <w:p w14:paraId="3D21255B"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V</w:t>
      </w:r>
      <w:r>
        <w:rPr>
          <w:color w:val="000000" w:themeColor="text1"/>
          <w:sz w:val="24"/>
        </w:rPr>
        <w:t>CSS</w:t>
      </w:r>
      <w:r>
        <w:rPr>
          <w:rFonts w:hint="eastAsia"/>
          <w:color w:val="000000" w:themeColor="text1"/>
          <w:sz w:val="24"/>
        </w:rPr>
        <w:t>评分；</w:t>
      </w:r>
    </w:p>
    <w:p w14:paraId="1E2E2E18" w14:textId="77777777" w:rsidR="001C73AA" w:rsidRDefault="00000000">
      <w:pPr>
        <w:numPr>
          <w:ilvl w:val="0"/>
          <w:numId w:val="37"/>
        </w:numPr>
        <w:tabs>
          <w:tab w:val="left" w:pos="420"/>
        </w:tabs>
        <w:snapToGrid w:val="0"/>
        <w:spacing w:line="360" w:lineRule="auto"/>
        <w:ind w:left="0" w:firstLine="0"/>
        <w:rPr>
          <w:color w:val="000000" w:themeColor="text1"/>
          <w:sz w:val="24"/>
        </w:rPr>
      </w:pPr>
      <w:r>
        <w:rPr>
          <w:rFonts w:hint="eastAsia"/>
          <w:color w:val="000000" w:themeColor="text1"/>
          <w:sz w:val="24"/>
        </w:rPr>
        <w:t>Villalta</w:t>
      </w:r>
      <w:r>
        <w:rPr>
          <w:rFonts w:hint="eastAsia"/>
          <w:color w:val="000000" w:themeColor="text1"/>
          <w:sz w:val="24"/>
        </w:rPr>
        <w:t>评分；</w:t>
      </w:r>
    </w:p>
    <w:p w14:paraId="6A2D2ABE"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用药情况</w:t>
      </w:r>
      <w:r>
        <w:rPr>
          <w:rFonts w:hint="eastAsia"/>
          <w:color w:val="000000" w:themeColor="text1"/>
          <w:sz w:val="24"/>
        </w:rPr>
        <w:t>；</w:t>
      </w:r>
    </w:p>
    <w:p w14:paraId="68D081D4" w14:textId="77777777" w:rsidR="001C73AA" w:rsidRDefault="00000000">
      <w:pPr>
        <w:numPr>
          <w:ilvl w:val="0"/>
          <w:numId w:val="37"/>
        </w:numPr>
        <w:tabs>
          <w:tab w:val="left" w:pos="420"/>
        </w:tabs>
        <w:snapToGrid w:val="0"/>
        <w:spacing w:line="360" w:lineRule="auto"/>
        <w:ind w:left="0" w:firstLine="0"/>
        <w:rPr>
          <w:color w:val="000000" w:themeColor="text1"/>
          <w:sz w:val="24"/>
        </w:rPr>
      </w:pPr>
      <w:r>
        <w:rPr>
          <w:color w:val="000000" w:themeColor="text1"/>
          <w:sz w:val="24"/>
        </w:rPr>
        <w:t>不良事件</w:t>
      </w:r>
      <w:r>
        <w:rPr>
          <w:color w:val="000000" w:themeColor="text1"/>
          <w:sz w:val="24"/>
        </w:rPr>
        <w:t>&amp;</w:t>
      </w:r>
      <w:r>
        <w:rPr>
          <w:color w:val="000000" w:themeColor="text1"/>
          <w:sz w:val="24"/>
        </w:rPr>
        <w:t>严重不良事件</w:t>
      </w:r>
      <w:r>
        <w:rPr>
          <w:rFonts w:hint="eastAsia"/>
          <w:color w:val="000000" w:themeColor="text1"/>
          <w:sz w:val="24"/>
        </w:rPr>
        <w:t>；</w:t>
      </w:r>
    </w:p>
    <w:p w14:paraId="2FEC8D92" w14:textId="77777777" w:rsidR="001C73AA" w:rsidRDefault="00000000">
      <w:pPr>
        <w:pStyle w:val="a8"/>
        <w:ind w:firstLineChars="0" w:firstLine="0"/>
        <w:rPr>
          <w:color w:val="000000" w:themeColor="text1"/>
        </w:rPr>
      </w:pPr>
      <w:r>
        <w:rPr>
          <w:rFonts w:hint="eastAsia"/>
          <w:color w:val="000000" w:themeColor="text1"/>
        </w:rPr>
        <w:t>注</w:t>
      </w:r>
      <w:r>
        <w:rPr>
          <w:color w:val="000000" w:themeColor="text1"/>
        </w:rPr>
        <w:t>1</w:t>
      </w:r>
      <w:r>
        <w:rPr>
          <w:rFonts w:hint="eastAsia"/>
          <w:color w:val="000000" w:themeColor="text1"/>
        </w:rPr>
        <w:t>：</w:t>
      </w:r>
      <w:r>
        <w:rPr>
          <w:color w:val="000000" w:themeColor="text1"/>
        </w:rPr>
        <w:tab/>
      </w:r>
      <w:r>
        <w:rPr>
          <w:rFonts w:hint="eastAsia"/>
          <w:color w:val="000000" w:themeColor="text1"/>
        </w:rPr>
        <w:t>用药情况：记录自患者签署知情同意书至研究结束期间的抗凝药物、抗血小板聚集药物和溶栓药物，以及与不良事件相关的纠正治疗用药；</w:t>
      </w:r>
    </w:p>
    <w:p w14:paraId="340C96F1" w14:textId="77777777" w:rsidR="001C73AA" w:rsidRDefault="00000000">
      <w:pPr>
        <w:pStyle w:val="a8"/>
        <w:ind w:firstLineChars="0" w:firstLine="0"/>
        <w:rPr>
          <w:color w:val="000000" w:themeColor="text1"/>
        </w:rPr>
      </w:pPr>
      <w:r>
        <w:rPr>
          <w:rFonts w:hint="eastAsia"/>
          <w:color w:val="000000" w:themeColor="text1"/>
        </w:rPr>
        <w:t>注</w:t>
      </w:r>
      <w:r>
        <w:rPr>
          <w:color w:val="000000" w:themeColor="text1"/>
        </w:rPr>
        <w:t>2</w:t>
      </w:r>
      <w:r>
        <w:rPr>
          <w:rFonts w:hint="eastAsia"/>
          <w:color w:val="000000" w:themeColor="text1"/>
        </w:rPr>
        <w:t>：不良事件</w:t>
      </w:r>
      <w:r>
        <w:rPr>
          <w:color w:val="000000" w:themeColor="text1"/>
        </w:rPr>
        <w:t>&amp;</w:t>
      </w:r>
      <w:r>
        <w:rPr>
          <w:rFonts w:hint="eastAsia"/>
          <w:color w:val="000000" w:themeColor="text1"/>
        </w:rPr>
        <w:t>严重不良事件：记录自使用研究器械开始至研究结束期间的不良事件，现有疾病计划住院或进行方案要求的随访而健康状况无严重恶化，包括术后因需要取出下腔静脉滤器而住院手术等，不记录严重不良事件；</w:t>
      </w:r>
    </w:p>
    <w:p w14:paraId="257AB62F" w14:textId="77777777" w:rsidR="001C73AA" w:rsidRDefault="00000000">
      <w:pPr>
        <w:pStyle w:val="a8"/>
        <w:ind w:firstLineChars="0" w:firstLine="0"/>
        <w:rPr>
          <w:color w:val="000000" w:themeColor="text1"/>
        </w:rPr>
      </w:pPr>
      <w:r>
        <w:rPr>
          <w:rFonts w:hint="eastAsia"/>
          <w:color w:val="000000" w:themeColor="text1"/>
        </w:rPr>
        <w:t>注</w:t>
      </w:r>
      <w:r>
        <w:rPr>
          <w:color w:val="000000" w:themeColor="text1"/>
        </w:rPr>
        <w:t>3</w:t>
      </w:r>
      <w:r>
        <w:rPr>
          <w:rFonts w:hint="eastAsia"/>
          <w:color w:val="000000" w:themeColor="text1"/>
        </w:rPr>
        <w:t>：下肢静脉分段加压超声：将下肢分为髂静脉、股总静脉</w:t>
      </w:r>
      <w:r>
        <w:rPr>
          <w:color w:val="000000" w:themeColor="text1"/>
        </w:rPr>
        <w:t xml:space="preserve"> </w:t>
      </w:r>
      <w:r>
        <w:rPr>
          <w:rFonts w:hint="eastAsia"/>
          <w:color w:val="000000" w:themeColor="text1"/>
        </w:rPr>
        <w:t>、股浅静脉近端、股浅静脉远端、腘静脉、胫后静脉、腓静脉七段分别进行加压超声检查，对不同的静脉段赋予不同的基础分：髂静脉</w:t>
      </w:r>
      <w:r>
        <w:rPr>
          <w:color w:val="000000" w:themeColor="text1"/>
        </w:rPr>
        <w:t>8</w:t>
      </w:r>
      <w:r>
        <w:rPr>
          <w:rFonts w:hint="eastAsia"/>
          <w:color w:val="000000" w:themeColor="text1"/>
        </w:rPr>
        <w:t>分、股总静脉</w:t>
      </w:r>
      <w:r>
        <w:rPr>
          <w:color w:val="000000" w:themeColor="text1"/>
        </w:rPr>
        <w:t>4</w:t>
      </w:r>
      <w:r>
        <w:rPr>
          <w:rFonts w:hint="eastAsia"/>
          <w:color w:val="000000" w:themeColor="text1"/>
        </w:rPr>
        <w:t>分、股浅静脉近端</w:t>
      </w:r>
      <w:r>
        <w:rPr>
          <w:color w:val="000000" w:themeColor="text1"/>
        </w:rPr>
        <w:t>4</w:t>
      </w:r>
      <w:r>
        <w:rPr>
          <w:rFonts w:hint="eastAsia"/>
          <w:color w:val="000000" w:themeColor="text1"/>
        </w:rPr>
        <w:t>分、股浅静脉远端</w:t>
      </w:r>
      <w:r>
        <w:rPr>
          <w:color w:val="000000" w:themeColor="text1"/>
        </w:rPr>
        <w:t>4</w:t>
      </w:r>
      <w:r>
        <w:rPr>
          <w:rFonts w:hint="eastAsia"/>
          <w:color w:val="000000" w:themeColor="text1"/>
        </w:rPr>
        <w:t>分、腘静脉</w:t>
      </w:r>
      <w:r>
        <w:rPr>
          <w:color w:val="000000" w:themeColor="text1"/>
        </w:rPr>
        <w:t>2</w:t>
      </w:r>
      <w:r>
        <w:rPr>
          <w:rFonts w:hint="eastAsia"/>
          <w:color w:val="000000" w:themeColor="text1"/>
        </w:rPr>
        <w:t>分、胫后静脉</w:t>
      </w:r>
      <w:r>
        <w:rPr>
          <w:color w:val="000000" w:themeColor="text1"/>
        </w:rPr>
        <w:t>2</w:t>
      </w:r>
      <w:r>
        <w:rPr>
          <w:rFonts w:hint="eastAsia"/>
          <w:color w:val="000000" w:themeColor="text1"/>
        </w:rPr>
        <w:t>分、腓静脉</w:t>
      </w:r>
      <w:r>
        <w:rPr>
          <w:color w:val="000000" w:themeColor="text1"/>
        </w:rPr>
        <w:t>2</w:t>
      </w:r>
      <w:r>
        <w:rPr>
          <w:rFonts w:hint="eastAsia"/>
          <w:color w:val="000000" w:themeColor="text1"/>
        </w:rPr>
        <w:t>分。超声下的深静脉血栓评分根据血栓情况在基础分上进行调整，调整规则为：髂静脉有血栓即为</w:t>
      </w:r>
      <w:r>
        <w:rPr>
          <w:color w:val="000000" w:themeColor="text1"/>
        </w:rPr>
        <w:t>8</w:t>
      </w:r>
      <w:r>
        <w:rPr>
          <w:rFonts w:hint="eastAsia"/>
          <w:color w:val="000000" w:themeColor="text1"/>
        </w:rPr>
        <w:t>分，其他静脉段如果血栓直径</w:t>
      </w:r>
      <w:r>
        <w:rPr>
          <w:color w:val="000000" w:themeColor="text1"/>
        </w:rPr>
        <w:t>&gt;1.5</w:t>
      </w:r>
      <w:r>
        <w:rPr>
          <w:rFonts w:hint="eastAsia"/>
          <w:color w:val="000000" w:themeColor="text1"/>
        </w:rPr>
        <w:t>倍相应动脉直径，则节段评分在基础评分上增加</w:t>
      </w:r>
      <w:r>
        <w:rPr>
          <w:color w:val="000000" w:themeColor="text1"/>
        </w:rPr>
        <w:t>1.5</w:t>
      </w:r>
      <w:r>
        <w:rPr>
          <w:rFonts w:hint="eastAsia"/>
          <w:color w:val="000000" w:themeColor="text1"/>
        </w:rPr>
        <w:t>倍</w:t>
      </w:r>
      <w:r>
        <w:rPr>
          <w:color w:val="000000" w:themeColor="text1"/>
        </w:rPr>
        <w:t>(</w:t>
      </w:r>
      <w:r>
        <w:rPr>
          <w:rFonts w:hint="eastAsia"/>
          <w:color w:val="000000" w:themeColor="text1"/>
        </w:rPr>
        <w:t>即评分为基础评分的</w:t>
      </w:r>
      <w:r>
        <w:rPr>
          <w:color w:val="000000" w:themeColor="text1"/>
        </w:rPr>
        <w:t>2.5</w:t>
      </w:r>
      <w:r>
        <w:rPr>
          <w:rFonts w:hint="eastAsia"/>
          <w:color w:val="000000" w:themeColor="text1"/>
        </w:rPr>
        <w:t>倍）；如果血栓直径≤</w:t>
      </w:r>
      <w:r>
        <w:rPr>
          <w:color w:val="000000" w:themeColor="text1"/>
        </w:rPr>
        <w:t>0.5</w:t>
      </w:r>
      <w:r>
        <w:rPr>
          <w:rFonts w:hint="eastAsia"/>
          <w:color w:val="000000" w:themeColor="text1"/>
        </w:rPr>
        <w:t>倍相应动脉直径，则节段评分在基础评分减少</w:t>
      </w:r>
      <w:r>
        <w:rPr>
          <w:color w:val="000000" w:themeColor="text1"/>
        </w:rPr>
        <w:t>0.5</w:t>
      </w:r>
      <w:r>
        <w:rPr>
          <w:rFonts w:hint="eastAsia"/>
          <w:color w:val="000000" w:themeColor="text1"/>
        </w:rPr>
        <w:t>倍</w:t>
      </w:r>
      <w:r>
        <w:rPr>
          <w:color w:val="000000" w:themeColor="text1"/>
        </w:rPr>
        <w:t>(</w:t>
      </w:r>
      <w:r>
        <w:rPr>
          <w:rFonts w:hint="eastAsia"/>
          <w:color w:val="000000" w:themeColor="text1"/>
        </w:rPr>
        <w:t>即评分为基础评分的</w:t>
      </w:r>
      <w:r>
        <w:rPr>
          <w:color w:val="000000" w:themeColor="text1"/>
        </w:rPr>
        <w:t>0.5</w:t>
      </w:r>
      <w:r>
        <w:rPr>
          <w:rFonts w:hint="eastAsia"/>
          <w:color w:val="000000" w:themeColor="text1"/>
        </w:rPr>
        <w:t>倍</w:t>
      </w:r>
      <w:r>
        <w:rPr>
          <w:color w:val="000000" w:themeColor="text1"/>
        </w:rPr>
        <w:t>)</w:t>
      </w:r>
      <w:r>
        <w:rPr>
          <w:rFonts w:hint="eastAsia"/>
          <w:color w:val="000000" w:themeColor="text1"/>
        </w:rPr>
        <w:t>。规则如下表所示：</w:t>
      </w:r>
    </w:p>
    <w:tbl>
      <w:tblPr>
        <w:tblStyle w:val="27"/>
        <w:tblW w:w="9209" w:type="dxa"/>
        <w:jc w:val="center"/>
        <w:tblLook w:val="04A0" w:firstRow="1" w:lastRow="0" w:firstColumn="1" w:lastColumn="0" w:noHBand="0" w:noVBand="1"/>
      </w:tblPr>
      <w:tblGrid>
        <w:gridCol w:w="2549"/>
        <w:gridCol w:w="1558"/>
        <w:gridCol w:w="5102"/>
      </w:tblGrid>
      <w:tr w:rsidR="001C73AA" w14:paraId="7EF4BA21" w14:textId="77777777">
        <w:trPr>
          <w:jc w:val="center"/>
        </w:trPr>
        <w:tc>
          <w:tcPr>
            <w:tcW w:w="2549" w:type="dxa"/>
          </w:tcPr>
          <w:p w14:paraId="4E12A0F0" w14:textId="77777777" w:rsidR="001C73AA" w:rsidRDefault="00000000">
            <w:pPr>
              <w:spacing w:line="360" w:lineRule="auto"/>
              <w:rPr>
                <w:rFonts w:eastAsiaTheme="majorEastAsia" w:hint="eastAsia"/>
                <w:b/>
                <w:bCs/>
                <w:sz w:val="24"/>
                <w:szCs w:val="28"/>
              </w:rPr>
            </w:pPr>
            <w:r>
              <w:rPr>
                <w:rFonts w:eastAsiaTheme="majorEastAsia"/>
                <w:b/>
                <w:bCs/>
                <w:sz w:val="24"/>
                <w:szCs w:val="28"/>
              </w:rPr>
              <w:t>分段</w:t>
            </w:r>
          </w:p>
        </w:tc>
        <w:tc>
          <w:tcPr>
            <w:tcW w:w="1558" w:type="dxa"/>
          </w:tcPr>
          <w:p w14:paraId="1D1C528E" w14:textId="77777777" w:rsidR="001C73AA" w:rsidRDefault="00000000">
            <w:pPr>
              <w:spacing w:line="360" w:lineRule="auto"/>
              <w:rPr>
                <w:rFonts w:eastAsiaTheme="majorEastAsia" w:hint="eastAsia"/>
                <w:b/>
                <w:bCs/>
                <w:sz w:val="24"/>
                <w:szCs w:val="28"/>
              </w:rPr>
            </w:pPr>
            <w:r>
              <w:rPr>
                <w:rFonts w:eastAsiaTheme="majorEastAsia"/>
                <w:b/>
                <w:bCs/>
                <w:sz w:val="24"/>
                <w:szCs w:val="28"/>
              </w:rPr>
              <w:t>基础分</w:t>
            </w:r>
          </w:p>
        </w:tc>
        <w:tc>
          <w:tcPr>
            <w:tcW w:w="5102" w:type="dxa"/>
          </w:tcPr>
          <w:p w14:paraId="2B81E99B" w14:textId="77777777" w:rsidR="001C73AA" w:rsidRDefault="00000000">
            <w:pPr>
              <w:spacing w:line="360" w:lineRule="auto"/>
              <w:rPr>
                <w:rFonts w:eastAsiaTheme="majorEastAsia" w:hint="eastAsia"/>
                <w:b/>
                <w:bCs/>
                <w:sz w:val="24"/>
                <w:szCs w:val="28"/>
              </w:rPr>
            </w:pPr>
            <w:r>
              <w:rPr>
                <w:rFonts w:eastAsiaTheme="majorEastAsia"/>
                <w:b/>
                <w:bCs/>
                <w:sz w:val="24"/>
                <w:szCs w:val="28"/>
              </w:rPr>
              <w:t>直径和评分调整</w:t>
            </w:r>
          </w:p>
        </w:tc>
      </w:tr>
      <w:tr w:rsidR="001C73AA" w14:paraId="04460EC3" w14:textId="77777777">
        <w:trPr>
          <w:jc w:val="center"/>
        </w:trPr>
        <w:tc>
          <w:tcPr>
            <w:tcW w:w="2549" w:type="dxa"/>
          </w:tcPr>
          <w:p w14:paraId="3BEFF676" w14:textId="77777777" w:rsidR="001C73AA" w:rsidRDefault="00000000">
            <w:pPr>
              <w:spacing w:line="360" w:lineRule="auto"/>
              <w:rPr>
                <w:rFonts w:eastAsiaTheme="majorEastAsia" w:hint="eastAsia"/>
                <w:sz w:val="24"/>
                <w:szCs w:val="28"/>
              </w:rPr>
            </w:pPr>
            <w:r>
              <w:rPr>
                <w:rFonts w:eastAsiaTheme="majorEastAsia"/>
                <w:sz w:val="24"/>
                <w:szCs w:val="28"/>
              </w:rPr>
              <w:t>髂静脉</w:t>
            </w:r>
          </w:p>
        </w:tc>
        <w:tc>
          <w:tcPr>
            <w:tcW w:w="1558" w:type="dxa"/>
          </w:tcPr>
          <w:p w14:paraId="2CB87C6C" w14:textId="77777777" w:rsidR="001C73AA" w:rsidRDefault="00000000">
            <w:pPr>
              <w:spacing w:line="360" w:lineRule="auto"/>
              <w:rPr>
                <w:rFonts w:eastAsiaTheme="majorEastAsia" w:hint="eastAsia"/>
                <w:sz w:val="24"/>
                <w:szCs w:val="28"/>
              </w:rPr>
            </w:pPr>
            <w:r>
              <w:rPr>
                <w:rFonts w:eastAsiaTheme="majorEastAsia"/>
                <w:sz w:val="24"/>
                <w:szCs w:val="28"/>
              </w:rPr>
              <w:t>8</w:t>
            </w:r>
          </w:p>
        </w:tc>
        <w:tc>
          <w:tcPr>
            <w:tcW w:w="5102" w:type="dxa"/>
          </w:tcPr>
          <w:p w14:paraId="6C9ACD65" w14:textId="77777777" w:rsidR="001C73AA" w:rsidRDefault="00000000">
            <w:pPr>
              <w:spacing w:line="360" w:lineRule="auto"/>
              <w:rPr>
                <w:rFonts w:eastAsiaTheme="majorEastAsia" w:hint="eastAsia"/>
                <w:sz w:val="24"/>
                <w:szCs w:val="28"/>
              </w:rPr>
            </w:pPr>
            <w:r>
              <w:rPr>
                <w:rFonts w:eastAsiaTheme="majorEastAsia"/>
                <w:sz w:val="24"/>
                <w:szCs w:val="28"/>
              </w:rPr>
              <w:t>有血栓即为</w:t>
            </w:r>
            <w:r>
              <w:rPr>
                <w:rFonts w:eastAsiaTheme="majorEastAsia"/>
                <w:sz w:val="24"/>
                <w:szCs w:val="28"/>
              </w:rPr>
              <w:t>8</w:t>
            </w:r>
            <w:r>
              <w:rPr>
                <w:rFonts w:eastAsiaTheme="majorEastAsia"/>
                <w:sz w:val="24"/>
                <w:szCs w:val="28"/>
              </w:rPr>
              <w:t>分，不做调整</w:t>
            </w:r>
          </w:p>
        </w:tc>
      </w:tr>
      <w:tr w:rsidR="001C73AA" w14:paraId="5A55ADF0" w14:textId="77777777">
        <w:trPr>
          <w:jc w:val="center"/>
        </w:trPr>
        <w:tc>
          <w:tcPr>
            <w:tcW w:w="2549" w:type="dxa"/>
          </w:tcPr>
          <w:p w14:paraId="2F51CE9A" w14:textId="77777777" w:rsidR="001C73AA" w:rsidRDefault="00000000">
            <w:pPr>
              <w:spacing w:line="360" w:lineRule="auto"/>
              <w:rPr>
                <w:rFonts w:eastAsiaTheme="majorEastAsia" w:hint="eastAsia"/>
                <w:sz w:val="24"/>
                <w:szCs w:val="28"/>
              </w:rPr>
            </w:pPr>
            <w:r>
              <w:rPr>
                <w:rFonts w:eastAsiaTheme="majorEastAsia"/>
                <w:sz w:val="24"/>
                <w:szCs w:val="28"/>
              </w:rPr>
              <w:t>股总静脉</w:t>
            </w:r>
            <w:r>
              <w:rPr>
                <w:rFonts w:eastAsiaTheme="majorEastAsia"/>
                <w:sz w:val="24"/>
                <w:szCs w:val="28"/>
              </w:rPr>
              <w:t xml:space="preserve"> </w:t>
            </w:r>
          </w:p>
        </w:tc>
        <w:tc>
          <w:tcPr>
            <w:tcW w:w="1558" w:type="dxa"/>
          </w:tcPr>
          <w:p w14:paraId="17FEA8C6" w14:textId="77777777" w:rsidR="001C73AA" w:rsidRDefault="00000000">
            <w:pPr>
              <w:spacing w:line="360" w:lineRule="auto"/>
              <w:rPr>
                <w:rFonts w:eastAsiaTheme="majorEastAsia" w:hint="eastAsia"/>
                <w:sz w:val="24"/>
                <w:szCs w:val="28"/>
              </w:rPr>
            </w:pPr>
            <w:r>
              <w:rPr>
                <w:rFonts w:eastAsiaTheme="majorEastAsia"/>
                <w:sz w:val="24"/>
                <w:szCs w:val="28"/>
              </w:rPr>
              <w:t>4</w:t>
            </w:r>
          </w:p>
        </w:tc>
        <w:tc>
          <w:tcPr>
            <w:tcW w:w="5102" w:type="dxa"/>
            <w:vMerge w:val="restart"/>
          </w:tcPr>
          <w:p w14:paraId="6DB5214C" w14:textId="77777777" w:rsidR="001C73AA" w:rsidRDefault="00000000">
            <w:pPr>
              <w:spacing w:line="360" w:lineRule="auto"/>
              <w:rPr>
                <w:rFonts w:eastAsiaTheme="majorEastAsia" w:hint="eastAsia"/>
                <w:sz w:val="24"/>
                <w:szCs w:val="28"/>
              </w:rPr>
            </w:pPr>
            <w:r>
              <w:rPr>
                <w:rFonts w:eastAsiaTheme="majorEastAsia"/>
                <w:sz w:val="24"/>
                <w:szCs w:val="28"/>
              </w:rPr>
              <w:t>如果血栓直径</w:t>
            </w:r>
            <w:r>
              <w:rPr>
                <w:rFonts w:eastAsiaTheme="majorEastAsia"/>
                <w:sz w:val="24"/>
                <w:szCs w:val="28"/>
              </w:rPr>
              <w:t>&gt;1.5</w:t>
            </w:r>
            <w:r>
              <w:rPr>
                <w:rFonts w:eastAsiaTheme="majorEastAsia"/>
                <w:sz w:val="24"/>
                <w:szCs w:val="28"/>
              </w:rPr>
              <w:t>倍相应动脉直径，则节段评分在基础评分上增加</w:t>
            </w:r>
            <w:r>
              <w:rPr>
                <w:rFonts w:eastAsiaTheme="majorEastAsia"/>
                <w:sz w:val="24"/>
                <w:szCs w:val="28"/>
              </w:rPr>
              <w:t>1.5</w:t>
            </w:r>
            <w:r>
              <w:rPr>
                <w:rFonts w:eastAsiaTheme="majorEastAsia"/>
                <w:sz w:val="24"/>
                <w:szCs w:val="28"/>
              </w:rPr>
              <w:t>倍</w:t>
            </w:r>
            <w:r>
              <w:rPr>
                <w:rFonts w:eastAsiaTheme="majorEastAsia"/>
                <w:sz w:val="24"/>
                <w:szCs w:val="28"/>
              </w:rPr>
              <w:t>(</w:t>
            </w:r>
            <w:r>
              <w:rPr>
                <w:rFonts w:eastAsiaTheme="majorEastAsia"/>
                <w:sz w:val="24"/>
                <w:szCs w:val="28"/>
              </w:rPr>
              <w:t>即评分为基础评分的</w:t>
            </w:r>
            <w:r>
              <w:rPr>
                <w:rFonts w:eastAsiaTheme="majorEastAsia"/>
                <w:sz w:val="24"/>
                <w:szCs w:val="28"/>
              </w:rPr>
              <w:t>2.5</w:t>
            </w:r>
            <w:r>
              <w:rPr>
                <w:rFonts w:eastAsiaTheme="majorEastAsia"/>
                <w:sz w:val="24"/>
                <w:szCs w:val="28"/>
              </w:rPr>
              <w:t>倍</w:t>
            </w:r>
            <w:r>
              <w:rPr>
                <w:rFonts w:eastAsiaTheme="majorEastAsia" w:hint="eastAsia"/>
                <w:sz w:val="24"/>
                <w:szCs w:val="28"/>
              </w:rPr>
              <w:t>)</w:t>
            </w:r>
            <w:r>
              <w:rPr>
                <w:rFonts w:eastAsiaTheme="majorEastAsia" w:hint="eastAsia"/>
                <w:sz w:val="24"/>
                <w:szCs w:val="28"/>
              </w:rPr>
              <w:t>；</w:t>
            </w:r>
            <w:r>
              <w:rPr>
                <w:rFonts w:eastAsiaTheme="majorEastAsia"/>
                <w:sz w:val="24"/>
                <w:szCs w:val="28"/>
              </w:rPr>
              <w:t>如果血栓直径</w:t>
            </w:r>
            <w:r>
              <w:rPr>
                <w:rFonts w:eastAsiaTheme="majorEastAsia"/>
                <w:sz w:val="24"/>
                <w:szCs w:val="28"/>
              </w:rPr>
              <w:t>≤0.5</w:t>
            </w:r>
            <w:r>
              <w:rPr>
                <w:rFonts w:eastAsiaTheme="majorEastAsia"/>
                <w:sz w:val="24"/>
                <w:szCs w:val="28"/>
              </w:rPr>
              <w:t>倍相应动脉直径，则节段评分在基础评分减少</w:t>
            </w:r>
            <w:r>
              <w:rPr>
                <w:rFonts w:eastAsiaTheme="majorEastAsia"/>
                <w:sz w:val="24"/>
                <w:szCs w:val="28"/>
              </w:rPr>
              <w:t>0.5</w:t>
            </w:r>
            <w:r>
              <w:rPr>
                <w:rFonts w:eastAsiaTheme="majorEastAsia"/>
                <w:sz w:val="24"/>
                <w:szCs w:val="28"/>
              </w:rPr>
              <w:t>倍</w:t>
            </w:r>
            <w:r>
              <w:rPr>
                <w:rFonts w:eastAsiaTheme="majorEastAsia"/>
                <w:sz w:val="24"/>
                <w:szCs w:val="28"/>
              </w:rPr>
              <w:t>(</w:t>
            </w:r>
            <w:r>
              <w:rPr>
                <w:rFonts w:eastAsiaTheme="majorEastAsia"/>
                <w:sz w:val="24"/>
                <w:szCs w:val="28"/>
              </w:rPr>
              <w:t>即评分为基础评分的</w:t>
            </w:r>
            <w:r>
              <w:rPr>
                <w:rFonts w:eastAsiaTheme="majorEastAsia"/>
                <w:sz w:val="24"/>
                <w:szCs w:val="28"/>
              </w:rPr>
              <w:t>0.5</w:t>
            </w:r>
            <w:r>
              <w:rPr>
                <w:rFonts w:eastAsiaTheme="majorEastAsia"/>
                <w:sz w:val="24"/>
                <w:szCs w:val="28"/>
              </w:rPr>
              <w:t>倍</w:t>
            </w:r>
            <w:r>
              <w:rPr>
                <w:rFonts w:eastAsiaTheme="majorEastAsia"/>
                <w:sz w:val="24"/>
                <w:szCs w:val="28"/>
              </w:rPr>
              <w:t>)</w:t>
            </w:r>
            <w:r>
              <w:rPr>
                <w:rFonts w:eastAsiaTheme="majorEastAsia"/>
                <w:sz w:val="24"/>
                <w:szCs w:val="28"/>
              </w:rPr>
              <w:t>。</w:t>
            </w:r>
          </w:p>
        </w:tc>
      </w:tr>
      <w:tr w:rsidR="001C73AA" w14:paraId="79FF23D7" w14:textId="77777777">
        <w:trPr>
          <w:jc w:val="center"/>
        </w:trPr>
        <w:tc>
          <w:tcPr>
            <w:tcW w:w="2549" w:type="dxa"/>
          </w:tcPr>
          <w:p w14:paraId="5EA1E35E" w14:textId="77777777" w:rsidR="001C73AA" w:rsidRDefault="00000000">
            <w:pPr>
              <w:spacing w:line="360" w:lineRule="auto"/>
              <w:rPr>
                <w:rFonts w:eastAsiaTheme="majorEastAsia" w:hint="eastAsia"/>
                <w:sz w:val="24"/>
                <w:szCs w:val="28"/>
              </w:rPr>
            </w:pPr>
            <w:r>
              <w:rPr>
                <w:rFonts w:eastAsiaTheme="majorEastAsia"/>
                <w:sz w:val="24"/>
                <w:szCs w:val="28"/>
              </w:rPr>
              <w:t>股浅静脉近端</w:t>
            </w:r>
          </w:p>
        </w:tc>
        <w:tc>
          <w:tcPr>
            <w:tcW w:w="1558" w:type="dxa"/>
          </w:tcPr>
          <w:p w14:paraId="521D9EBF" w14:textId="77777777" w:rsidR="001C73AA" w:rsidRDefault="00000000">
            <w:pPr>
              <w:spacing w:line="360" w:lineRule="auto"/>
              <w:rPr>
                <w:rFonts w:eastAsiaTheme="majorEastAsia" w:hint="eastAsia"/>
                <w:sz w:val="24"/>
                <w:szCs w:val="28"/>
              </w:rPr>
            </w:pPr>
            <w:r>
              <w:rPr>
                <w:rFonts w:eastAsiaTheme="majorEastAsia"/>
                <w:sz w:val="24"/>
                <w:szCs w:val="28"/>
              </w:rPr>
              <w:t>4</w:t>
            </w:r>
          </w:p>
        </w:tc>
        <w:tc>
          <w:tcPr>
            <w:tcW w:w="5102" w:type="dxa"/>
            <w:vMerge/>
          </w:tcPr>
          <w:p w14:paraId="68DBA781" w14:textId="77777777" w:rsidR="001C73AA" w:rsidRDefault="001C73AA">
            <w:pPr>
              <w:spacing w:line="360" w:lineRule="auto"/>
              <w:rPr>
                <w:rFonts w:eastAsiaTheme="majorEastAsia" w:hint="eastAsia"/>
                <w:sz w:val="24"/>
                <w:szCs w:val="28"/>
              </w:rPr>
            </w:pPr>
          </w:p>
        </w:tc>
      </w:tr>
      <w:tr w:rsidR="001C73AA" w14:paraId="78DE9472" w14:textId="77777777">
        <w:trPr>
          <w:jc w:val="center"/>
        </w:trPr>
        <w:tc>
          <w:tcPr>
            <w:tcW w:w="2549" w:type="dxa"/>
          </w:tcPr>
          <w:p w14:paraId="34FFA748" w14:textId="77777777" w:rsidR="001C73AA" w:rsidRDefault="00000000">
            <w:pPr>
              <w:spacing w:line="360" w:lineRule="auto"/>
              <w:rPr>
                <w:rFonts w:eastAsiaTheme="majorEastAsia" w:hint="eastAsia"/>
                <w:sz w:val="24"/>
                <w:szCs w:val="28"/>
              </w:rPr>
            </w:pPr>
            <w:r>
              <w:rPr>
                <w:rFonts w:eastAsiaTheme="majorEastAsia"/>
                <w:sz w:val="24"/>
                <w:szCs w:val="28"/>
              </w:rPr>
              <w:t>股浅静脉远端</w:t>
            </w:r>
          </w:p>
        </w:tc>
        <w:tc>
          <w:tcPr>
            <w:tcW w:w="1558" w:type="dxa"/>
          </w:tcPr>
          <w:p w14:paraId="0D9E86EC" w14:textId="77777777" w:rsidR="001C73AA" w:rsidRDefault="00000000">
            <w:pPr>
              <w:spacing w:line="360" w:lineRule="auto"/>
              <w:rPr>
                <w:rFonts w:eastAsiaTheme="majorEastAsia" w:hint="eastAsia"/>
                <w:sz w:val="24"/>
                <w:szCs w:val="28"/>
              </w:rPr>
            </w:pPr>
            <w:r>
              <w:rPr>
                <w:rFonts w:eastAsiaTheme="majorEastAsia"/>
                <w:sz w:val="24"/>
                <w:szCs w:val="28"/>
              </w:rPr>
              <w:t>4</w:t>
            </w:r>
          </w:p>
        </w:tc>
        <w:tc>
          <w:tcPr>
            <w:tcW w:w="5102" w:type="dxa"/>
            <w:vMerge/>
          </w:tcPr>
          <w:p w14:paraId="473C71ED" w14:textId="77777777" w:rsidR="001C73AA" w:rsidRDefault="001C73AA">
            <w:pPr>
              <w:spacing w:line="360" w:lineRule="auto"/>
              <w:rPr>
                <w:rFonts w:eastAsiaTheme="majorEastAsia" w:hint="eastAsia"/>
                <w:sz w:val="24"/>
                <w:szCs w:val="28"/>
              </w:rPr>
            </w:pPr>
          </w:p>
        </w:tc>
      </w:tr>
      <w:tr w:rsidR="001C73AA" w14:paraId="48F32CA3" w14:textId="77777777">
        <w:trPr>
          <w:jc w:val="center"/>
        </w:trPr>
        <w:tc>
          <w:tcPr>
            <w:tcW w:w="2549" w:type="dxa"/>
          </w:tcPr>
          <w:p w14:paraId="0AF1ED2F" w14:textId="77777777" w:rsidR="001C73AA" w:rsidRDefault="00000000">
            <w:pPr>
              <w:spacing w:line="360" w:lineRule="auto"/>
              <w:rPr>
                <w:rFonts w:eastAsiaTheme="majorEastAsia" w:hint="eastAsia"/>
                <w:sz w:val="24"/>
                <w:szCs w:val="28"/>
              </w:rPr>
            </w:pPr>
            <w:r>
              <w:rPr>
                <w:rFonts w:eastAsiaTheme="majorEastAsia"/>
                <w:sz w:val="24"/>
                <w:szCs w:val="28"/>
              </w:rPr>
              <w:t>腘静脉</w:t>
            </w:r>
            <w:r>
              <w:rPr>
                <w:rFonts w:eastAsiaTheme="majorEastAsia"/>
                <w:sz w:val="24"/>
                <w:szCs w:val="28"/>
              </w:rPr>
              <w:t xml:space="preserve"> </w:t>
            </w:r>
          </w:p>
        </w:tc>
        <w:tc>
          <w:tcPr>
            <w:tcW w:w="1558" w:type="dxa"/>
          </w:tcPr>
          <w:p w14:paraId="7C8E6433" w14:textId="77777777" w:rsidR="001C73AA" w:rsidRDefault="00000000">
            <w:pPr>
              <w:spacing w:line="360" w:lineRule="auto"/>
              <w:rPr>
                <w:rFonts w:eastAsiaTheme="majorEastAsia" w:hint="eastAsia"/>
                <w:sz w:val="24"/>
                <w:szCs w:val="28"/>
              </w:rPr>
            </w:pPr>
            <w:r>
              <w:rPr>
                <w:rFonts w:eastAsiaTheme="majorEastAsia"/>
                <w:sz w:val="24"/>
                <w:szCs w:val="28"/>
              </w:rPr>
              <w:t>2</w:t>
            </w:r>
          </w:p>
        </w:tc>
        <w:tc>
          <w:tcPr>
            <w:tcW w:w="5102" w:type="dxa"/>
            <w:vMerge/>
          </w:tcPr>
          <w:p w14:paraId="01893E58" w14:textId="77777777" w:rsidR="001C73AA" w:rsidRDefault="001C73AA">
            <w:pPr>
              <w:spacing w:line="360" w:lineRule="auto"/>
              <w:rPr>
                <w:rFonts w:eastAsiaTheme="majorEastAsia" w:hint="eastAsia"/>
                <w:sz w:val="24"/>
                <w:szCs w:val="28"/>
              </w:rPr>
            </w:pPr>
          </w:p>
        </w:tc>
      </w:tr>
      <w:tr w:rsidR="001C73AA" w14:paraId="6E4BAFC9" w14:textId="77777777">
        <w:trPr>
          <w:jc w:val="center"/>
        </w:trPr>
        <w:tc>
          <w:tcPr>
            <w:tcW w:w="2549" w:type="dxa"/>
          </w:tcPr>
          <w:p w14:paraId="78CD9A0B" w14:textId="77777777" w:rsidR="001C73AA" w:rsidRDefault="00000000">
            <w:pPr>
              <w:spacing w:line="360" w:lineRule="auto"/>
              <w:rPr>
                <w:rFonts w:eastAsiaTheme="majorEastAsia" w:hint="eastAsia"/>
                <w:sz w:val="24"/>
                <w:szCs w:val="28"/>
              </w:rPr>
            </w:pPr>
            <w:r>
              <w:rPr>
                <w:rFonts w:eastAsiaTheme="majorEastAsia"/>
                <w:sz w:val="24"/>
                <w:szCs w:val="28"/>
              </w:rPr>
              <w:t>胫后静脉</w:t>
            </w:r>
          </w:p>
        </w:tc>
        <w:tc>
          <w:tcPr>
            <w:tcW w:w="1558" w:type="dxa"/>
          </w:tcPr>
          <w:p w14:paraId="1111BF24" w14:textId="77777777" w:rsidR="001C73AA" w:rsidRDefault="00000000">
            <w:pPr>
              <w:spacing w:line="360" w:lineRule="auto"/>
              <w:rPr>
                <w:rFonts w:eastAsiaTheme="majorEastAsia" w:hint="eastAsia"/>
                <w:sz w:val="24"/>
                <w:szCs w:val="28"/>
              </w:rPr>
            </w:pPr>
            <w:r>
              <w:rPr>
                <w:rFonts w:eastAsiaTheme="majorEastAsia"/>
                <w:sz w:val="24"/>
                <w:szCs w:val="28"/>
              </w:rPr>
              <w:t>2</w:t>
            </w:r>
          </w:p>
        </w:tc>
        <w:tc>
          <w:tcPr>
            <w:tcW w:w="5102" w:type="dxa"/>
            <w:vMerge/>
          </w:tcPr>
          <w:p w14:paraId="6F2FF2BF" w14:textId="77777777" w:rsidR="001C73AA" w:rsidRDefault="001C73AA">
            <w:pPr>
              <w:spacing w:line="360" w:lineRule="auto"/>
              <w:rPr>
                <w:rFonts w:eastAsiaTheme="majorEastAsia" w:hint="eastAsia"/>
                <w:sz w:val="24"/>
                <w:szCs w:val="28"/>
              </w:rPr>
            </w:pPr>
          </w:p>
        </w:tc>
      </w:tr>
      <w:tr w:rsidR="001C73AA" w14:paraId="5431C3D1" w14:textId="77777777">
        <w:trPr>
          <w:jc w:val="center"/>
        </w:trPr>
        <w:tc>
          <w:tcPr>
            <w:tcW w:w="2549" w:type="dxa"/>
          </w:tcPr>
          <w:p w14:paraId="0566B647" w14:textId="77777777" w:rsidR="001C73AA" w:rsidRDefault="00000000">
            <w:pPr>
              <w:spacing w:line="360" w:lineRule="auto"/>
              <w:rPr>
                <w:rFonts w:eastAsiaTheme="majorEastAsia" w:hint="eastAsia"/>
                <w:sz w:val="24"/>
                <w:szCs w:val="28"/>
              </w:rPr>
            </w:pPr>
            <w:r>
              <w:rPr>
                <w:rFonts w:eastAsiaTheme="majorEastAsia"/>
                <w:sz w:val="24"/>
                <w:szCs w:val="28"/>
              </w:rPr>
              <w:t>腓静脉</w:t>
            </w:r>
          </w:p>
        </w:tc>
        <w:tc>
          <w:tcPr>
            <w:tcW w:w="1558" w:type="dxa"/>
          </w:tcPr>
          <w:p w14:paraId="705EE381" w14:textId="77777777" w:rsidR="001C73AA" w:rsidRDefault="00000000">
            <w:pPr>
              <w:spacing w:line="360" w:lineRule="auto"/>
              <w:rPr>
                <w:rFonts w:eastAsiaTheme="majorEastAsia" w:hint="eastAsia"/>
                <w:sz w:val="24"/>
                <w:szCs w:val="28"/>
              </w:rPr>
            </w:pPr>
            <w:r>
              <w:rPr>
                <w:rFonts w:eastAsiaTheme="majorEastAsia"/>
                <w:sz w:val="24"/>
                <w:szCs w:val="28"/>
              </w:rPr>
              <w:t>2</w:t>
            </w:r>
          </w:p>
        </w:tc>
        <w:tc>
          <w:tcPr>
            <w:tcW w:w="5102" w:type="dxa"/>
            <w:vMerge/>
          </w:tcPr>
          <w:p w14:paraId="0D249939" w14:textId="77777777" w:rsidR="001C73AA" w:rsidRDefault="001C73AA">
            <w:pPr>
              <w:spacing w:line="360" w:lineRule="auto"/>
              <w:rPr>
                <w:rFonts w:eastAsiaTheme="majorEastAsia" w:hint="eastAsia"/>
                <w:sz w:val="24"/>
                <w:szCs w:val="28"/>
              </w:rPr>
            </w:pPr>
          </w:p>
        </w:tc>
      </w:tr>
    </w:tbl>
    <w:p w14:paraId="09C7C98B" w14:textId="77777777" w:rsidR="001C73AA" w:rsidRDefault="001C73AA">
      <w:pPr>
        <w:pStyle w:val="05220"/>
        <w:rPr>
          <w:color w:val="000000" w:themeColor="text1"/>
        </w:rPr>
      </w:pPr>
    </w:p>
    <w:p w14:paraId="2B03B84C" w14:textId="77777777" w:rsidR="001C73AA" w:rsidRDefault="00000000">
      <w:pPr>
        <w:pStyle w:val="32"/>
        <w:numPr>
          <w:ilvl w:val="2"/>
          <w:numId w:val="35"/>
        </w:numPr>
        <w:snapToGrid w:val="0"/>
        <w:rPr>
          <w:bCs/>
        </w:rPr>
      </w:pPr>
      <w:bookmarkStart w:id="789" w:name="_Toc104144990"/>
      <w:bookmarkStart w:id="790" w:name="_Toc104144622"/>
      <w:bookmarkStart w:id="791" w:name="_Toc104144460"/>
      <w:bookmarkEnd w:id="786"/>
      <w:bookmarkEnd w:id="787"/>
      <w:bookmarkEnd w:id="788"/>
      <w:r>
        <w:rPr>
          <w:rFonts w:hint="eastAsia"/>
          <w:bCs/>
        </w:rPr>
        <w:lastRenderedPageBreak/>
        <w:t>用械规范</w:t>
      </w:r>
      <w:bookmarkEnd w:id="789"/>
      <w:bookmarkEnd w:id="790"/>
      <w:bookmarkEnd w:id="791"/>
    </w:p>
    <w:p w14:paraId="20DDECE4" w14:textId="77777777" w:rsidR="001C73AA" w:rsidRDefault="00000000">
      <w:pPr>
        <w:pStyle w:val="a8"/>
        <w:ind w:firstLine="480"/>
        <w:rPr>
          <w:color w:val="000000" w:themeColor="text1"/>
        </w:rPr>
      </w:pPr>
      <w:r>
        <w:rPr>
          <w:rFonts w:hint="eastAsia"/>
          <w:color w:val="000000" w:themeColor="text1"/>
        </w:rPr>
        <w:t>该试验所观察的试验器械，由</w:t>
      </w:r>
      <w:hyperlink r:id="rId23" w:tgtFrame="https://www.baidu.com/_blank" w:history="1">
        <w:r w:rsidR="001C73AA">
          <w:rPr>
            <w:rFonts w:eastAsiaTheme="minorEastAsia"/>
          </w:rPr>
          <w:t>北京荷清和创医疗科技有限公司</w:t>
        </w:r>
      </w:hyperlink>
      <w:r>
        <w:rPr>
          <w:rFonts w:hint="eastAsia"/>
          <w:color w:val="000000" w:themeColor="text1"/>
        </w:rPr>
        <w:t>无偿提供，仅能供本临床试验受试者专用，禁止以任何其它方式用于参加本研究以外的人员。</w:t>
      </w:r>
    </w:p>
    <w:p w14:paraId="21AA93FC" w14:textId="77777777" w:rsidR="001C73AA" w:rsidRDefault="00000000">
      <w:pPr>
        <w:pStyle w:val="a8"/>
        <w:ind w:firstLine="480"/>
        <w:rPr>
          <w:color w:val="000000" w:themeColor="text1"/>
        </w:rPr>
      </w:pPr>
      <w:r>
        <w:rPr>
          <w:rFonts w:hint="eastAsia"/>
          <w:color w:val="000000" w:themeColor="text1"/>
        </w:rPr>
        <w:t>研究中心应建立严格的试验器械保管、分发制度。由专人负责将试验器械送至各研究中心，研究中心完成接收手续，在相应表格上登记记录接收日期、数量、批号、有效期等。每个研究中心设置试验器械管理员并建立专用的表格，登记受试者编号、使用日期等。试验入组完成之后，申办者将回收所有未使用的器械。监查员负责对临床试验用器械的供给、使用、储存及剩余试验品的处理过程进行监查。</w:t>
      </w:r>
      <w:bookmarkStart w:id="792" w:name="_Toc104144623"/>
      <w:bookmarkStart w:id="793" w:name="_Toc104144991"/>
      <w:bookmarkStart w:id="794" w:name="_Toc104144461"/>
    </w:p>
    <w:p w14:paraId="3EA169ED" w14:textId="77777777" w:rsidR="001C73AA" w:rsidRDefault="00000000">
      <w:pPr>
        <w:pStyle w:val="32"/>
        <w:numPr>
          <w:ilvl w:val="2"/>
          <w:numId w:val="35"/>
        </w:numPr>
        <w:snapToGrid w:val="0"/>
        <w:rPr>
          <w:bCs/>
        </w:rPr>
      </w:pPr>
      <w:r>
        <w:rPr>
          <w:rFonts w:hint="eastAsia"/>
          <w:bCs/>
        </w:rPr>
        <w:t>溶栓相关操作规范</w:t>
      </w:r>
      <w:bookmarkEnd w:id="792"/>
      <w:bookmarkEnd w:id="793"/>
      <w:bookmarkEnd w:id="794"/>
      <w:r>
        <w:rPr>
          <w:rFonts w:hint="eastAsia"/>
          <w:bCs/>
        </w:rPr>
        <w:t>要求</w:t>
      </w:r>
    </w:p>
    <w:p w14:paraId="018481F1" w14:textId="77777777" w:rsidR="001C73AA" w:rsidRDefault="00000000">
      <w:pPr>
        <w:pStyle w:val="afe"/>
        <w:numPr>
          <w:ilvl w:val="0"/>
          <w:numId w:val="40"/>
        </w:numPr>
        <w:spacing w:line="360" w:lineRule="auto"/>
        <w:ind w:firstLineChars="0"/>
        <w:rPr>
          <w:bCs/>
          <w:sz w:val="24"/>
        </w:rPr>
      </w:pPr>
      <w:r>
        <w:rPr>
          <w:rFonts w:hint="eastAsia"/>
          <w:bCs/>
          <w:sz w:val="24"/>
        </w:rPr>
        <w:t>术中下肢静脉造影：对于静脉血栓段较长的患者，为获取清晰完整的血管及静脉血栓影像，建议术者采用分段造影方法。术中成像角度尽量保持一致，造影剂总量尽量控制在</w:t>
      </w:r>
      <w:r>
        <w:rPr>
          <w:bCs/>
          <w:sz w:val="24"/>
        </w:rPr>
        <w:t>300ml</w:t>
      </w:r>
      <w:r>
        <w:rPr>
          <w:rFonts w:hint="eastAsia"/>
          <w:bCs/>
          <w:sz w:val="24"/>
        </w:rPr>
        <w:t>以内。</w:t>
      </w:r>
    </w:p>
    <w:p w14:paraId="02FAB248" w14:textId="77777777" w:rsidR="001C73AA" w:rsidRDefault="00000000">
      <w:pPr>
        <w:pStyle w:val="afe"/>
        <w:numPr>
          <w:ilvl w:val="0"/>
          <w:numId w:val="40"/>
        </w:numPr>
        <w:spacing w:line="360" w:lineRule="auto"/>
        <w:ind w:firstLineChars="0"/>
        <w:rPr>
          <w:bCs/>
          <w:sz w:val="24"/>
        </w:rPr>
      </w:pPr>
      <w:r>
        <w:rPr>
          <w:rFonts w:hint="eastAsia"/>
          <w:bCs/>
          <w:sz w:val="24"/>
        </w:rPr>
        <w:t>溶栓治疗：</w:t>
      </w:r>
    </w:p>
    <w:p w14:paraId="5448C3A4" w14:textId="0286C1F5" w:rsidR="001C73AA" w:rsidRPr="00142A0A" w:rsidRDefault="00000000">
      <w:pPr>
        <w:pStyle w:val="afe"/>
        <w:numPr>
          <w:ilvl w:val="0"/>
          <w:numId w:val="41"/>
        </w:numPr>
        <w:ind w:firstLineChars="0"/>
        <w:rPr>
          <w:sz w:val="24"/>
          <w:szCs w:val="32"/>
          <w:highlight w:val="yellow"/>
          <w:rPrChange w:id="795" w:author="Jing wang" w:date="2026-05-27T17:10:00Z" w16du:dateUtc="2026-05-27T09:10:00Z">
            <w:rPr>
              <w:highlight w:val="cyan"/>
            </w:rPr>
          </w:rPrChange>
        </w:rPr>
        <w:pPrChange w:id="796" w:author="Jing wang" w:date="2026-05-27T17:09:00Z" w16du:dateUtc="2026-05-27T09:09:00Z">
          <w:pPr>
            <w:pStyle w:val="afe"/>
            <w:numPr>
              <w:numId w:val="41"/>
            </w:numPr>
            <w:spacing w:line="360" w:lineRule="auto"/>
            <w:ind w:left="425" w:firstLineChars="0" w:hanging="425"/>
          </w:pPr>
        </w:pPrChange>
      </w:pPr>
      <w:bookmarkStart w:id="797" w:name="OLE_LINK15"/>
      <w:bookmarkStart w:id="798" w:name="OLE_LINK14"/>
      <w:commentRangeStart w:id="799"/>
      <w:r w:rsidRPr="00142A0A">
        <w:rPr>
          <w:rFonts w:hint="eastAsia"/>
          <w:bCs/>
          <w:sz w:val="24"/>
          <w:highlight w:val="cyan"/>
        </w:rPr>
        <w:t>尿激酶</w:t>
      </w:r>
      <w:bookmarkEnd w:id="797"/>
      <w:r w:rsidRPr="00142A0A">
        <w:rPr>
          <w:rFonts w:hint="eastAsia"/>
          <w:bCs/>
          <w:sz w:val="24"/>
          <w:highlight w:val="cyan"/>
        </w:rPr>
        <w:t>使用方案要求</w:t>
      </w:r>
      <w:commentRangeEnd w:id="799"/>
      <w:r w:rsidR="00142A0A" w:rsidRPr="00142A0A">
        <w:rPr>
          <w:rStyle w:val="af9"/>
          <w:rFonts w:hint="eastAsia"/>
          <w:bCs/>
          <w:sz w:val="24"/>
          <w:szCs w:val="24"/>
          <w:highlight w:val="cyan"/>
        </w:rPr>
        <w:commentReference w:id="799"/>
      </w:r>
      <w:r w:rsidRPr="00142A0A">
        <w:rPr>
          <w:rFonts w:hint="eastAsia"/>
          <w:bCs/>
          <w:sz w:val="24"/>
          <w:highlight w:val="cyan"/>
        </w:rPr>
        <w:t>：</w:t>
      </w:r>
      <w:del w:id="800" w:author="Jamie Wang" w:date="2026-05-28T15:12:00Z" w16du:dateUtc="2026-05-28T07:12:00Z">
        <w:r w:rsidRPr="00142A0A" w:rsidDel="00454ECE">
          <w:rPr>
            <w:rFonts w:hint="eastAsia"/>
            <w:bCs/>
            <w:strike/>
            <w:sz w:val="24"/>
            <w:highlight w:val="cyan"/>
            <w:rPrChange w:id="801" w:author="Jing wang" w:date="2026-05-27T17:08:00Z" w16du:dateUtc="2026-05-27T09:08:00Z">
              <w:rPr>
                <w:rFonts w:hint="eastAsia"/>
                <w:bCs/>
                <w:sz w:val="24"/>
                <w:highlight w:val="cyan"/>
              </w:rPr>
            </w:rPrChange>
          </w:rPr>
          <w:delText>入组患者需使用尿激酶作为溶栓剂，具体用药方案为：首剂</w:delText>
        </w:r>
        <w:r w:rsidRPr="00142A0A" w:rsidDel="00454ECE">
          <w:rPr>
            <w:bCs/>
            <w:strike/>
            <w:sz w:val="24"/>
            <w:highlight w:val="cyan"/>
            <w:rPrChange w:id="802" w:author="Jing wang" w:date="2026-05-27T17:08:00Z" w16du:dateUtc="2026-05-27T09:08:00Z">
              <w:rPr>
                <w:bCs/>
                <w:sz w:val="24"/>
                <w:highlight w:val="cyan"/>
              </w:rPr>
            </w:rPrChange>
          </w:rPr>
          <w:delText>4000U/kg</w:delText>
        </w:r>
        <w:r w:rsidRPr="00142A0A" w:rsidDel="00454ECE">
          <w:rPr>
            <w:rFonts w:hint="eastAsia"/>
            <w:bCs/>
            <w:strike/>
            <w:sz w:val="24"/>
            <w:highlight w:val="cyan"/>
            <w:rPrChange w:id="803" w:author="Jing wang" w:date="2026-05-27T17:08:00Z" w16du:dateUtc="2026-05-27T09:08:00Z">
              <w:rPr>
                <w:rFonts w:hint="eastAsia"/>
                <w:bCs/>
                <w:sz w:val="24"/>
                <w:highlight w:val="cyan"/>
              </w:rPr>
            </w:rPrChange>
          </w:rPr>
          <w:delText>，</w:delText>
        </w:r>
        <w:r w:rsidRPr="00142A0A" w:rsidDel="00454ECE">
          <w:rPr>
            <w:bCs/>
            <w:strike/>
            <w:sz w:val="24"/>
            <w:highlight w:val="cyan"/>
            <w:rPrChange w:id="804" w:author="Jing wang" w:date="2026-05-27T17:08:00Z" w16du:dateUtc="2026-05-27T09:08:00Z">
              <w:rPr>
                <w:bCs/>
                <w:sz w:val="24"/>
                <w:highlight w:val="cyan"/>
              </w:rPr>
            </w:rPrChange>
          </w:rPr>
          <w:delText>30 min</w:delText>
        </w:r>
        <w:r w:rsidRPr="00142A0A" w:rsidDel="00454ECE">
          <w:rPr>
            <w:rFonts w:hint="eastAsia"/>
            <w:bCs/>
            <w:strike/>
            <w:sz w:val="24"/>
            <w:highlight w:val="cyan"/>
            <w:rPrChange w:id="805" w:author="Jing wang" w:date="2026-05-27T17:08:00Z" w16du:dateUtc="2026-05-27T09:08:00Z">
              <w:rPr>
                <w:rFonts w:hint="eastAsia"/>
                <w:bCs/>
                <w:sz w:val="24"/>
                <w:highlight w:val="cyan"/>
              </w:rPr>
            </w:rPrChange>
          </w:rPr>
          <w:delText>内静脉注射，溶栓</w:delText>
        </w:r>
        <w:r w:rsidRPr="00142A0A" w:rsidDel="00454ECE">
          <w:rPr>
            <w:bCs/>
            <w:strike/>
            <w:sz w:val="24"/>
            <w:highlight w:val="cyan"/>
            <w:rPrChange w:id="806" w:author="Jing wang" w:date="2026-05-27T17:08:00Z" w16du:dateUtc="2026-05-27T09:08:00Z">
              <w:rPr>
                <w:bCs/>
                <w:sz w:val="24"/>
                <w:highlight w:val="cyan"/>
              </w:rPr>
            </w:rPrChange>
          </w:rPr>
          <w:delText>30</w:delText>
        </w:r>
        <w:r w:rsidRPr="00142A0A" w:rsidDel="00454ECE">
          <w:rPr>
            <w:rFonts w:hint="eastAsia"/>
            <w:bCs/>
            <w:strike/>
            <w:sz w:val="24"/>
            <w:highlight w:val="cyan"/>
            <w:rPrChange w:id="807" w:author="Jing wang" w:date="2026-05-27T17:08:00Z" w16du:dateUtc="2026-05-27T09:08:00Z">
              <w:rPr>
                <w:rFonts w:hint="eastAsia"/>
                <w:bCs/>
                <w:sz w:val="24"/>
                <w:highlight w:val="cyan"/>
              </w:rPr>
            </w:rPrChange>
          </w:rPr>
          <w:delText>分钟后行血管造影评估仍需继续进行溶栓治疗的患者可继续泵入尿激酶治疗，继以</w:delText>
        </w:r>
        <w:r w:rsidRPr="00142A0A" w:rsidDel="00454ECE">
          <w:rPr>
            <w:bCs/>
            <w:strike/>
            <w:sz w:val="24"/>
            <w:highlight w:val="cyan"/>
            <w:rPrChange w:id="808" w:author="Jing wang" w:date="2026-05-27T17:08:00Z" w16du:dateUtc="2026-05-27T09:08:00Z">
              <w:rPr>
                <w:bCs/>
                <w:sz w:val="24"/>
                <w:highlight w:val="cyan"/>
              </w:rPr>
            </w:rPrChange>
          </w:rPr>
          <w:delText>60~120</w:delText>
        </w:r>
        <w:r w:rsidRPr="00142A0A" w:rsidDel="00454ECE">
          <w:rPr>
            <w:rFonts w:hint="eastAsia"/>
            <w:bCs/>
            <w:strike/>
            <w:sz w:val="24"/>
            <w:highlight w:val="cyan"/>
            <w:rPrChange w:id="809" w:author="Jing wang" w:date="2026-05-27T17:08:00Z" w16du:dateUtc="2026-05-27T09:08:00Z">
              <w:rPr>
                <w:rFonts w:hint="eastAsia"/>
                <w:bCs/>
                <w:sz w:val="24"/>
                <w:highlight w:val="cyan"/>
              </w:rPr>
            </w:rPrChange>
          </w:rPr>
          <w:delText>万</w:delText>
        </w:r>
        <w:r w:rsidRPr="00142A0A" w:rsidDel="00454ECE">
          <w:rPr>
            <w:bCs/>
            <w:strike/>
            <w:sz w:val="24"/>
            <w:highlight w:val="cyan"/>
            <w:rPrChange w:id="810" w:author="Jing wang" w:date="2026-05-27T17:08:00Z" w16du:dateUtc="2026-05-27T09:08:00Z">
              <w:rPr>
                <w:bCs/>
                <w:sz w:val="24"/>
                <w:highlight w:val="cyan"/>
              </w:rPr>
            </w:rPrChange>
          </w:rPr>
          <w:delText>U/d</w:delText>
        </w:r>
        <w:r w:rsidRPr="00142A0A" w:rsidDel="00454ECE">
          <w:rPr>
            <w:rFonts w:hint="eastAsia"/>
            <w:bCs/>
            <w:strike/>
            <w:sz w:val="24"/>
            <w:highlight w:val="cyan"/>
            <w:rPrChange w:id="811" w:author="Jing wang" w:date="2026-05-27T17:08:00Z" w16du:dateUtc="2026-05-27T09:08:00Z">
              <w:rPr>
                <w:rFonts w:hint="eastAsia"/>
                <w:bCs/>
                <w:sz w:val="24"/>
                <w:highlight w:val="cyan"/>
              </w:rPr>
            </w:rPrChange>
          </w:rPr>
          <w:delText>，维持</w:delText>
        </w:r>
        <w:r w:rsidRPr="00142A0A" w:rsidDel="00454ECE">
          <w:rPr>
            <w:bCs/>
            <w:strike/>
            <w:sz w:val="24"/>
            <w:highlight w:val="cyan"/>
            <w:rPrChange w:id="812" w:author="Jing wang" w:date="2026-05-27T17:08:00Z" w16du:dateUtc="2026-05-27T09:08:00Z">
              <w:rPr>
                <w:bCs/>
                <w:sz w:val="24"/>
                <w:highlight w:val="cyan"/>
              </w:rPr>
            </w:rPrChange>
          </w:rPr>
          <w:delText>72~96h</w:delText>
        </w:r>
        <w:r w:rsidRPr="00142A0A" w:rsidDel="00454ECE">
          <w:rPr>
            <w:rFonts w:hint="eastAsia"/>
            <w:bCs/>
            <w:strike/>
            <w:sz w:val="24"/>
            <w:highlight w:val="cyan"/>
            <w:rPrChange w:id="813" w:author="Jing wang" w:date="2026-05-27T17:08:00Z" w16du:dateUtc="2026-05-27T09:08:00Z">
              <w:rPr>
                <w:rFonts w:hint="eastAsia"/>
                <w:bCs/>
                <w:sz w:val="24"/>
                <w:highlight w:val="cyan"/>
              </w:rPr>
            </w:rPrChange>
          </w:rPr>
          <w:delText>，必要时延长至</w:delText>
        </w:r>
        <w:r w:rsidRPr="00142A0A" w:rsidDel="00454ECE">
          <w:rPr>
            <w:bCs/>
            <w:strike/>
            <w:sz w:val="24"/>
            <w:highlight w:val="cyan"/>
            <w:rPrChange w:id="814" w:author="Jing wang" w:date="2026-05-27T17:08:00Z" w16du:dateUtc="2026-05-27T09:08:00Z">
              <w:rPr>
                <w:bCs/>
                <w:sz w:val="24"/>
                <w:highlight w:val="cyan"/>
              </w:rPr>
            </w:rPrChange>
          </w:rPr>
          <w:delText>5~7d</w:delText>
        </w:r>
        <w:r w:rsidRPr="00142A0A" w:rsidDel="00454ECE">
          <w:rPr>
            <w:rFonts w:hint="eastAsia"/>
            <w:bCs/>
            <w:strike/>
            <w:sz w:val="24"/>
            <w:highlight w:val="cyan"/>
            <w:rPrChange w:id="815" w:author="Jing wang" w:date="2026-05-27T17:08:00Z" w16du:dateUtc="2026-05-27T09:08:00Z">
              <w:rPr>
                <w:rFonts w:hint="eastAsia"/>
                <w:bCs/>
                <w:sz w:val="24"/>
                <w:highlight w:val="cyan"/>
              </w:rPr>
            </w:rPrChange>
          </w:rPr>
          <w:delText>，</w:delText>
        </w:r>
        <w:r w:rsidRPr="00142A0A" w:rsidDel="00454ECE">
          <w:rPr>
            <w:bCs/>
            <w:strike/>
            <w:sz w:val="24"/>
            <w:highlight w:val="cyan"/>
            <w:rPrChange w:id="816" w:author="Jing wang" w:date="2026-05-27T17:08:00Z" w16du:dateUtc="2026-05-27T09:08:00Z">
              <w:rPr>
                <w:bCs/>
                <w:sz w:val="24"/>
                <w:highlight w:val="cyan"/>
              </w:rPr>
            </w:rPrChange>
          </w:rPr>
          <w:delText>24</w:delText>
        </w:r>
        <w:r w:rsidRPr="00142A0A" w:rsidDel="00454ECE">
          <w:rPr>
            <w:rFonts w:hint="eastAsia"/>
            <w:bCs/>
            <w:strike/>
            <w:sz w:val="24"/>
            <w:highlight w:val="cyan"/>
            <w:rPrChange w:id="817" w:author="Jing wang" w:date="2026-05-27T17:08:00Z" w16du:dateUtc="2026-05-27T09:08:00Z">
              <w:rPr>
                <w:rFonts w:hint="eastAsia"/>
                <w:bCs/>
                <w:sz w:val="24"/>
                <w:highlight w:val="cyan"/>
              </w:rPr>
            </w:rPrChange>
          </w:rPr>
          <w:delText>小时总用量不超过</w:delText>
        </w:r>
        <w:r w:rsidRPr="00142A0A" w:rsidDel="00454ECE">
          <w:rPr>
            <w:bCs/>
            <w:strike/>
            <w:sz w:val="24"/>
            <w:highlight w:val="cyan"/>
            <w:rPrChange w:id="818" w:author="Jing wang" w:date="2026-05-27T17:08:00Z" w16du:dateUtc="2026-05-27T09:08:00Z">
              <w:rPr>
                <w:bCs/>
                <w:sz w:val="24"/>
                <w:highlight w:val="cyan"/>
              </w:rPr>
            </w:rPrChange>
          </w:rPr>
          <w:delText>120</w:delText>
        </w:r>
        <w:r w:rsidRPr="00142A0A" w:rsidDel="00454ECE">
          <w:rPr>
            <w:rFonts w:hint="eastAsia"/>
            <w:bCs/>
            <w:strike/>
            <w:sz w:val="24"/>
            <w:highlight w:val="cyan"/>
            <w:rPrChange w:id="819" w:author="Jing wang" w:date="2026-05-27T17:08:00Z" w16du:dateUtc="2026-05-27T09:08:00Z">
              <w:rPr>
                <w:rFonts w:hint="eastAsia"/>
                <w:bCs/>
                <w:sz w:val="24"/>
                <w:highlight w:val="cyan"/>
              </w:rPr>
            </w:rPrChange>
          </w:rPr>
          <w:delText>万单位。需每日记录尿激酶使用用量。</w:delText>
        </w:r>
      </w:del>
      <w:r w:rsidR="002F294A">
        <w:rPr>
          <w:rStyle w:val="aff3"/>
          <w:bCs/>
          <w:sz w:val="24"/>
          <w:highlight w:val="cyan"/>
        </w:rPr>
        <w:footnoteReference w:id="26"/>
      </w:r>
      <w:ins w:id="938" w:author="Jing wang" w:date="2026-05-27T17:08:00Z" w16du:dateUtc="2026-05-27T09:08:00Z">
        <w:del w:id="939" w:author="Jamie Wang" w:date="2026-05-28T15:15:00Z" w16du:dateUtc="2026-05-28T07:15:00Z">
          <w:r w:rsidR="00142A0A" w:rsidRPr="00142A0A" w:rsidDel="00454ECE">
            <w:rPr>
              <w:rFonts w:hint="eastAsia"/>
              <w:sz w:val="24"/>
              <w:szCs w:val="32"/>
              <w:highlight w:val="yellow"/>
              <w:rPrChange w:id="940" w:author="Jing wang" w:date="2026-05-27T17:10:00Z" w16du:dateUtc="2026-05-27T09:10:00Z">
                <w:rPr>
                  <w:rFonts w:hint="eastAsia"/>
                </w:rPr>
              </w:rPrChange>
            </w:rPr>
            <w:delText>采用</w:delText>
          </w:r>
          <w:r w:rsidR="00142A0A" w:rsidRPr="00142A0A" w:rsidDel="00454ECE">
            <w:rPr>
              <w:rFonts w:hint="eastAsia"/>
              <w:sz w:val="24"/>
              <w:szCs w:val="32"/>
              <w:highlight w:val="yellow"/>
              <w:rPrChange w:id="941" w:author="Jing wang" w:date="2026-05-27T17:10:00Z" w16du:dateUtc="2026-05-27T09:10:00Z">
                <w:rPr/>
              </w:rPrChange>
            </w:rPr>
            <w:delText>“</w:delText>
          </w:r>
          <w:r w:rsidR="00142A0A" w:rsidRPr="00142A0A" w:rsidDel="00454ECE">
            <w:rPr>
              <w:rFonts w:hint="eastAsia"/>
              <w:sz w:val="24"/>
              <w:szCs w:val="32"/>
              <w:highlight w:val="yellow"/>
              <w:rPrChange w:id="942" w:author="Jing wang" w:date="2026-05-27T17:10:00Z" w16du:dateUtc="2026-05-27T09:10:00Z">
                <w:rPr>
                  <w:rFonts w:hint="eastAsia"/>
                </w:rPr>
              </w:rPrChange>
            </w:rPr>
            <w:delText>初始冲击给药</w:delText>
          </w:r>
          <w:r w:rsidR="00142A0A" w:rsidRPr="00142A0A" w:rsidDel="00454ECE">
            <w:rPr>
              <w:rFonts w:hint="eastAsia"/>
              <w:sz w:val="24"/>
              <w:szCs w:val="32"/>
              <w:highlight w:val="yellow"/>
              <w:rPrChange w:id="943" w:author="Jing wang" w:date="2026-05-27T17:10:00Z" w16du:dateUtc="2026-05-27T09:10:00Z">
                <w:rPr/>
              </w:rPrChange>
            </w:rPr>
            <w:delText xml:space="preserve"> + </w:delText>
          </w:r>
          <w:r w:rsidR="00142A0A" w:rsidRPr="00142A0A" w:rsidDel="00454ECE">
            <w:rPr>
              <w:rFonts w:hint="eastAsia"/>
              <w:sz w:val="24"/>
              <w:szCs w:val="32"/>
              <w:highlight w:val="yellow"/>
              <w:rPrChange w:id="944" w:author="Jing wang" w:date="2026-05-27T17:10:00Z" w16du:dateUtc="2026-05-27T09:10:00Z">
                <w:rPr>
                  <w:rFonts w:hint="eastAsia"/>
                </w:rPr>
              </w:rPrChange>
            </w:rPr>
            <w:delText>后续持续恒速泵入</w:delText>
          </w:r>
          <w:r w:rsidR="00142A0A" w:rsidRPr="00142A0A" w:rsidDel="00454ECE">
            <w:rPr>
              <w:rFonts w:hint="eastAsia"/>
              <w:sz w:val="24"/>
              <w:szCs w:val="32"/>
              <w:highlight w:val="yellow"/>
              <w:rPrChange w:id="945" w:author="Jing wang" w:date="2026-05-27T17:10:00Z" w16du:dateUtc="2026-05-27T09:10:00Z">
                <w:rPr/>
              </w:rPrChange>
            </w:rPr>
            <w:delText>”</w:delText>
          </w:r>
          <w:r w:rsidR="00142A0A" w:rsidRPr="00142A0A" w:rsidDel="00454ECE">
            <w:rPr>
              <w:rFonts w:hint="eastAsia"/>
              <w:sz w:val="24"/>
              <w:szCs w:val="32"/>
              <w:highlight w:val="yellow"/>
              <w:rPrChange w:id="946" w:author="Jing wang" w:date="2026-05-27T17:10:00Z" w16du:dateUtc="2026-05-27T09:10:00Z">
                <w:rPr>
                  <w:rFonts w:hint="eastAsia"/>
                </w:rPr>
              </w:rPrChange>
            </w:rPr>
            <w:delText>的</w:delText>
          </w:r>
        </w:del>
      </w:ins>
      <w:ins w:id="947" w:author="Jamie Wang" w:date="2026-05-28T15:15:00Z" w16du:dateUtc="2026-05-28T07:15:00Z">
        <w:r w:rsidR="00454ECE">
          <w:rPr>
            <w:rFonts w:hint="eastAsia"/>
            <w:sz w:val="24"/>
            <w:szCs w:val="32"/>
            <w:highlight w:val="yellow"/>
          </w:rPr>
          <w:t>根据</w:t>
        </w:r>
      </w:ins>
      <w:ins w:id="948" w:author="Jamie Wang" w:date="2026-05-28T15:16:00Z" w16du:dateUtc="2026-05-28T07:16:00Z">
        <w:r w:rsidR="00454ECE">
          <w:rPr>
            <w:rFonts w:hint="eastAsia"/>
            <w:sz w:val="24"/>
            <w:szCs w:val="32"/>
            <w:highlight w:val="yellow"/>
          </w:rPr>
          <w:t>患者纤维蛋白值制定</w:t>
        </w:r>
      </w:ins>
      <w:ins w:id="949" w:author="Jing wang" w:date="2026-05-27T17:08:00Z" w16du:dateUtc="2026-05-27T09:08:00Z">
        <w:r w:rsidR="00142A0A" w:rsidRPr="00142A0A">
          <w:rPr>
            <w:rFonts w:hint="eastAsia"/>
            <w:sz w:val="24"/>
            <w:szCs w:val="32"/>
            <w:highlight w:val="yellow"/>
            <w:rPrChange w:id="950" w:author="Jing wang" w:date="2026-05-27T17:10:00Z" w16du:dateUtc="2026-05-27T09:10:00Z">
              <w:rPr>
                <w:rFonts w:hint="eastAsia"/>
              </w:rPr>
            </w:rPrChange>
          </w:rPr>
          <w:t>给药</w:t>
        </w:r>
      </w:ins>
      <w:ins w:id="951" w:author="Jamie Wang" w:date="2026-05-28T15:16:00Z" w16du:dateUtc="2026-05-28T07:16:00Z">
        <w:r w:rsidR="00454ECE">
          <w:rPr>
            <w:rFonts w:hint="eastAsia"/>
            <w:sz w:val="24"/>
            <w:szCs w:val="32"/>
            <w:highlight w:val="yellow"/>
          </w:rPr>
          <w:t>剂量</w:t>
        </w:r>
      </w:ins>
      <w:ins w:id="952" w:author="Jing wang" w:date="2026-05-27T17:08:00Z" w16du:dateUtc="2026-05-27T09:08:00Z">
        <w:del w:id="953" w:author="Jamie Wang" w:date="2026-05-28T15:16:00Z" w16du:dateUtc="2026-05-28T07:16:00Z">
          <w:r w:rsidR="00142A0A" w:rsidRPr="00142A0A" w:rsidDel="00454ECE">
            <w:rPr>
              <w:rFonts w:hint="eastAsia"/>
              <w:sz w:val="24"/>
              <w:szCs w:val="32"/>
              <w:highlight w:val="yellow"/>
              <w:rPrChange w:id="954" w:author="Jing wang" w:date="2026-05-27T17:10:00Z" w16du:dateUtc="2026-05-27T09:10:00Z">
                <w:rPr>
                  <w:rFonts w:hint="eastAsia"/>
                </w:rPr>
              </w:rPrChange>
            </w:rPr>
            <w:delText>策略</w:delText>
          </w:r>
        </w:del>
        <w:r w:rsidR="00142A0A" w:rsidRPr="00142A0A">
          <w:rPr>
            <w:rFonts w:hint="eastAsia"/>
            <w:sz w:val="24"/>
            <w:szCs w:val="32"/>
            <w:highlight w:val="yellow"/>
            <w:rPrChange w:id="955" w:author="Jing wang" w:date="2026-05-27T17:10:00Z" w16du:dateUtc="2026-05-27T09:10:00Z">
              <w:rPr>
                <w:rFonts w:hint="eastAsia"/>
              </w:rPr>
            </w:rPrChange>
          </w:rPr>
          <w:t>。</w:t>
        </w:r>
      </w:ins>
      <w:ins w:id="956" w:author="Jamie Wang" w:date="2026-05-28T15:17:00Z" w16du:dateUtc="2026-05-28T07:17:00Z">
        <w:r w:rsidR="00454ECE">
          <w:rPr>
            <w:rFonts w:hint="eastAsia"/>
            <w:sz w:val="24"/>
            <w:szCs w:val="32"/>
            <w:highlight w:val="yellow"/>
          </w:rPr>
          <w:t>前</w:t>
        </w:r>
      </w:ins>
      <w:ins w:id="957" w:author="Jing wang" w:date="2026-05-27T17:09:00Z" w16du:dateUtc="2026-05-27T09:09:00Z">
        <w:del w:id="958" w:author="Jamie Wang" w:date="2026-05-28T15:17:00Z" w16du:dateUtc="2026-05-28T07:17:00Z">
          <w:r w:rsidR="00142A0A" w:rsidRPr="00142A0A" w:rsidDel="00454ECE">
            <w:rPr>
              <w:rFonts w:hint="eastAsia"/>
              <w:sz w:val="24"/>
              <w:szCs w:val="32"/>
              <w:highlight w:val="yellow"/>
              <w:rPrChange w:id="959" w:author="Jing wang" w:date="2026-05-27T17:10:00Z" w16du:dateUtc="2026-05-27T09:10:00Z">
                <w:rPr>
                  <w:rFonts w:hint="eastAsia"/>
                </w:rPr>
              </w:rPrChange>
            </w:rPr>
            <w:delText>第</w:delText>
          </w:r>
          <w:r w:rsidR="00142A0A" w:rsidRPr="00142A0A" w:rsidDel="00454ECE">
            <w:rPr>
              <w:sz w:val="24"/>
              <w:szCs w:val="32"/>
              <w:highlight w:val="yellow"/>
              <w:rPrChange w:id="960" w:author="Jing wang" w:date="2026-05-27T17:10:00Z" w16du:dateUtc="2026-05-27T09:10:00Z">
                <w:rPr/>
              </w:rPrChange>
            </w:rPr>
            <w:delText>1</w:delText>
          </w:r>
        </w:del>
      </w:ins>
      <w:ins w:id="961" w:author="Jamie Wang" w:date="2026-05-28T15:17:00Z" w16du:dateUtc="2026-05-28T07:17:00Z">
        <w:r w:rsidR="00454ECE">
          <w:rPr>
            <w:rFonts w:hint="eastAsia"/>
            <w:sz w:val="24"/>
            <w:szCs w:val="32"/>
            <w:highlight w:val="yellow"/>
          </w:rPr>
          <w:t>2</w:t>
        </w:r>
      </w:ins>
      <w:ins w:id="962" w:author="Jing wang" w:date="2026-05-27T17:09:00Z" w16du:dateUtc="2026-05-27T09:09:00Z">
        <w:r w:rsidR="00142A0A" w:rsidRPr="00142A0A">
          <w:rPr>
            <w:rFonts w:hint="eastAsia"/>
            <w:sz w:val="24"/>
            <w:szCs w:val="32"/>
            <w:highlight w:val="yellow"/>
            <w:rPrChange w:id="963" w:author="Jing wang" w:date="2026-05-27T17:10:00Z" w16du:dateUtc="2026-05-27T09:10:00Z">
              <w:rPr>
                <w:rFonts w:hint="eastAsia"/>
              </w:rPr>
            </w:rPrChange>
          </w:rPr>
          <w:t>小时：经超声溶栓导管（试验组）或灌注导管（对照组）持续恒速泵入尿激酶，总剂量</w:t>
        </w:r>
        <w:del w:id="964" w:author="Jamie Wang" w:date="2026-05-28T15:16:00Z" w16du:dateUtc="2026-05-28T07:16:00Z">
          <w:r w:rsidR="00142A0A" w:rsidRPr="00142A0A" w:rsidDel="00454ECE">
            <w:rPr>
              <w:rFonts w:hint="eastAsia"/>
              <w:sz w:val="24"/>
              <w:szCs w:val="32"/>
              <w:highlight w:val="yellow"/>
              <w:rPrChange w:id="965" w:author="Jing wang" w:date="2026-05-27T17:10:00Z" w16du:dateUtc="2026-05-27T09:10:00Z">
                <w:rPr>
                  <w:rFonts w:hint="eastAsia"/>
                </w:rPr>
              </w:rPrChange>
            </w:rPr>
            <w:delText>为</w:delText>
          </w:r>
        </w:del>
      </w:ins>
      <w:ins w:id="966" w:author="Jamie Wang" w:date="2026-05-28T15:17:00Z" w16du:dateUtc="2026-05-28T07:17:00Z">
        <w:r w:rsidR="00454ECE">
          <w:rPr>
            <w:rFonts w:hint="eastAsia"/>
            <w:sz w:val="24"/>
            <w:szCs w:val="32"/>
            <w:highlight w:val="yellow"/>
          </w:rPr>
          <w:t>不超过</w:t>
        </w:r>
      </w:ins>
      <w:ins w:id="967" w:author="Jing wang" w:date="2026-05-27T17:09:00Z" w16du:dateUtc="2026-05-27T09:09:00Z">
        <w:del w:id="968" w:author="Jamie Wang" w:date="2026-05-28T15:17:00Z" w16du:dateUtc="2026-05-28T07:17:00Z">
          <w:r w:rsidR="00142A0A" w:rsidRPr="00142A0A" w:rsidDel="00454ECE">
            <w:rPr>
              <w:sz w:val="24"/>
              <w:szCs w:val="32"/>
              <w:highlight w:val="yellow"/>
              <w:rPrChange w:id="969" w:author="Jing wang" w:date="2026-05-27T17:10:00Z" w16du:dateUtc="2026-05-27T09:10:00Z">
                <w:rPr/>
              </w:rPrChange>
            </w:rPr>
            <w:delText>4</w:delText>
          </w:r>
        </w:del>
      </w:ins>
      <w:ins w:id="970" w:author="Jamie Wang" w:date="2026-05-28T15:17:00Z" w16du:dateUtc="2026-05-28T07:17:00Z">
        <w:r w:rsidR="00454ECE">
          <w:rPr>
            <w:rFonts w:hint="eastAsia"/>
            <w:sz w:val="24"/>
            <w:szCs w:val="32"/>
            <w:highlight w:val="yellow"/>
          </w:rPr>
          <w:t>5</w:t>
        </w:r>
      </w:ins>
      <w:ins w:id="971" w:author="Jing wang" w:date="2026-05-27T17:09:00Z" w16du:dateUtc="2026-05-27T09:09:00Z">
        <w:r w:rsidR="00142A0A" w:rsidRPr="00142A0A">
          <w:rPr>
            <w:sz w:val="24"/>
            <w:szCs w:val="32"/>
            <w:highlight w:val="yellow"/>
            <w:rPrChange w:id="972" w:author="Jing wang" w:date="2026-05-27T17:10:00Z" w16du:dateUtc="2026-05-27T09:10:00Z">
              <w:rPr/>
            </w:rPrChange>
          </w:rPr>
          <w:t>0</w:t>
        </w:r>
        <w:r w:rsidR="00142A0A" w:rsidRPr="00142A0A">
          <w:rPr>
            <w:rFonts w:hint="eastAsia"/>
            <w:sz w:val="24"/>
            <w:szCs w:val="32"/>
            <w:highlight w:val="yellow"/>
            <w:rPrChange w:id="973" w:author="Jing wang" w:date="2026-05-27T17:10:00Z" w16du:dateUtc="2026-05-27T09:10:00Z">
              <w:rPr>
                <w:rFonts w:hint="eastAsia"/>
              </w:rPr>
            </w:rPrChange>
          </w:rPr>
          <w:lastRenderedPageBreak/>
          <w:t>万单位。</w:t>
        </w:r>
        <w:del w:id="974" w:author="Jamie Wang" w:date="2026-05-28T15:18:00Z" w16du:dateUtc="2026-05-28T07:18:00Z">
          <w:r w:rsidR="00142A0A" w:rsidRPr="00142A0A" w:rsidDel="00454ECE">
            <w:rPr>
              <w:rFonts w:hint="eastAsia"/>
              <w:sz w:val="24"/>
              <w:szCs w:val="32"/>
              <w:highlight w:val="yellow"/>
              <w:rPrChange w:id="975" w:author="Jing wang" w:date="2026-05-27T17:10:00Z" w16du:dateUtc="2026-05-27T09:10:00Z">
                <w:rPr>
                  <w:rFonts w:hint="eastAsia"/>
                </w:rPr>
              </w:rPrChange>
            </w:rPr>
            <w:delText>第</w:delText>
          </w:r>
          <w:r w:rsidR="00142A0A" w:rsidRPr="00142A0A" w:rsidDel="00454ECE">
            <w:rPr>
              <w:sz w:val="24"/>
              <w:szCs w:val="32"/>
              <w:highlight w:val="yellow"/>
              <w:rPrChange w:id="976" w:author="Jing wang" w:date="2026-05-27T17:10:00Z" w16du:dateUtc="2026-05-27T09:10:00Z">
                <w:rPr/>
              </w:rPrChange>
            </w:rPr>
            <w:delText>2</w:delText>
          </w:r>
          <w:r w:rsidR="00142A0A" w:rsidRPr="00142A0A" w:rsidDel="00454ECE">
            <w:rPr>
              <w:rFonts w:hint="eastAsia"/>
              <w:sz w:val="24"/>
              <w:szCs w:val="32"/>
              <w:highlight w:val="yellow"/>
              <w:rPrChange w:id="977" w:author="Jing wang" w:date="2026-05-27T17:10:00Z" w16du:dateUtc="2026-05-27T09:10:00Z">
                <w:rPr>
                  <w:rFonts w:hint="eastAsia"/>
                </w:rPr>
              </w:rPrChange>
            </w:rPr>
            <w:delText>小时：经导管持续恒速泵入尿激酶，剂量</w:delText>
          </w:r>
        </w:del>
        <w:del w:id="978" w:author="Jamie Wang" w:date="2026-05-28T15:17:00Z" w16du:dateUtc="2026-05-28T07:17:00Z">
          <w:r w:rsidR="00142A0A" w:rsidRPr="00142A0A" w:rsidDel="00454ECE">
            <w:rPr>
              <w:rFonts w:hint="eastAsia"/>
              <w:sz w:val="24"/>
              <w:szCs w:val="32"/>
              <w:highlight w:val="yellow"/>
              <w:rPrChange w:id="979" w:author="Jing wang" w:date="2026-05-27T17:10:00Z" w16du:dateUtc="2026-05-27T09:10:00Z">
                <w:rPr>
                  <w:rFonts w:hint="eastAsia"/>
                </w:rPr>
              </w:rPrChange>
            </w:rPr>
            <w:delText>为</w:delText>
          </w:r>
        </w:del>
        <w:del w:id="980" w:author="Jamie Wang" w:date="2026-05-28T15:18:00Z" w16du:dateUtc="2026-05-28T07:18:00Z">
          <w:r w:rsidR="00142A0A" w:rsidRPr="00142A0A" w:rsidDel="00454ECE">
            <w:rPr>
              <w:sz w:val="24"/>
              <w:szCs w:val="32"/>
              <w:highlight w:val="yellow"/>
              <w:rPrChange w:id="981" w:author="Jing wang" w:date="2026-05-27T17:10:00Z" w16du:dateUtc="2026-05-27T09:10:00Z">
                <w:rPr/>
              </w:rPrChange>
            </w:rPr>
            <w:delText>10</w:delText>
          </w:r>
          <w:r w:rsidR="00142A0A" w:rsidRPr="00142A0A" w:rsidDel="00454ECE">
            <w:rPr>
              <w:rFonts w:hint="eastAsia"/>
              <w:sz w:val="24"/>
              <w:szCs w:val="32"/>
              <w:highlight w:val="yellow"/>
              <w:rPrChange w:id="982" w:author="Jing wang" w:date="2026-05-27T17:10:00Z" w16du:dateUtc="2026-05-27T09:10:00Z">
                <w:rPr>
                  <w:rFonts w:hint="eastAsia"/>
                </w:rPr>
              </w:rPrChange>
            </w:rPr>
            <w:delText>万单位。初始溶栓</w:delText>
          </w:r>
          <w:r w:rsidR="00142A0A" w:rsidRPr="00142A0A" w:rsidDel="00454ECE">
            <w:rPr>
              <w:sz w:val="24"/>
              <w:szCs w:val="32"/>
              <w:highlight w:val="yellow"/>
              <w:rPrChange w:id="983" w:author="Jing wang" w:date="2026-05-27T17:10:00Z" w16du:dateUtc="2026-05-27T09:10:00Z">
                <w:rPr/>
              </w:rPrChange>
            </w:rPr>
            <w:delText>2</w:delText>
          </w:r>
          <w:r w:rsidR="00142A0A" w:rsidRPr="00142A0A" w:rsidDel="00454ECE">
            <w:rPr>
              <w:rFonts w:hint="eastAsia"/>
              <w:sz w:val="24"/>
              <w:szCs w:val="32"/>
              <w:highlight w:val="yellow"/>
              <w:rPrChange w:id="984" w:author="Jing wang" w:date="2026-05-27T17:10:00Z" w16du:dateUtc="2026-05-27T09:10:00Z">
                <w:rPr>
                  <w:rFonts w:hint="eastAsia"/>
                </w:rPr>
              </w:rPrChange>
            </w:rPr>
            <w:delText>小时后，再次行静脉造影评估血栓清除效果，研究者根据造影结果和受试者状况，决定是否继续留置导管进行持续溶栓。对于需要继续溶栓的患者，建议持续泵入尿激酶，维持剂量为每</w:delText>
          </w:r>
          <w:r w:rsidR="00142A0A" w:rsidRPr="00142A0A" w:rsidDel="00454ECE">
            <w:rPr>
              <w:sz w:val="24"/>
              <w:szCs w:val="32"/>
              <w:highlight w:val="yellow"/>
              <w:rPrChange w:id="985" w:author="Jing wang" w:date="2026-05-27T17:10:00Z" w16du:dateUtc="2026-05-27T09:10:00Z">
                <w:rPr/>
              </w:rPrChange>
            </w:rPr>
            <w:delText>24</w:delText>
          </w:r>
          <w:r w:rsidR="00142A0A" w:rsidRPr="00142A0A" w:rsidDel="00454ECE">
            <w:rPr>
              <w:rFonts w:hint="eastAsia"/>
              <w:sz w:val="24"/>
              <w:szCs w:val="32"/>
              <w:highlight w:val="yellow"/>
              <w:rPrChange w:id="986" w:author="Jing wang" w:date="2026-05-27T17:10:00Z" w16du:dateUtc="2026-05-27T09:10:00Z">
                <w:rPr>
                  <w:rFonts w:hint="eastAsia"/>
                </w:rPr>
              </w:rPrChange>
            </w:rPr>
            <w:delText>小时</w:delText>
          </w:r>
          <w:r w:rsidR="00142A0A" w:rsidRPr="00142A0A" w:rsidDel="00454ECE">
            <w:rPr>
              <w:sz w:val="24"/>
              <w:szCs w:val="32"/>
              <w:highlight w:val="yellow"/>
              <w:rPrChange w:id="987" w:author="Jing wang" w:date="2026-05-27T17:10:00Z" w16du:dateUtc="2026-05-27T09:10:00Z">
                <w:rPr/>
              </w:rPrChange>
            </w:rPr>
            <w:delText>40</w:delText>
          </w:r>
          <w:r w:rsidR="00142A0A" w:rsidRPr="00142A0A" w:rsidDel="00454ECE">
            <w:rPr>
              <w:rFonts w:hint="eastAsia"/>
              <w:sz w:val="24"/>
              <w:szCs w:val="32"/>
              <w:highlight w:val="yellow"/>
              <w:rPrChange w:id="988" w:author="Jing wang" w:date="2026-05-27T17:10:00Z" w16du:dateUtc="2026-05-27T09:10:00Z">
                <w:rPr>
                  <w:rFonts w:hint="eastAsia"/>
                </w:rPr>
              </w:rPrChange>
            </w:rPr>
            <w:delText>万至</w:delText>
          </w:r>
          <w:r w:rsidR="00142A0A" w:rsidRPr="00142A0A" w:rsidDel="00454ECE">
            <w:rPr>
              <w:sz w:val="24"/>
              <w:szCs w:val="32"/>
              <w:highlight w:val="yellow"/>
              <w:rPrChange w:id="989" w:author="Jing wang" w:date="2026-05-27T17:10:00Z" w16du:dateUtc="2026-05-27T09:10:00Z">
                <w:rPr/>
              </w:rPrChange>
            </w:rPr>
            <w:delText>80</w:delText>
          </w:r>
          <w:r w:rsidR="00142A0A" w:rsidRPr="00142A0A" w:rsidDel="00454ECE">
            <w:rPr>
              <w:rFonts w:hint="eastAsia"/>
              <w:sz w:val="24"/>
              <w:szCs w:val="32"/>
              <w:highlight w:val="yellow"/>
              <w:rPrChange w:id="990" w:author="Jing wang" w:date="2026-05-27T17:10:00Z" w16du:dateUtc="2026-05-27T09:10:00Z">
                <w:rPr>
                  <w:rFonts w:hint="eastAsia"/>
                </w:rPr>
              </w:rPrChange>
            </w:rPr>
            <w:delText>万单位。推荐优先选择较低的有效剂量（如</w:delText>
          </w:r>
          <w:r w:rsidR="00142A0A" w:rsidRPr="00142A0A" w:rsidDel="00454ECE">
            <w:rPr>
              <w:sz w:val="24"/>
              <w:szCs w:val="32"/>
              <w:highlight w:val="yellow"/>
              <w:rPrChange w:id="991" w:author="Jing wang" w:date="2026-05-27T17:10:00Z" w16du:dateUtc="2026-05-27T09:10:00Z">
                <w:rPr/>
              </w:rPrChange>
            </w:rPr>
            <w:delText>50</w:delText>
          </w:r>
          <w:r w:rsidR="00142A0A" w:rsidRPr="00142A0A" w:rsidDel="00454ECE">
            <w:rPr>
              <w:rFonts w:hint="eastAsia"/>
              <w:sz w:val="24"/>
              <w:szCs w:val="32"/>
              <w:highlight w:val="yellow"/>
              <w:rPrChange w:id="992" w:author="Jing wang" w:date="2026-05-27T17:10:00Z" w16du:dateUtc="2026-05-27T09:10:00Z">
                <w:rPr>
                  <w:rFonts w:hint="eastAsia"/>
                </w:rPr>
              </w:rPrChange>
            </w:rPr>
            <w:delText>万</w:delText>
          </w:r>
          <w:r w:rsidR="00142A0A" w:rsidRPr="00142A0A" w:rsidDel="00454ECE">
            <w:rPr>
              <w:sz w:val="24"/>
              <w:szCs w:val="32"/>
              <w:highlight w:val="yellow"/>
              <w:rPrChange w:id="993" w:author="Jing wang" w:date="2026-05-27T17:10:00Z" w16du:dateUtc="2026-05-27T09:10:00Z">
                <w:rPr/>
              </w:rPrChange>
            </w:rPr>
            <w:delText>U/d</w:delText>
          </w:r>
          <w:r w:rsidR="00142A0A" w:rsidRPr="00142A0A" w:rsidDel="00454ECE">
            <w:rPr>
              <w:rFonts w:hint="eastAsia"/>
              <w:sz w:val="24"/>
              <w:szCs w:val="32"/>
              <w:highlight w:val="yellow"/>
              <w:rPrChange w:id="994" w:author="Jing wang" w:date="2026-05-27T17:10:00Z" w16du:dateUtc="2026-05-27T09:10:00Z">
                <w:rPr>
                  <w:rFonts w:hint="eastAsia"/>
                </w:rPr>
              </w:rPrChange>
            </w:rPr>
            <w:delText>），并恒速持续泵入。</w:delText>
          </w:r>
        </w:del>
        <w:r w:rsidR="00142A0A" w:rsidRPr="00142A0A">
          <w:rPr>
            <w:rFonts w:hint="eastAsia"/>
            <w:sz w:val="24"/>
            <w:szCs w:val="32"/>
            <w:highlight w:val="yellow"/>
            <w:rPrChange w:id="995" w:author="Jing wang" w:date="2026-05-27T17:10:00Z" w16du:dateUtc="2026-05-27T09:10:00Z">
              <w:rPr>
                <w:rFonts w:hint="eastAsia"/>
              </w:rPr>
            </w:rPrChange>
          </w:rPr>
          <w:t>每日总剂量严禁超过</w:t>
        </w:r>
        <w:r w:rsidR="00142A0A" w:rsidRPr="00142A0A">
          <w:rPr>
            <w:sz w:val="24"/>
            <w:szCs w:val="32"/>
            <w:highlight w:val="yellow"/>
            <w:rPrChange w:id="996" w:author="Jing wang" w:date="2026-05-27T17:10:00Z" w16du:dateUtc="2026-05-27T09:10:00Z">
              <w:rPr/>
            </w:rPrChange>
          </w:rPr>
          <w:t>120</w:t>
        </w:r>
        <w:r w:rsidR="00142A0A" w:rsidRPr="00142A0A">
          <w:rPr>
            <w:rFonts w:hint="eastAsia"/>
            <w:sz w:val="24"/>
            <w:szCs w:val="32"/>
            <w:highlight w:val="yellow"/>
            <w:rPrChange w:id="997" w:author="Jing wang" w:date="2026-05-27T17:10:00Z" w16du:dateUtc="2026-05-27T09:10:00Z">
              <w:rPr>
                <w:rFonts w:hint="eastAsia"/>
              </w:rPr>
            </w:rPrChange>
          </w:rPr>
          <w:t>万单位。</w:t>
        </w:r>
      </w:ins>
    </w:p>
    <w:p w14:paraId="2F7EA5F0" w14:textId="48D8E0B7" w:rsidR="001C73AA" w:rsidRDefault="00000000">
      <w:pPr>
        <w:pStyle w:val="afe"/>
        <w:numPr>
          <w:ilvl w:val="0"/>
          <w:numId w:val="41"/>
        </w:numPr>
        <w:spacing w:line="360" w:lineRule="auto"/>
        <w:ind w:firstLineChars="0"/>
        <w:rPr>
          <w:bCs/>
          <w:sz w:val="24"/>
        </w:rPr>
      </w:pPr>
      <w:bookmarkStart w:id="998" w:name="OLE_LINK47"/>
      <w:bookmarkEnd w:id="798"/>
      <w:r>
        <w:rPr>
          <w:rFonts w:hint="eastAsia"/>
          <w:bCs/>
          <w:sz w:val="24"/>
        </w:rPr>
        <w:t>溶栓期间监测方案</w:t>
      </w:r>
      <w:r w:rsidR="002F294A">
        <w:rPr>
          <w:rStyle w:val="aff3"/>
          <w:bCs/>
          <w:sz w:val="24"/>
        </w:rPr>
        <w:footnoteReference w:id="27"/>
      </w:r>
      <w:r>
        <w:rPr>
          <w:rFonts w:hint="eastAsia"/>
          <w:bCs/>
          <w:sz w:val="24"/>
        </w:rPr>
        <w:t>：应用溶栓剂期间应进行监护，观察患者生命体征，神志情况和穿刺部位是否有出血或血肿情况，推荐</w:t>
      </w:r>
      <w:r>
        <w:rPr>
          <w:bCs/>
          <w:sz w:val="24"/>
        </w:rPr>
        <w:t>4-6</w:t>
      </w:r>
      <w:r>
        <w:rPr>
          <w:rFonts w:hint="eastAsia"/>
          <w:bCs/>
          <w:sz w:val="24"/>
        </w:rPr>
        <w:t>小时监测凝血功能和</w:t>
      </w:r>
      <w:r>
        <w:rPr>
          <w:bCs/>
          <w:sz w:val="24"/>
        </w:rPr>
        <w:t>D-dimer</w:t>
      </w:r>
      <w:r w:rsidR="002F294A">
        <w:rPr>
          <w:rStyle w:val="aff3"/>
          <w:bCs/>
          <w:sz w:val="24"/>
        </w:rPr>
        <w:footnoteReference w:id="28"/>
      </w:r>
      <w:r>
        <w:rPr>
          <w:rFonts w:hint="eastAsia"/>
          <w:bCs/>
          <w:sz w:val="24"/>
        </w:rPr>
        <w:t>，每天监测血常规，如出现明显出血事件或其他严重并发症或</w:t>
      </w:r>
      <w:r>
        <w:rPr>
          <w:rFonts w:hint="eastAsia"/>
          <w:bCs/>
          <w:sz w:val="24"/>
        </w:rPr>
        <w:t>Fg</w:t>
      </w:r>
      <w:r>
        <w:rPr>
          <w:bCs/>
          <w:sz w:val="24"/>
        </w:rPr>
        <w:t>&lt;1.5g</w:t>
      </w:r>
      <w:bookmarkStart w:id="1003" w:name="OLE_LINK43"/>
      <w:r>
        <w:rPr>
          <w:rFonts w:hint="eastAsia"/>
          <w:bCs/>
          <w:sz w:val="24"/>
        </w:rPr>
        <w:t>/L</w:t>
      </w:r>
      <w:bookmarkEnd w:id="1003"/>
      <w:r>
        <w:rPr>
          <w:rFonts w:hint="eastAsia"/>
          <w:bCs/>
          <w:sz w:val="24"/>
        </w:rPr>
        <w:t>，研究者评估是否继续溶栓；若</w:t>
      </w:r>
      <w:r>
        <w:rPr>
          <w:rFonts w:hint="eastAsia"/>
          <w:bCs/>
          <w:sz w:val="24"/>
        </w:rPr>
        <w:t>Fg</w:t>
      </w:r>
      <w:r>
        <w:rPr>
          <w:bCs/>
          <w:sz w:val="24"/>
        </w:rPr>
        <w:tab/>
      </w:r>
      <w:r>
        <w:rPr>
          <w:rFonts w:hint="eastAsia"/>
          <w:bCs/>
          <w:sz w:val="24"/>
        </w:rPr>
        <w:t>&lt;1.0g</w:t>
      </w:r>
      <w:ins w:id="1004" w:author="Jing wang" w:date="2026-05-27T17:51:00Z" w16du:dateUtc="2026-05-27T09:51:00Z">
        <w:r w:rsidR="0061364F">
          <w:rPr>
            <w:rFonts w:hint="eastAsia"/>
            <w:bCs/>
            <w:sz w:val="24"/>
          </w:rPr>
          <w:t>/L</w:t>
        </w:r>
      </w:ins>
      <w:r>
        <w:rPr>
          <w:rFonts w:hint="eastAsia"/>
          <w:bCs/>
          <w:sz w:val="24"/>
        </w:rPr>
        <w:t>，应暂时停止溶栓治疗。</w:t>
      </w:r>
    </w:p>
    <w:p w14:paraId="33FE62C9" w14:textId="0AB0D11E" w:rsidR="001C73AA" w:rsidRDefault="00000000">
      <w:pPr>
        <w:pStyle w:val="afe"/>
        <w:numPr>
          <w:ilvl w:val="0"/>
          <w:numId w:val="41"/>
        </w:numPr>
        <w:spacing w:line="360" w:lineRule="auto"/>
        <w:ind w:firstLineChars="0"/>
        <w:rPr>
          <w:bCs/>
          <w:sz w:val="24"/>
        </w:rPr>
      </w:pPr>
      <w:r>
        <w:rPr>
          <w:rFonts w:hint="eastAsia"/>
          <w:bCs/>
          <w:sz w:val="24"/>
        </w:rPr>
        <w:t>术中抗凝及监测要求：鞘管置入后，可给予负荷量</w:t>
      </w:r>
      <w:commentRangeStart w:id="1005"/>
      <w:commentRangeStart w:id="1006"/>
      <w:r w:rsidRPr="00142A0A">
        <w:rPr>
          <w:rFonts w:hint="eastAsia"/>
          <w:bCs/>
          <w:sz w:val="24"/>
          <w:highlight w:val="yellow"/>
          <w:rPrChange w:id="1007" w:author="Jing wang" w:date="2026-05-27T17:12:00Z" w16du:dateUtc="2026-05-27T09:12:00Z">
            <w:rPr>
              <w:rFonts w:hint="eastAsia"/>
              <w:bCs/>
              <w:sz w:val="24"/>
              <w:highlight w:val="cyan"/>
            </w:rPr>
          </w:rPrChange>
        </w:rPr>
        <w:t>肝素</w:t>
      </w:r>
      <w:commentRangeEnd w:id="1005"/>
      <w:r w:rsidR="00142A0A" w:rsidRPr="00142A0A">
        <w:rPr>
          <w:rStyle w:val="af9"/>
          <w:bCs/>
          <w:sz w:val="24"/>
          <w:szCs w:val="24"/>
          <w:highlight w:val="yellow"/>
          <w:rPrChange w:id="1008" w:author="Jing wang" w:date="2026-05-27T17:12:00Z" w16du:dateUtc="2026-05-27T09:12:00Z">
            <w:rPr>
              <w:rStyle w:val="af9"/>
              <w:bCs/>
              <w:sz w:val="24"/>
              <w:szCs w:val="24"/>
            </w:rPr>
          </w:rPrChange>
        </w:rPr>
        <w:commentReference w:id="1005"/>
      </w:r>
      <w:commentRangeEnd w:id="1006"/>
      <w:r w:rsidR="007E14E0" w:rsidRPr="00142A0A">
        <w:rPr>
          <w:rStyle w:val="af9"/>
          <w:bCs/>
          <w:sz w:val="24"/>
          <w:szCs w:val="24"/>
          <w:highlight w:val="yellow"/>
          <w:rPrChange w:id="1009" w:author="Jing wang" w:date="2026-05-27T17:12:00Z" w16du:dateUtc="2026-05-27T09:12:00Z">
            <w:rPr>
              <w:rStyle w:val="af9"/>
              <w:bCs/>
              <w:sz w:val="24"/>
              <w:szCs w:val="24"/>
            </w:rPr>
          </w:rPrChange>
        </w:rPr>
        <w:commentReference w:id="1006"/>
      </w:r>
      <w:r w:rsidRPr="00142A0A">
        <w:rPr>
          <w:bCs/>
          <w:sz w:val="24"/>
          <w:highlight w:val="yellow"/>
          <w:rPrChange w:id="1010" w:author="Jing wang" w:date="2026-05-27T17:12:00Z" w16du:dateUtc="2026-05-27T09:12:00Z">
            <w:rPr>
              <w:bCs/>
              <w:sz w:val="24"/>
            </w:rPr>
          </w:rPrChange>
        </w:rPr>
        <w:t>80-100U/kg</w:t>
      </w:r>
      <w:r>
        <w:rPr>
          <w:rFonts w:hint="eastAsia"/>
          <w:bCs/>
          <w:sz w:val="24"/>
        </w:rPr>
        <w:t>，</w:t>
      </w:r>
      <w:commentRangeStart w:id="1011"/>
      <w:commentRangeStart w:id="1012"/>
      <w:r>
        <w:rPr>
          <w:rFonts w:hint="eastAsia"/>
          <w:bCs/>
          <w:sz w:val="24"/>
        </w:rPr>
        <w:t>监测</w:t>
      </w:r>
      <w:r>
        <w:rPr>
          <w:bCs/>
          <w:sz w:val="24"/>
        </w:rPr>
        <w:t>ACT</w:t>
      </w:r>
      <w:r w:rsidR="00FC375B">
        <w:rPr>
          <w:rStyle w:val="aff3"/>
          <w:bCs/>
          <w:sz w:val="24"/>
        </w:rPr>
        <w:footnoteReference w:id="29"/>
      </w:r>
      <w:r>
        <w:rPr>
          <w:rFonts w:hint="eastAsia"/>
          <w:bCs/>
          <w:sz w:val="24"/>
        </w:rPr>
        <w:t>维持在</w:t>
      </w:r>
      <w:r>
        <w:rPr>
          <w:bCs/>
          <w:sz w:val="24"/>
        </w:rPr>
        <w:t>250-350s</w:t>
      </w:r>
      <w:r>
        <w:rPr>
          <w:rFonts w:hint="eastAsia"/>
          <w:bCs/>
          <w:sz w:val="24"/>
        </w:rPr>
        <w:t>；</w:t>
      </w:r>
      <w:r w:rsidRPr="00142A0A">
        <w:rPr>
          <w:rFonts w:hint="eastAsia"/>
          <w:bCs/>
          <w:strike/>
          <w:color w:val="EE0000"/>
          <w:sz w:val="24"/>
          <w:highlight w:val="yellow"/>
          <w:rPrChange w:id="1015" w:author="Jing wang" w:date="2026-05-27T17:12:00Z" w16du:dateUtc="2026-05-27T09:12:00Z">
            <w:rPr>
              <w:rFonts w:hint="eastAsia"/>
              <w:bCs/>
              <w:sz w:val="24"/>
            </w:rPr>
          </w:rPrChange>
        </w:rPr>
        <w:t>对于无法监测</w:t>
      </w:r>
      <w:r w:rsidRPr="00142A0A">
        <w:rPr>
          <w:bCs/>
          <w:strike/>
          <w:color w:val="EE0000"/>
          <w:sz w:val="24"/>
          <w:highlight w:val="yellow"/>
          <w:rPrChange w:id="1016" w:author="Jing wang" w:date="2026-05-27T17:12:00Z" w16du:dateUtc="2026-05-27T09:12:00Z">
            <w:rPr>
              <w:bCs/>
              <w:sz w:val="24"/>
            </w:rPr>
          </w:rPrChange>
        </w:rPr>
        <w:t>ACT</w:t>
      </w:r>
      <w:r w:rsidRPr="00142A0A">
        <w:rPr>
          <w:rFonts w:hint="eastAsia"/>
          <w:bCs/>
          <w:strike/>
          <w:color w:val="EE0000"/>
          <w:sz w:val="24"/>
          <w:highlight w:val="yellow"/>
          <w:rPrChange w:id="1017" w:author="Jing wang" w:date="2026-05-27T17:12:00Z" w16du:dateUtc="2026-05-27T09:12:00Z">
            <w:rPr>
              <w:rFonts w:hint="eastAsia"/>
              <w:bCs/>
              <w:sz w:val="24"/>
            </w:rPr>
          </w:rPrChange>
        </w:rPr>
        <w:t>的单位</w:t>
      </w:r>
      <w:r w:rsidR="00FC375B" w:rsidRPr="00142A0A">
        <w:rPr>
          <w:rStyle w:val="aff3"/>
          <w:bCs/>
          <w:strike/>
          <w:color w:val="EE0000"/>
          <w:sz w:val="24"/>
          <w:highlight w:val="yellow"/>
          <w:rPrChange w:id="1018" w:author="Jing wang" w:date="2026-05-27T17:12:00Z" w16du:dateUtc="2026-05-27T09:12:00Z">
            <w:rPr>
              <w:rStyle w:val="aff3"/>
              <w:bCs/>
              <w:sz w:val="24"/>
            </w:rPr>
          </w:rPrChange>
        </w:rPr>
        <w:footnoteReference w:id="30"/>
      </w:r>
      <w:r w:rsidRPr="00142A0A">
        <w:rPr>
          <w:rFonts w:hint="eastAsia"/>
          <w:bCs/>
          <w:strike/>
          <w:color w:val="EE0000"/>
          <w:sz w:val="24"/>
          <w:highlight w:val="yellow"/>
          <w:rPrChange w:id="1019" w:author="Jing wang" w:date="2026-05-27T17:12:00Z" w16du:dateUtc="2026-05-27T09:12:00Z">
            <w:rPr>
              <w:rFonts w:hint="eastAsia"/>
              <w:bCs/>
              <w:sz w:val="24"/>
            </w:rPr>
          </w:rPrChange>
        </w:rPr>
        <w:t>，术中每小时静脉补充肝素</w:t>
      </w:r>
      <w:r w:rsidRPr="00142A0A">
        <w:rPr>
          <w:bCs/>
          <w:strike/>
          <w:color w:val="EE0000"/>
          <w:sz w:val="24"/>
          <w:highlight w:val="yellow"/>
          <w:rPrChange w:id="1020" w:author="Jing wang" w:date="2026-05-27T17:12:00Z" w16du:dateUtc="2026-05-27T09:12:00Z">
            <w:rPr>
              <w:bCs/>
              <w:sz w:val="24"/>
            </w:rPr>
          </w:rPrChange>
        </w:rPr>
        <w:t>1000U</w:t>
      </w:r>
      <w:r w:rsidRPr="00142A0A">
        <w:rPr>
          <w:rFonts w:hint="eastAsia"/>
          <w:bCs/>
          <w:strike/>
          <w:sz w:val="24"/>
          <w:highlight w:val="yellow"/>
          <w:rPrChange w:id="1021" w:author="Jing wang" w:date="2026-05-27T17:12:00Z" w16du:dateUtc="2026-05-27T09:12:00Z">
            <w:rPr>
              <w:rFonts w:hint="eastAsia"/>
              <w:bCs/>
              <w:sz w:val="24"/>
            </w:rPr>
          </w:rPrChange>
        </w:rPr>
        <w:t>。</w:t>
      </w:r>
      <w:commentRangeEnd w:id="1011"/>
      <w:r w:rsidR="00142A0A">
        <w:rPr>
          <w:rStyle w:val="af9"/>
          <w:bCs/>
          <w:sz w:val="24"/>
          <w:szCs w:val="24"/>
        </w:rPr>
        <w:commentReference w:id="1011"/>
      </w:r>
      <w:commentRangeEnd w:id="1012"/>
      <w:r>
        <w:rPr>
          <w:rStyle w:val="af9"/>
          <w:bCs/>
          <w:sz w:val="24"/>
          <w:szCs w:val="24"/>
        </w:rPr>
        <w:commentReference w:id="1012"/>
      </w:r>
    </w:p>
    <w:p w14:paraId="73057CB6" w14:textId="77777777" w:rsidR="001C73AA" w:rsidRDefault="00000000">
      <w:pPr>
        <w:pStyle w:val="afe"/>
        <w:numPr>
          <w:ilvl w:val="2"/>
          <w:numId w:val="35"/>
        </w:numPr>
        <w:spacing w:line="360" w:lineRule="auto"/>
        <w:ind w:firstLineChars="0"/>
        <w:rPr>
          <w:b/>
          <w:sz w:val="24"/>
        </w:rPr>
      </w:pPr>
      <w:bookmarkStart w:id="1022" w:name="OLE_LINK51"/>
      <w:bookmarkEnd w:id="998"/>
      <w:commentRangeStart w:id="1023"/>
      <w:commentRangeStart w:id="1024"/>
      <w:r>
        <w:rPr>
          <w:rFonts w:hint="eastAsia"/>
          <w:b/>
          <w:sz w:val="24"/>
        </w:rPr>
        <w:t>溶栓相关操作建议</w:t>
      </w:r>
      <w:commentRangeEnd w:id="1023"/>
      <w:r w:rsidR="00142A0A">
        <w:rPr>
          <w:rStyle w:val="af9"/>
          <w:b/>
          <w:sz w:val="24"/>
          <w:szCs w:val="24"/>
        </w:rPr>
        <w:commentReference w:id="1023"/>
      </w:r>
      <w:commentRangeEnd w:id="1024"/>
      <w:r>
        <w:rPr>
          <w:rStyle w:val="af9"/>
          <w:b/>
          <w:sz w:val="24"/>
          <w:szCs w:val="24"/>
        </w:rPr>
        <w:commentReference w:id="1024"/>
      </w:r>
    </w:p>
    <w:p w14:paraId="0F45AF47" w14:textId="77777777" w:rsidR="001C73AA" w:rsidRDefault="00000000">
      <w:pPr>
        <w:pStyle w:val="afe"/>
        <w:numPr>
          <w:ilvl w:val="0"/>
          <w:numId w:val="42"/>
        </w:numPr>
        <w:spacing w:line="360" w:lineRule="auto"/>
        <w:ind w:firstLineChars="0"/>
        <w:rPr>
          <w:bCs/>
          <w:sz w:val="24"/>
        </w:rPr>
      </w:pPr>
      <w:r>
        <w:rPr>
          <w:rFonts w:hint="eastAsia"/>
          <w:bCs/>
          <w:sz w:val="24"/>
        </w:rPr>
        <w:t>术前水化：根据临床习惯以及需求进行术前水化操作。</w:t>
      </w:r>
    </w:p>
    <w:p w14:paraId="55F9F7EB" w14:textId="77777777" w:rsidR="001C73AA" w:rsidRDefault="00000000">
      <w:pPr>
        <w:pStyle w:val="afe"/>
        <w:numPr>
          <w:ilvl w:val="0"/>
          <w:numId w:val="42"/>
        </w:numPr>
        <w:spacing w:line="360" w:lineRule="auto"/>
        <w:ind w:firstLineChars="0"/>
        <w:rPr>
          <w:bCs/>
          <w:sz w:val="24"/>
        </w:rPr>
      </w:pPr>
      <w:r>
        <w:rPr>
          <w:rFonts w:hint="eastAsia"/>
          <w:bCs/>
          <w:sz w:val="24"/>
        </w:rPr>
        <w:t>穿刺入路选择建议：</w:t>
      </w:r>
    </w:p>
    <w:p w14:paraId="52085F1E" w14:textId="77777777" w:rsidR="001C73AA" w:rsidRDefault="00000000">
      <w:pPr>
        <w:pStyle w:val="afe"/>
        <w:numPr>
          <w:ilvl w:val="0"/>
          <w:numId w:val="43"/>
        </w:numPr>
        <w:spacing w:line="360" w:lineRule="auto"/>
        <w:ind w:firstLineChars="0"/>
        <w:rPr>
          <w:bCs/>
          <w:sz w:val="24"/>
        </w:rPr>
      </w:pPr>
      <w:r>
        <w:rPr>
          <w:rFonts w:hint="eastAsia"/>
          <w:bCs/>
          <w:sz w:val="24"/>
        </w:rPr>
        <w:t>顺行入路：首选顺行入路，包括腘静脉、小隐静脉、大隐静脉和胫后静脉入路。</w:t>
      </w:r>
    </w:p>
    <w:p w14:paraId="12FBF04B" w14:textId="77777777" w:rsidR="001C73AA" w:rsidRDefault="00000000">
      <w:pPr>
        <w:pStyle w:val="afe"/>
        <w:numPr>
          <w:ilvl w:val="0"/>
          <w:numId w:val="43"/>
        </w:numPr>
        <w:spacing w:line="360" w:lineRule="auto"/>
        <w:ind w:firstLineChars="0"/>
        <w:rPr>
          <w:bCs/>
          <w:sz w:val="24"/>
        </w:rPr>
      </w:pPr>
      <w:r>
        <w:rPr>
          <w:rFonts w:hint="eastAsia"/>
          <w:bCs/>
          <w:sz w:val="24"/>
        </w:rPr>
        <w:t>逆行入路：当顺行入路无法置管患者，可选择逆行入路，包括股静脉（健侧）和颈静脉入路。</w:t>
      </w:r>
    </w:p>
    <w:p w14:paraId="2F0625F1" w14:textId="5CDC06DC" w:rsidR="001C73AA" w:rsidRDefault="00000000">
      <w:pPr>
        <w:pStyle w:val="afe"/>
        <w:numPr>
          <w:ilvl w:val="0"/>
          <w:numId w:val="42"/>
        </w:numPr>
        <w:spacing w:line="360" w:lineRule="auto"/>
        <w:ind w:firstLineChars="0"/>
        <w:rPr>
          <w:bCs/>
          <w:sz w:val="24"/>
        </w:rPr>
      </w:pPr>
      <w:r>
        <w:rPr>
          <w:rFonts w:hint="eastAsia"/>
          <w:bCs/>
          <w:sz w:val="24"/>
        </w:rPr>
        <w:t>下腔静脉滤器置入</w:t>
      </w:r>
      <w:r>
        <w:rPr>
          <w:bCs/>
          <w:sz w:val="24"/>
          <w:vertAlign w:val="superscript"/>
        </w:rPr>
        <w:fldChar w:fldCharType="begin"/>
      </w:r>
      <w:r>
        <w:rPr>
          <w:bCs/>
          <w:sz w:val="24"/>
          <w:vertAlign w:val="superscript"/>
        </w:rPr>
        <w:instrText xml:space="preserve"> REF _Ref125893962 \r \h  \* MERGEFORMAT </w:instrText>
      </w:r>
      <w:r>
        <w:rPr>
          <w:bCs/>
          <w:sz w:val="24"/>
          <w:vertAlign w:val="superscript"/>
        </w:rPr>
      </w:r>
      <w:r>
        <w:rPr>
          <w:bCs/>
          <w:sz w:val="24"/>
          <w:vertAlign w:val="superscript"/>
        </w:rPr>
        <w:fldChar w:fldCharType="separate"/>
      </w:r>
      <w:r w:rsidR="00E04297">
        <w:rPr>
          <w:bCs/>
          <w:sz w:val="24"/>
          <w:vertAlign w:val="superscript"/>
        </w:rPr>
        <w:t>[15]</w:t>
      </w:r>
      <w:r>
        <w:rPr>
          <w:bCs/>
          <w:sz w:val="24"/>
          <w:vertAlign w:val="superscript"/>
        </w:rPr>
        <w:fldChar w:fldCharType="end"/>
      </w:r>
      <w:r>
        <w:rPr>
          <w:rFonts w:hint="eastAsia"/>
          <w:bCs/>
          <w:sz w:val="24"/>
        </w:rPr>
        <w:t>：按照临床常规判断是否置入下腔静脉滤器（</w:t>
      </w:r>
      <w:r>
        <w:rPr>
          <w:bCs/>
          <w:sz w:val="24"/>
        </w:rPr>
        <w:t>IVCF</w:t>
      </w:r>
      <w:r>
        <w:rPr>
          <w:rFonts w:hint="eastAsia"/>
          <w:bCs/>
          <w:sz w:val="24"/>
        </w:rPr>
        <w:t>），</w:t>
      </w:r>
      <w:commentRangeStart w:id="1025"/>
      <w:commentRangeStart w:id="1026"/>
      <w:r>
        <w:rPr>
          <w:rFonts w:hint="eastAsia"/>
          <w:bCs/>
          <w:sz w:val="24"/>
        </w:rPr>
        <w:t>术者可根据临床需要选择合适的型号及规格</w:t>
      </w:r>
      <w:commentRangeEnd w:id="1025"/>
      <w:r w:rsidR="00142A0A">
        <w:rPr>
          <w:rStyle w:val="af9"/>
          <w:rFonts w:hint="eastAsia"/>
          <w:bCs/>
          <w:sz w:val="24"/>
          <w:szCs w:val="24"/>
        </w:rPr>
        <w:commentReference w:id="1025"/>
      </w:r>
      <w:commentRangeEnd w:id="1026"/>
      <w:r>
        <w:rPr>
          <w:rStyle w:val="af9"/>
          <w:rFonts w:hint="eastAsia"/>
          <w:bCs/>
          <w:sz w:val="24"/>
          <w:szCs w:val="24"/>
        </w:rPr>
        <w:commentReference w:id="1026"/>
      </w:r>
      <w:r>
        <w:rPr>
          <w:rFonts w:hint="eastAsia"/>
          <w:bCs/>
          <w:sz w:val="24"/>
        </w:rPr>
        <w:t>，尽量选择临时性或可取出滤器，以降低由于滤器长期置入而引起的并发症。术后根据患者具体病情由术者决定是否需取出滤器。</w:t>
      </w:r>
      <w:r w:rsidRPr="00142A0A">
        <w:rPr>
          <w:rFonts w:hint="eastAsia"/>
          <w:bCs/>
          <w:color w:val="EE0000"/>
          <w:sz w:val="24"/>
          <w:highlight w:val="yellow"/>
          <w:rPrChange w:id="1027" w:author="Jing wang" w:date="2026-05-27T17:12:00Z" w16du:dateUtc="2026-05-27T09:12:00Z">
            <w:rPr>
              <w:rFonts w:hint="eastAsia"/>
              <w:bCs/>
              <w:sz w:val="24"/>
            </w:rPr>
          </w:rPrChange>
        </w:rPr>
        <w:t>因需要取出下腔静脉滤器而住院手术等，不记录严重不良事件</w:t>
      </w:r>
      <w:r w:rsidR="00143250" w:rsidRPr="00142A0A">
        <w:rPr>
          <w:rStyle w:val="aff3"/>
          <w:bCs/>
          <w:sz w:val="24"/>
          <w:highlight w:val="yellow"/>
          <w:rPrChange w:id="1028" w:author="Jing wang" w:date="2026-05-27T17:12:00Z" w16du:dateUtc="2026-05-27T09:12:00Z">
            <w:rPr>
              <w:rStyle w:val="aff3"/>
              <w:bCs/>
              <w:sz w:val="24"/>
            </w:rPr>
          </w:rPrChange>
        </w:rPr>
        <w:footnoteReference w:id="31"/>
      </w:r>
      <w:r w:rsidRPr="00142A0A">
        <w:rPr>
          <w:rFonts w:hint="eastAsia"/>
          <w:bCs/>
          <w:sz w:val="24"/>
          <w:highlight w:val="yellow"/>
          <w:rPrChange w:id="1039" w:author="Jing wang" w:date="2026-05-27T17:12:00Z" w16du:dateUtc="2026-05-27T09:12:00Z">
            <w:rPr>
              <w:rFonts w:hint="eastAsia"/>
              <w:bCs/>
              <w:sz w:val="24"/>
            </w:rPr>
          </w:rPrChange>
        </w:rPr>
        <w:t>。</w:t>
      </w:r>
    </w:p>
    <w:p w14:paraId="4E19BBE4" w14:textId="4402E36D" w:rsidR="001C73AA" w:rsidRDefault="00000000">
      <w:pPr>
        <w:pStyle w:val="afe"/>
        <w:numPr>
          <w:ilvl w:val="0"/>
          <w:numId w:val="42"/>
        </w:numPr>
        <w:spacing w:line="360" w:lineRule="auto"/>
        <w:ind w:firstLineChars="0"/>
        <w:rPr>
          <w:bCs/>
          <w:sz w:val="24"/>
        </w:rPr>
      </w:pPr>
      <w:r>
        <w:rPr>
          <w:rFonts w:hint="eastAsia"/>
          <w:bCs/>
          <w:sz w:val="24"/>
        </w:rPr>
        <w:t>髂、股静脉</w:t>
      </w:r>
      <w:commentRangeStart w:id="1040"/>
      <w:r>
        <w:rPr>
          <w:rFonts w:hint="eastAsia"/>
          <w:bCs/>
          <w:sz w:val="24"/>
        </w:rPr>
        <w:t>球囊扩张</w:t>
      </w:r>
      <w:commentRangeEnd w:id="1040"/>
      <w:r w:rsidR="00142A0A">
        <w:rPr>
          <w:rStyle w:val="af9"/>
          <w:rFonts w:hint="eastAsia"/>
          <w:bCs/>
          <w:sz w:val="24"/>
          <w:szCs w:val="24"/>
        </w:rPr>
        <w:commentReference w:id="1040"/>
      </w:r>
      <w:r>
        <w:rPr>
          <w:rFonts w:hint="eastAsia"/>
          <w:bCs/>
          <w:sz w:val="24"/>
        </w:rPr>
        <w:t>及</w:t>
      </w:r>
      <w:commentRangeStart w:id="1041"/>
      <w:commentRangeStart w:id="1042"/>
      <w:r>
        <w:rPr>
          <w:rFonts w:hint="eastAsia"/>
          <w:bCs/>
          <w:sz w:val="24"/>
        </w:rPr>
        <w:t>支架</w:t>
      </w:r>
      <w:commentRangeEnd w:id="1041"/>
      <w:r w:rsidR="00142A0A">
        <w:rPr>
          <w:rStyle w:val="af9"/>
          <w:rFonts w:hint="eastAsia"/>
          <w:bCs/>
          <w:sz w:val="24"/>
          <w:szCs w:val="24"/>
        </w:rPr>
        <w:commentReference w:id="1041"/>
      </w:r>
      <w:commentRangeEnd w:id="1042"/>
      <w:r>
        <w:rPr>
          <w:rStyle w:val="af9"/>
          <w:rFonts w:hint="eastAsia"/>
          <w:bCs/>
          <w:sz w:val="24"/>
          <w:szCs w:val="24"/>
        </w:rPr>
        <w:commentReference w:id="1042"/>
      </w:r>
      <w:r>
        <w:rPr>
          <w:rFonts w:hint="eastAsia"/>
          <w:bCs/>
          <w:sz w:val="24"/>
        </w:rPr>
        <w:t>置入：对于髂、股静脉存在严重固定狭窄</w:t>
      </w:r>
      <w:ins w:id="1043" w:author="Jing wang" w:date="2026-05-27T17:12:00Z" w16du:dateUtc="2026-05-27T09:12:00Z">
        <w:del w:id="1044" w:author="Jamie Wang" w:date="2026-05-28T15:15:00Z" w16du:dateUtc="2026-05-28T07:15:00Z">
          <w:r w:rsidR="00142A0A" w:rsidRPr="00F9268F" w:rsidDel="00454ECE">
            <w:rPr>
              <w:rFonts w:hint="eastAsia"/>
              <w:bCs/>
              <w:strike/>
              <w:sz w:val="24"/>
              <w:highlight w:val="yellow"/>
              <w:rPrChange w:id="1045" w:author="Jamie Wang" w:date="2026-05-28T13:51:00Z" w16du:dateUtc="2026-05-28T05:51:00Z">
                <w:rPr>
                  <w:rFonts w:hint="eastAsia"/>
                  <w:bCs/>
                  <w:sz w:val="24"/>
                </w:rPr>
              </w:rPrChange>
            </w:rPr>
            <w:delText>（</w:delText>
          </w:r>
          <w:r w:rsidR="00142A0A" w:rsidRPr="00F9268F" w:rsidDel="00454ECE">
            <w:rPr>
              <w:rFonts w:hint="eastAsia"/>
              <w:b/>
              <w:bCs/>
              <w:strike/>
              <w:color w:val="EE0000"/>
              <w:sz w:val="24"/>
              <w:highlight w:val="yellow"/>
              <w:rPrChange w:id="1046" w:author="Jamie Wang" w:date="2026-05-28T13:51:00Z" w16du:dateUtc="2026-05-28T05:51:00Z">
                <w:rPr>
                  <w:rFonts w:hint="eastAsia"/>
                  <w:b/>
                  <w:bCs/>
                  <w:color w:val="EE0000"/>
                  <w:sz w:val="18"/>
                  <w:szCs w:val="18"/>
                </w:rPr>
              </w:rPrChange>
            </w:rPr>
            <w:delText>造影显示管</w:delText>
          </w:r>
          <w:r w:rsidR="00142A0A" w:rsidRPr="00142A0A" w:rsidDel="00454ECE">
            <w:rPr>
              <w:rFonts w:hint="eastAsia"/>
              <w:b/>
              <w:bCs/>
              <w:color w:val="EE0000"/>
              <w:sz w:val="24"/>
              <w:highlight w:val="yellow"/>
              <w:rPrChange w:id="1047" w:author="Jing wang" w:date="2026-05-27T17:12:00Z" w16du:dateUtc="2026-05-27T09:12:00Z">
                <w:rPr>
                  <w:rFonts w:hint="eastAsia"/>
                  <w:b/>
                  <w:bCs/>
                  <w:color w:val="EE0000"/>
                  <w:sz w:val="18"/>
                  <w:szCs w:val="18"/>
                </w:rPr>
              </w:rPrChange>
            </w:rPr>
            <w:delText>腔狭窄</w:delText>
          </w:r>
          <w:r w:rsidR="00142A0A" w:rsidRPr="00142A0A" w:rsidDel="00454ECE">
            <w:rPr>
              <w:b/>
              <w:bCs/>
              <w:color w:val="EE0000"/>
              <w:sz w:val="24"/>
              <w:highlight w:val="yellow"/>
              <w:rPrChange w:id="1048" w:author="Jing wang" w:date="2026-05-27T17:12:00Z" w16du:dateUtc="2026-05-27T09:12:00Z">
                <w:rPr>
                  <w:b/>
                  <w:bCs/>
                  <w:color w:val="EE0000"/>
                  <w:sz w:val="18"/>
                  <w:szCs w:val="18"/>
                </w:rPr>
              </w:rPrChange>
            </w:rPr>
            <w:delText>&gt;50%</w:delText>
          </w:r>
          <w:r w:rsidR="00142A0A" w:rsidRPr="00142A0A" w:rsidDel="00454ECE">
            <w:rPr>
              <w:rFonts w:hint="eastAsia"/>
              <w:b/>
              <w:bCs/>
              <w:color w:val="EE0000"/>
              <w:sz w:val="24"/>
              <w:highlight w:val="yellow"/>
              <w:rPrChange w:id="1049" w:author="Jing wang" w:date="2026-05-27T17:12:00Z" w16du:dateUtc="2026-05-27T09:12:00Z">
                <w:rPr>
                  <w:rFonts w:hint="eastAsia"/>
                  <w:b/>
                  <w:bCs/>
                  <w:color w:val="EE0000"/>
                  <w:sz w:val="18"/>
                  <w:szCs w:val="18"/>
                </w:rPr>
              </w:rPrChange>
            </w:rPr>
            <w:delText>）</w:delText>
          </w:r>
        </w:del>
      </w:ins>
      <w:r w:rsidR="004C1DCC">
        <w:rPr>
          <w:rStyle w:val="aff3"/>
          <w:bCs/>
          <w:sz w:val="24"/>
        </w:rPr>
        <w:footnoteReference w:id="32"/>
      </w:r>
      <w:r>
        <w:rPr>
          <w:rFonts w:hint="eastAsia"/>
          <w:bCs/>
          <w:sz w:val="24"/>
        </w:rPr>
        <w:t>的患者，可在溶栓前酌情使用球囊扩张。整体溶栓治疗结束后，术者可酌情进行球囊扩张和支架植入</w:t>
      </w:r>
      <w:commentRangeStart w:id="1053"/>
      <w:r>
        <w:rPr>
          <w:rFonts w:hint="eastAsia"/>
          <w:bCs/>
          <w:sz w:val="24"/>
        </w:rPr>
        <w:t>术</w:t>
      </w:r>
      <w:commentRangeEnd w:id="1053"/>
      <w:r w:rsidR="00142A0A">
        <w:rPr>
          <w:rStyle w:val="af9"/>
          <w:rFonts w:hint="eastAsia"/>
          <w:bCs/>
          <w:sz w:val="24"/>
          <w:szCs w:val="24"/>
        </w:rPr>
        <w:commentReference w:id="1053"/>
      </w:r>
      <w:r>
        <w:rPr>
          <w:rFonts w:hint="eastAsia"/>
          <w:bCs/>
          <w:sz w:val="24"/>
        </w:rPr>
        <w:t>。</w:t>
      </w:r>
    </w:p>
    <w:p w14:paraId="040354E8" w14:textId="24030EE2" w:rsidR="001C73AA" w:rsidRDefault="00000000">
      <w:pPr>
        <w:pStyle w:val="afe"/>
        <w:numPr>
          <w:ilvl w:val="0"/>
          <w:numId w:val="42"/>
        </w:numPr>
        <w:spacing w:line="360" w:lineRule="auto"/>
        <w:ind w:firstLineChars="0"/>
        <w:rPr>
          <w:bCs/>
          <w:sz w:val="24"/>
        </w:rPr>
      </w:pPr>
      <w:bookmarkStart w:id="1054" w:name="OLE_LINK50"/>
      <w:r>
        <w:rPr>
          <w:rFonts w:hint="eastAsia"/>
          <w:bCs/>
          <w:sz w:val="24"/>
        </w:rPr>
        <w:t>术后抗凝及监测建议</w:t>
      </w:r>
      <w:r w:rsidR="004C1DCC">
        <w:rPr>
          <w:rStyle w:val="aff3"/>
          <w:bCs/>
          <w:sz w:val="24"/>
        </w:rPr>
        <w:footnoteReference w:id="33"/>
      </w:r>
      <w:r>
        <w:rPr>
          <w:rFonts w:hint="eastAsia"/>
          <w:bCs/>
          <w:sz w:val="24"/>
        </w:rPr>
        <w:t>：对需进一步尿激酶溶栓治疗的患者，可使用肝素泵入抗凝</w:t>
      </w:r>
      <w:r>
        <w:rPr>
          <w:rFonts w:hint="eastAsia"/>
          <w:bCs/>
          <w:sz w:val="24"/>
        </w:rPr>
        <w:lastRenderedPageBreak/>
        <w:t>治疗，维持剂量</w:t>
      </w:r>
      <w:r>
        <w:rPr>
          <w:bCs/>
          <w:sz w:val="24"/>
        </w:rPr>
        <w:t>18 U/kg/h</w:t>
      </w:r>
      <w:r>
        <w:rPr>
          <w:rFonts w:hint="eastAsia"/>
          <w:bCs/>
          <w:sz w:val="24"/>
        </w:rPr>
        <w:t>，同时经导管鞘泵入肝素</w:t>
      </w:r>
      <w:r>
        <w:rPr>
          <w:bCs/>
          <w:sz w:val="24"/>
        </w:rPr>
        <w:t>1mg/h</w:t>
      </w:r>
      <w:r>
        <w:rPr>
          <w:bCs/>
          <w:sz w:val="24"/>
          <w:vertAlign w:val="superscript"/>
        </w:rPr>
        <w:t>[13]</w:t>
      </w:r>
      <w:r>
        <w:rPr>
          <w:rFonts w:hint="eastAsia"/>
          <w:bCs/>
          <w:sz w:val="24"/>
        </w:rPr>
        <w:t>。术后需检测</w:t>
      </w:r>
      <w:r>
        <w:rPr>
          <w:bCs/>
          <w:sz w:val="24"/>
        </w:rPr>
        <w:t>APTT</w:t>
      </w:r>
      <w:r>
        <w:rPr>
          <w:rFonts w:hint="eastAsia"/>
          <w:bCs/>
          <w:sz w:val="24"/>
        </w:rPr>
        <w:t>水平来调整肝素剂量，</w:t>
      </w:r>
      <w:r>
        <w:rPr>
          <w:bCs/>
          <w:sz w:val="24"/>
        </w:rPr>
        <w:t>APTT</w:t>
      </w:r>
      <w:r>
        <w:rPr>
          <w:rFonts w:hint="eastAsia"/>
          <w:bCs/>
          <w:sz w:val="24"/>
        </w:rPr>
        <w:t>目标水平为正常基线值的</w:t>
      </w:r>
      <w:r>
        <w:rPr>
          <w:bCs/>
          <w:sz w:val="24"/>
        </w:rPr>
        <w:t>1.5-2.5</w:t>
      </w:r>
      <w:r>
        <w:rPr>
          <w:rFonts w:hint="eastAsia"/>
          <w:bCs/>
          <w:sz w:val="24"/>
        </w:rPr>
        <w:t>倍。</w:t>
      </w:r>
    </w:p>
    <w:bookmarkEnd w:id="1054"/>
    <w:p w14:paraId="4AFA043B" w14:textId="77777777" w:rsidR="001C73AA" w:rsidRDefault="00000000" w:rsidP="00F822EF">
      <w:pPr>
        <w:pStyle w:val="afe"/>
        <w:numPr>
          <w:ilvl w:val="0"/>
          <w:numId w:val="42"/>
        </w:numPr>
        <w:tabs>
          <w:tab w:val="clear" w:pos="397"/>
        </w:tabs>
        <w:spacing w:line="360" w:lineRule="auto"/>
        <w:ind w:left="415" w:hangingChars="173" w:hanging="415"/>
        <w:rPr>
          <w:bCs/>
          <w:sz w:val="24"/>
        </w:rPr>
      </w:pPr>
      <w:r>
        <w:rPr>
          <w:rFonts w:hint="eastAsia"/>
          <w:bCs/>
          <w:sz w:val="24"/>
        </w:rPr>
        <w:t>超声溶栓导管的使用建议：使用超声辅助溶栓导管治疗时，需根据血栓长度选择合适工作长度的导管，使得导管工作段尽量全部覆盖到血栓段。</w:t>
      </w:r>
    </w:p>
    <w:p w14:paraId="39F8234E" w14:textId="43A8DDC9" w:rsidR="001C73AA" w:rsidRDefault="00000000" w:rsidP="00F822EF">
      <w:pPr>
        <w:pStyle w:val="afe"/>
        <w:numPr>
          <w:ilvl w:val="0"/>
          <w:numId w:val="42"/>
        </w:numPr>
        <w:tabs>
          <w:tab w:val="clear" w:pos="397"/>
        </w:tabs>
        <w:spacing w:line="360" w:lineRule="auto"/>
        <w:ind w:left="415" w:hangingChars="173" w:hanging="415"/>
        <w:rPr>
          <w:bCs/>
          <w:sz w:val="24"/>
        </w:rPr>
      </w:pPr>
      <w:r>
        <w:rPr>
          <w:rFonts w:hint="eastAsia"/>
          <w:bCs/>
          <w:sz w:val="24"/>
        </w:rPr>
        <w:t>术后长期抗凝治疗建议</w:t>
      </w:r>
      <w:commentRangeStart w:id="1056"/>
      <w:commentRangeEnd w:id="1056"/>
      <w:r w:rsidR="00142A0A">
        <w:rPr>
          <w:rStyle w:val="af9"/>
          <w:rFonts w:hint="eastAsia"/>
          <w:bCs/>
          <w:sz w:val="24"/>
          <w:szCs w:val="24"/>
        </w:rPr>
        <w:commentReference w:id="1056"/>
      </w:r>
      <w:r>
        <w:rPr>
          <w:rFonts w:hint="eastAsia"/>
          <w:bCs/>
          <w:sz w:val="24"/>
        </w:rPr>
        <w:t>：</w:t>
      </w:r>
      <w:r w:rsidRPr="00F822EF">
        <w:rPr>
          <w:bCs/>
          <w:sz w:val="24"/>
          <w:lang w:bidi="ar"/>
        </w:rPr>
        <w:t>术后长期抗凝治疗：对于不伴有肿瘤的下肢</w:t>
      </w:r>
      <w:r w:rsidRPr="00F822EF">
        <w:rPr>
          <w:bCs/>
          <w:sz w:val="24"/>
          <w:lang w:bidi="ar"/>
        </w:rPr>
        <w:t xml:space="preserve"> DVT </w:t>
      </w:r>
      <w:r w:rsidRPr="00F822EF">
        <w:rPr>
          <w:bCs/>
          <w:sz w:val="24"/>
          <w:lang w:bidi="ar"/>
        </w:rPr>
        <w:t>使用新型口服抗凝药物（如利伐沙班）或维生素</w:t>
      </w:r>
      <w:r w:rsidRPr="00F822EF">
        <w:rPr>
          <w:bCs/>
          <w:sz w:val="24"/>
          <w:lang w:bidi="ar"/>
        </w:rPr>
        <w:t xml:space="preserve"> K </w:t>
      </w:r>
      <w:r w:rsidRPr="00F822EF">
        <w:rPr>
          <w:bCs/>
          <w:sz w:val="24"/>
          <w:lang w:bidi="ar"/>
        </w:rPr>
        <w:t>拮抗剂（如华法林），其中继发于手术或一过性危险因素的初发</w:t>
      </w:r>
      <w:r w:rsidRPr="00F822EF">
        <w:rPr>
          <w:bCs/>
          <w:sz w:val="24"/>
          <w:lang w:bidi="ar"/>
        </w:rPr>
        <w:t>DVT</w:t>
      </w:r>
      <w:r w:rsidRPr="00F822EF">
        <w:rPr>
          <w:bCs/>
          <w:sz w:val="24"/>
          <w:lang w:bidi="ar"/>
        </w:rPr>
        <w:t>患者抗凝治疗</w:t>
      </w:r>
      <w:r w:rsidRPr="00F822EF">
        <w:rPr>
          <w:bCs/>
          <w:sz w:val="24"/>
          <w:lang w:bidi="ar"/>
        </w:rPr>
        <w:t>3</w:t>
      </w:r>
      <w:r w:rsidRPr="00F822EF">
        <w:rPr>
          <w:bCs/>
          <w:sz w:val="24"/>
          <w:lang w:bidi="ar"/>
        </w:rPr>
        <w:t>个月；无诱因的首次近端</w:t>
      </w:r>
      <w:r w:rsidRPr="00F822EF">
        <w:rPr>
          <w:bCs/>
          <w:sz w:val="24"/>
          <w:lang w:bidi="ar"/>
        </w:rPr>
        <w:t xml:space="preserve"> DVT </w:t>
      </w:r>
      <w:r w:rsidRPr="00F822EF">
        <w:rPr>
          <w:bCs/>
          <w:sz w:val="24"/>
          <w:lang w:bidi="ar"/>
        </w:rPr>
        <w:t>或复发的患者抗凝</w:t>
      </w:r>
      <w:r w:rsidRPr="00F822EF">
        <w:rPr>
          <w:bCs/>
          <w:sz w:val="24"/>
          <w:lang w:bidi="ar"/>
        </w:rPr>
        <w:t xml:space="preserve"> 3 </w:t>
      </w:r>
      <w:r w:rsidRPr="00F822EF">
        <w:rPr>
          <w:bCs/>
          <w:sz w:val="24"/>
          <w:lang w:bidi="ar"/>
        </w:rPr>
        <w:t>个月后建议延长抗凝治疗。对于伴有肿瘤的下肢</w:t>
      </w:r>
      <w:r w:rsidRPr="00F822EF">
        <w:rPr>
          <w:bCs/>
          <w:sz w:val="24"/>
          <w:lang w:bidi="ar"/>
        </w:rPr>
        <w:t xml:space="preserve"> DVT </w:t>
      </w:r>
      <w:r w:rsidRPr="00F822EF">
        <w:rPr>
          <w:bCs/>
          <w:sz w:val="24"/>
          <w:lang w:bidi="ar"/>
        </w:rPr>
        <w:t>患者，推荐低分子肝素抗凝治疗，抗凝</w:t>
      </w:r>
      <w:r w:rsidRPr="00F822EF">
        <w:rPr>
          <w:bCs/>
          <w:sz w:val="24"/>
          <w:lang w:bidi="ar"/>
        </w:rPr>
        <w:t xml:space="preserve"> 3 </w:t>
      </w:r>
      <w:r w:rsidRPr="00F822EF">
        <w:rPr>
          <w:bCs/>
          <w:sz w:val="24"/>
          <w:lang w:bidi="ar"/>
        </w:rPr>
        <w:t>个月后，建议延长抗凝治疗。其中维生素</w:t>
      </w:r>
      <w:r w:rsidRPr="00F822EF">
        <w:rPr>
          <w:bCs/>
          <w:sz w:val="24"/>
          <w:lang w:bidi="ar"/>
        </w:rPr>
        <w:t xml:space="preserve"> K </w:t>
      </w:r>
      <w:r w:rsidRPr="00F822EF">
        <w:rPr>
          <w:bCs/>
          <w:sz w:val="24"/>
          <w:lang w:bidi="ar"/>
        </w:rPr>
        <w:t>拮抗剂在整个治疗过程中需定期监测</w:t>
      </w:r>
      <w:r w:rsidRPr="00F822EF">
        <w:rPr>
          <w:bCs/>
          <w:sz w:val="24"/>
          <w:lang w:bidi="ar"/>
        </w:rPr>
        <w:t xml:space="preserve"> INR</w:t>
      </w:r>
      <w:r w:rsidRPr="00F822EF">
        <w:rPr>
          <w:bCs/>
          <w:sz w:val="24"/>
          <w:lang w:bidi="ar"/>
        </w:rPr>
        <w:t>，使其维持在</w:t>
      </w:r>
      <w:r w:rsidRPr="00F822EF">
        <w:rPr>
          <w:bCs/>
          <w:sz w:val="24"/>
          <w:lang w:bidi="ar"/>
        </w:rPr>
        <w:t xml:space="preserve"> 2~3</w:t>
      </w:r>
      <w:r>
        <w:rPr>
          <w:rFonts w:hint="eastAsia"/>
          <w:bCs/>
          <w:sz w:val="24"/>
        </w:rPr>
        <w:t>。</w:t>
      </w:r>
    </w:p>
    <w:p w14:paraId="2AC48D78" w14:textId="77777777" w:rsidR="001C73AA" w:rsidRDefault="00000000" w:rsidP="00F822EF">
      <w:pPr>
        <w:pStyle w:val="afe"/>
        <w:numPr>
          <w:ilvl w:val="255"/>
          <w:numId w:val="0"/>
        </w:numPr>
        <w:spacing w:line="360" w:lineRule="auto"/>
        <w:rPr>
          <w:bCs/>
          <w:sz w:val="24"/>
        </w:rPr>
      </w:pPr>
      <w:r w:rsidRPr="00F822EF">
        <w:rPr>
          <w:rFonts w:hint="eastAsia"/>
          <w:bCs/>
          <w:sz w:val="24"/>
        </w:rPr>
        <w:t>注：上述仅为操作建议，可根据各中心实际诊疗情况以及最新指南或专家共识进行操作调整，患者的用药情况及治疗情况需详细记录在</w:t>
      </w:r>
      <w:r w:rsidRPr="00F822EF">
        <w:rPr>
          <w:bCs/>
          <w:sz w:val="24"/>
        </w:rPr>
        <w:t>CRF</w:t>
      </w:r>
      <w:r w:rsidRPr="00F822EF">
        <w:rPr>
          <w:rFonts w:hint="eastAsia"/>
          <w:bCs/>
          <w:sz w:val="24"/>
        </w:rPr>
        <w:t>中。</w:t>
      </w:r>
    </w:p>
    <w:p w14:paraId="607DF700" w14:textId="77777777" w:rsidR="001C73AA" w:rsidRDefault="00000000" w:rsidP="00F822EF">
      <w:pPr>
        <w:pStyle w:val="afe"/>
        <w:numPr>
          <w:ilvl w:val="2"/>
          <w:numId w:val="35"/>
        </w:numPr>
        <w:spacing w:line="360" w:lineRule="auto"/>
        <w:ind w:firstLineChars="0"/>
        <w:rPr>
          <w:b/>
          <w:sz w:val="24"/>
        </w:rPr>
      </w:pPr>
      <w:commentRangeStart w:id="1057"/>
      <w:r w:rsidRPr="00F822EF">
        <w:rPr>
          <w:rFonts w:hint="eastAsia"/>
          <w:b/>
          <w:sz w:val="24"/>
        </w:rPr>
        <w:t>补救治疗</w:t>
      </w:r>
      <w:commentRangeEnd w:id="1057"/>
      <w:r w:rsidR="00142A0A">
        <w:rPr>
          <w:rStyle w:val="af9"/>
          <w:b/>
          <w:sz w:val="24"/>
          <w:szCs w:val="24"/>
        </w:rPr>
        <w:commentReference w:id="1057"/>
      </w:r>
    </w:p>
    <w:p w14:paraId="7FFAEDFC" w14:textId="77777777" w:rsidR="001C73AA" w:rsidRPr="00F822EF" w:rsidRDefault="00000000" w:rsidP="00F822EF">
      <w:pPr>
        <w:pStyle w:val="afe"/>
        <w:spacing w:line="360" w:lineRule="auto"/>
        <w:ind w:firstLine="480"/>
        <w:rPr>
          <w:bCs/>
          <w:sz w:val="24"/>
        </w:rPr>
      </w:pPr>
      <w:r>
        <w:rPr>
          <w:rFonts w:hint="eastAsia"/>
          <w:bCs/>
          <w:sz w:val="24"/>
        </w:rPr>
        <w:t>当出现以下特定情况时，可以选择</w:t>
      </w:r>
      <w:r w:rsidRPr="00F822EF">
        <w:rPr>
          <w:bCs/>
          <w:sz w:val="24"/>
        </w:rPr>
        <w:t>PMT</w:t>
      </w:r>
      <w:r>
        <w:rPr>
          <w:rFonts w:hint="eastAsia"/>
          <w:bCs/>
          <w:sz w:val="24"/>
        </w:rPr>
        <w:t>和外科取栓等</w:t>
      </w:r>
      <w:r w:rsidRPr="00F822EF">
        <w:rPr>
          <w:bCs/>
          <w:sz w:val="24"/>
        </w:rPr>
        <w:t>作为补救</w:t>
      </w:r>
      <w:r>
        <w:rPr>
          <w:rFonts w:hint="eastAsia"/>
          <w:bCs/>
          <w:sz w:val="24"/>
        </w:rPr>
        <w:t>治疗：</w:t>
      </w:r>
      <w:r w:rsidRPr="00F822EF">
        <w:rPr>
          <w:bCs/>
          <w:sz w:val="24"/>
        </w:rPr>
        <w:t xml:space="preserve">① </w:t>
      </w:r>
      <w:r w:rsidRPr="00F822EF">
        <w:rPr>
          <w:bCs/>
          <w:sz w:val="24"/>
        </w:rPr>
        <w:t>溶栓治疗后，当</w:t>
      </w:r>
      <w:r w:rsidRPr="00F822EF">
        <w:rPr>
          <w:bCs/>
          <w:sz w:val="24"/>
        </w:rPr>
        <w:t>Fg&lt;1.0g/L</w:t>
      </w:r>
      <w:r w:rsidRPr="00F822EF">
        <w:rPr>
          <w:bCs/>
          <w:sz w:val="24"/>
        </w:rPr>
        <w:t>必须停用尿激酶时，造影仍显示大量残余血栓（血栓负荷评分改善</w:t>
      </w:r>
      <w:r w:rsidRPr="00F822EF">
        <w:rPr>
          <w:bCs/>
          <w:sz w:val="24"/>
        </w:rPr>
        <w:t>&lt;30%</w:t>
      </w:r>
      <w:r w:rsidRPr="00F822EF">
        <w:rPr>
          <w:bCs/>
          <w:sz w:val="24"/>
        </w:rPr>
        <w:t>），可考虑联合</w:t>
      </w:r>
      <w:r w:rsidRPr="00F822EF">
        <w:rPr>
          <w:bCs/>
          <w:sz w:val="24"/>
        </w:rPr>
        <w:t>PMT</w:t>
      </w:r>
      <w:r w:rsidRPr="00F822EF">
        <w:rPr>
          <w:bCs/>
          <w:sz w:val="24"/>
        </w:rPr>
        <w:t>；</w:t>
      </w:r>
      <w:r w:rsidRPr="00F822EF">
        <w:rPr>
          <w:bCs/>
          <w:sz w:val="24"/>
        </w:rPr>
        <w:t xml:space="preserve">② </w:t>
      </w:r>
      <w:r w:rsidRPr="00F822EF">
        <w:rPr>
          <w:bCs/>
          <w:sz w:val="24"/>
        </w:rPr>
        <w:t>患者出现溶栓药物相关严重不良反应需要终止溶栓，但血栓清除不充分；</w:t>
      </w:r>
      <w:r w:rsidRPr="00F822EF">
        <w:rPr>
          <w:bCs/>
          <w:sz w:val="24"/>
        </w:rPr>
        <w:t xml:space="preserve">③ </w:t>
      </w:r>
      <w:r w:rsidRPr="00F822EF">
        <w:rPr>
          <w:bCs/>
          <w:sz w:val="24"/>
        </w:rPr>
        <w:t>术者判断单纯</w:t>
      </w:r>
      <w:r w:rsidRPr="00F822EF">
        <w:rPr>
          <w:bCs/>
          <w:sz w:val="24"/>
        </w:rPr>
        <w:t>CDT</w:t>
      </w:r>
      <w:r w:rsidRPr="00F822EF">
        <w:rPr>
          <w:bCs/>
          <w:sz w:val="24"/>
        </w:rPr>
        <w:t>难以在安全时间窗内完成充分溶栓</w:t>
      </w:r>
      <w:r>
        <w:rPr>
          <w:rFonts w:hint="eastAsia"/>
          <w:bCs/>
          <w:sz w:val="24"/>
        </w:rPr>
        <w:t>。</w:t>
      </w:r>
      <w:r w:rsidRPr="00F822EF">
        <w:rPr>
          <w:bCs/>
          <w:sz w:val="24"/>
        </w:rPr>
        <w:t>CRF</w:t>
      </w:r>
      <w:r w:rsidRPr="00F822EF">
        <w:rPr>
          <w:rFonts w:hint="eastAsia"/>
          <w:bCs/>
          <w:sz w:val="24"/>
        </w:rPr>
        <w:t>需要</w:t>
      </w:r>
      <w:r w:rsidRPr="00F822EF">
        <w:rPr>
          <w:bCs/>
          <w:sz w:val="24"/>
        </w:rPr>
        <w:t>记录</w:t>
      </w:r>
      <w:r w:rsidRPr="00F822EF">
        <w:rPr>
          <w:rFonts w:hint="eastAsia"/>
          <w:bCs/>
          <w:sz w:val="24"/>
        </w:rPr>
        <w:t>补救治疗的详细内容。</w:t>
      </w:r>
    </w:p>
    <w:p w14:paraId="4BEBA37E" w14:textId="77777777" w:rsidR="001C73AA" w:rsidRDefault="00000000">
      <w:pPr>
        <w:pStyle w:val="24"/>
        <w:numPr>
          <w:ilvl w:val="1"/>
          <w:numId w:val="23"/>
        </w:numPr>
        <w:spacing w:before="156"/>
        <w:rPr>
          <w:bCs/>
        </w:rPr>
      </w:pPr>
      <w:bookmarkStart w:id="1058" w:name="_Toc118380711"/>
      <w:bookmarkStart w:id="1059" w:name="_Toc3374"/>
      <w:bookmarkStart w:id="1060" w:name="_Toc25385"/>
      <w:bookmarkStart w:id="1061" w:name="_Toc104144624"/>
      <w:bookmarkStart w:id="1062" w:name="_Toc104144462"/>
      <w:bookmarkStart w:id="1063" w:name="_Toc23201"/>
      <w:bookmarkStart w:id="1064" w:name="_Toc104144992"/>
      <w:bookmarkEnd w:id="1022"/>
      <w:r>
        <w:rPr>
          <w:rFonts w:hint="eastAsia"/>
          <w:bCs/>
        </w:rPr>
        <w:t>偏倚控制措施</w:t>
      </w:r>
      <w:bookmarkEnd w:id="1058"/>
      <w:bookmarkEnd w:id="1059"/>
      <w:bookmarkEnd w:id="1060"/>
      <w:bookmarkEnd w:id="1061"/>
      <w:bookmarkEnd w:id="1062"/>
      <w:bookmarkEnd w:id="1063"/>
      <w:bookmarkEnd w:id="1064"/>
    </w:p>
    <w:p w14:paraId="3D13378E" w14:textId="77777777" w:rsidR="001C73AA" w:rsidRDefault="00000000">
      <w:pPr>
        <w:pStyle w:val="24"/>
        <w:numPr>
          <w:ilvl w:val="0"/>
          <w:numId w:val="44"/>
        </w:numPr>
        <w:spacing w:beforeLines="0" w:before="0"/>
        <w:rPr>
          <w:bCs/>
        </w:rPr>
      </w:pPr>
      <w:r>
        <w:rPr>
          <w:rFonts w:hint="eastAsia"/>
          <w:b w:val="0"/>
        </w:rPr>
        <w:t>根据研究方案、国家医疗器械临床试验相关规定和</w:t>
      </w:r>
      <w:r>
        <w:rPr>
          <w:b w:val="0"/>
        </w:rPr>
        <w:t>GCP</w:t>
      </w:r>
      <w:r>
        <w:rPr>
          <w:rFonts w:hint="eastAsia"/>
          <w:b w:val="0"/>
        </w:rPr>
        <w:t>原则以及公司标准操作流程</w:t>
      </w:r>
      <w:r>
        <w:rPr>
          <w:b w:val="0"/>
        </w:rPr>
        <w:t>(SOP)</w:t>
      </w:r>
      <w:r>
        <w:rPr>
          <w:rFonts w:hint="eastAsia"/>
          <w:b w:val="0"/>
        </w:rPr>
        <w:t>进行临床试验。申办方对参加本次研究的研究者进行研究方案以及研究器械操作规范的培训，确保研究者充分了解研究流程及研究器械使用说明。</w:t>
      </w:r>
    </w:p>
    <w:p w14:paraId="4232BC83" w14:textId="77777777" w:rsidR="001C73AA" w:rsidRDefault="00000000">
      <w:pPr>
        <w:pStyle w:val="afe"/>
        <w:numPr>
          <w:ilvl w:val="0"/>
          <w:numId w:val="44"/>
        </w:numPr>
        <w:spacing w:line="360" w:lineRule="auto"/>
        <w:ind w:firstLineChars="0"/>
        <w:rPr>
          <w:snapToGrid w:val="0"/>
          <w:color w:val="000000" w:themeColor="text1"/>
          <w:sz w:val="24"/>
        </w:rPr>
      </w:pPr>
      <w:r>
        <w:rPr>
          <w:rFonts w:hint="eastAsia"/>
          <w:snapToGrid w:val="0"/>
          <w:color w:val="000000" w:themeColor="text1"/>
          <w:sz w:val="24"/>
        </w:rPr>
        <w:t>申办者委派合格临床试验监查员</w:t>
      </w:r>
      <w:r>
        <w:rPr>
          <w:snapToGrid w:val="0"/>
          <w:color w:val="000000" w:themeColor="text1"/>
          <w:sz w:val="24"/>
        </w:rPr>
        <w:t>(CRA)</w:t>
      </w:r>
      <w:r>
        <w:rPr>
          <w:rFonts w:hint="eastAsia"/>
          <w:snapToGrid w:val="0"/>
          <w:color w:val="000000" w:themeColor="text1"/>
          <w:sz w:val="24"/>
        </w:rPr>
        <w:t>对研究中心进行监查，做好质量控制工作及监查记录，并及时与研究者沟通在监查中发现的问题。</w:t>
      </w:r>
    </w:p>
    <w:p w14:paraId="05868695" w14:textId="77777777" w:rsidR="001C73AA" w:rsidRDefault="00000000">
      <w:pPr>
        <w:pStyle w:val="afe"/>
        <w:numPr>
          <w:ilvl w:val="0"/>
          <w:numId w:val="44"/>
        </w:numPr>
        <w:spacing w:line="360" w:lineRule="auto"/>
        <w:ind w:firstLineChars="0"/>
        <w:rPr>
          <w:snapToGrid w:val="0"/>
          <w:color w:val="000000" w:themeColor="text1"/>
          <w:sz w:val="24"/>
        </w:rPr>
      </w:pPr>
      <w:r>
        <w:rPr>
          <w:rFonts w:hint="eastAsia"/>
          <w:snapToGrid w:val="0"/>
          <w:color w:val="000000" w:themeColor="text1"/>
          <w:sz w:val="24"/>
        </w:rPr>
        <w:t>本研究为多中心临床试验，尽量减少由于不同研究中心的研究者手术操作的习惯造成的偏倚。</w:t>
      </w:r>
    </w:p>
    <w:p w14:paraId="49C14412" w14:textId="77777777" w:rsidR="001C73AA" w:rsidRDefault="00000000">
      <w:pPr>
        <w:pStyle w:val="afe"/>
        <w:numPr>
          <w:ilvl w:val="0"/>
          <w:numId w:val="44"/>
        </w:numPr>
        <w:spacing w:line="360" w:lineRule="auto"/>
        <w:ind w:firstLineChars="0"/>
        <w:rPr>
          <w:snapToGrid w:val="0"/>
          <w:color w:val="000000" w:themeColor="text1"/>
          <w:sz w:val="24"/>
        </w:rPr>
      </w:pPr>
      <w:r>
        <w:rPr>
          <w:sz w:val="24"/>
        </w:rPr>
        <w:t>采用随机系统进行</w:t>
      </w:r>
      <w:r>
        <w:rPr>
          <w:rFonts w:hint="eastAsia"/>
          <w:sz w:val="24"/>
        </w:rPr>
        <w:t>区组随机的方法，</w:t>
      </w:r>
      <w:r w:rsidRPr="00F822EF">
        <w:rPr>
          <w:rFonts w:hint="eastAsia"/>
          <w:sz w:val="24"/>
        </w:rPr>
        <w:t>分层因素包括中心、临床分型（急性期（发病时间≤</w:t>
      </w:r>
      <w:r w:rsidRPr="00F822EF">
        <w:rPr>
          <w:sz w:val="24"/>
        </w:rPr>
        <w:t>14d</w:t>
      </w:r>
      <w:r w:rsidRPr="00F822EF">
        <w:rPr>
          <w:rFonts w:hint="eastAsia"/>
          <w:sz w:val="24"/>
        </w:rPr>
        <w:t>）、亚急性期（</w:t>
      </w:r>
      <w:bookmarkStart w:id="1065" w:name="OLE_LINK7"/>
      <w:r w:rsidRPr="00F822EF">
        <w:rPr>
          <w:sz w:val="24"/>
        </w:rPr>
        <w:t>14d</w:t>
      </w:r>
      <w:r w:rsidRPr="00F822EF">
        <w:rPr>
          <w:rFonts w:hint="eastAsia"/>
          <w:sz w:val="24"/>
        </w:rPr>
        <w:t>＜发病时间≤</w:t>
      </w:r>
      <w:r w:rsidRPr="00F822EF">
        <w:rPr>
          <w:sz w:val="24"/>
        </w:rPr>
        <w:t>30d</w:t>
      </w:r>
      <w:bookmarkEnd w:id="1065"/>
      <w:r w:rsidRPr="00F822EF">
        <w:rPr>
          <w:rFonts w:hint="eastAsia"/>
          <w:sz w:val="24"/>
        </w:rPr>
        <w:t>））</w:t>
      </w:r>
      <w:r>
        <w:rPr>
          <w:rFonts w:hint="eastAsia"/>
          <w:sz w:val="24"/>
        </w:rPr>
        <w:t>。每</w:t>
      </w:r>
      <w:r>
        <w:rPr>
          <w:sz w:val="24"/>
        </w:rPr>
        <w:t>一位患者入组时，参研机构研究者登录随机化网站，随机化后，系统即显示该患者的分组安排，根据随机结</w:t>
      </w:r>
      <w:r>
        <w:rPr>
          <w:sz w:val="24"/>
        </w:rPr>
        <w:lastRenderedPageBreak/>
        <w:t>果实施干预</w:t>
      </w:r>
      <w:r>
        <w:rPr>
          <w:sz w:val="24"/>
          <w:szCs w:val="23"/>
        </w:rPr>
        <w:t>，以减少偏倚。</w:t>
      </w:r>
    </w:p>
    <w:p w14:paraId="30D5790C" w14:textId="77777777" w:rsidR="001C73AA" w:rsidRDefault="00000000">
      <w:pPr>
        <w:pStyle w:val="afe"/>
        <w:numPr>
          <w:ilvl w:val="0"/>
          <w:numId w:val="44"/>
        </w:numPr>
        <w:spacing w:line="360" w:lineRule="auto"/>
        <w:ind w:firstLineChars="0"/>
        <w:rPr>
          <w:snapToGrid w:val="0"/>
          <w:color w:val="000000" w:themeColor="text1"/>
          <w:sz w:val="24"/>
        </w:rPr>
      </w:pPr>
      <w:r>
        <w:rPr>
          <w:rFonts w:eastAsiaTheme="minorEastAsia" w:hint="eastAsia"/>
          <w:bCs/>
          <w:kern w:val="0"/>
          <w:sz w:val="24"/>
        </w:rPr>
        <w:t>主要评价指标“溶栓治疗</w:t>
      </w:r>
      <w:r>
        <w:rPr>
          <w:rFonts w:eastAsiaTheme="minorEastAsia" w:hint="eastAsia"/>
          <w:bCs/>
          <w:kern w:val="0"/>
          <w:sz w:val="24"/>
        </w:rPr>
        <w:t>2</w:t>
      </w:r>
      <w:r>
        <w:rPr>
          <w:rFonts w:eastAsiaTheme="minorEastAsia"/>
          <w:bCs/>
          <w:kern w:val="0"/>
          <w:sz w:val="24"/>
        </w:rPr>
        <w:t>4</w:t>
      </w:r>
      <w:r>
        <w:rPr>
          <w:rFonts w:eastAsiaTheme="minorEastAsia" w:hint="eastAsia"/>
          <w:bCs/>
          <w:kern w:val="0"/>
          <w:sz w:val="24"/>
        </w:rPr>
        <w:t>h</w:t>
      </w:r>
      <w:r>
        <w:rPr>
          <w:rFonts w:eastAsiaTheme="minorEastAsia" w:hint="eastAsia"/>
          <w:bCs/>
          <w:kern w:val="0"/>
          <w:sz w:val="24"/>
        </w:rPr>
        <w:t>血栓清除率”</w:t>
      </w:r>
      <w:r>
        <w:rPr>
          <w:sz w:val="24"/>
        </w:rPr>
        <w:t>由</w:t>
      </w:r>
      <w:r>
        <w:rPr>
          <w:rFonts w:hint="eastAsia"/>
          <w:sz w:val="24"/>
        </w:rPr>
        <w:t>专业</w:t>
      </w:r>
      <w:r>
        <w:rPr>
          <w:sz w:val="24"/>
        </w:rPr>
        <w:t>人员在</w:t>
      </w:r>
      <w:r>
        <w:rPr>
          <w:rFonts w:hint="eastAsia"/>
          <w:sz w:val="24"/>
        </w:rPr>
        <w:t>盲态下根据</w:t>
      </w:r>
      <w:r>
        <w:rPr>
          <w:sz w:val="24"/>
        </w:rPr>
        <w:t>血管造影</w:t>
      </w:r>
      <w:r>
        <w:rPr>
          <w:rFonts w:hint="eastAsia"/>
          <w:sz w:val="24"/>
        </w:rPr>
        <w:t>影像资料</w:t>
      </w:r>
      <w:r>
        <w:rPr>
          <w:sz w:val="24"/>
        </w:rPr>
        <w:t>进行</w:t>
      </w:r>
      <w:r>
        <w:rPr>
          <w:rFonts w:hint="eastAsia"/>
          <w:sz w:val="24"/>
        </w:rPr>
        <w:t>统一</w:t>
      </w:r>
      <w:r>
        <w:rPr>
          <w:sz w:val="24"/>
        </w:rPr>
        <w:t>评价</w:t>
      </w:r>
      <w:r>
        <w:rPr>
          <w:kern w:val="0"/>
          <w:sz w:val="24"/>
          <w:szCs w:val="23"/>
        </w:rPr>
        <w:t>。</w:t>
      </w:r>
    </w:p>
    <w:p w14:paraId="08935B21" w14:textId="77777777" w:rsidR="001C73AA" w:rsidRDefault="00000000">
      <w:pPr>
        <w:pStyle w:val="afe"/>
        <w:numPr>
          <w:ilvl w:val="0"/>
          <w:numId w:val="44"/>
        </w:numPr>
        <w:spacing w:line="360" w:lineRule="auto"/>
        <w:ind w:firstLineChars="0"/>
        <w:rPr>
          <w:color w:val="000000" w:themeColor="text1"/>
          <w:sz w:val="24"/>
        </w:rPr>
      </w:pPr>
      <w:r>
        <w:rPr>
          <w:rFonts w:hint="eastAsia"/>
          <w:snapToGrid w:val="0"/>
          <w:color w:val="000000" w:themeColor="text1"/>
          <w:sz w:val="24"/>
        </w:rPr>
        <w:t>本试验严格按照临床试验方案实施，从而减少因偏离或违背方案造成的偏倚。</w:t>
      </w:r>
    </w:p>
    <w:p w14:paraId="367FA345" w14:textId="77777777" w:rsidR="001C73AA" w:rsidRDefault="00000000">
      <w:pPr>
        <w:pStyle w:val="11"/>
        <w:numPr>
          <w:ilvl w:val="0"/>
          <w:numId w:val="13"/>
        </w:numPr>
        <w:spacing w:before="312" w:after="156"/>
        <w:rPr>
          <w:bCs/>
        </w:rPr>
      </w:pPr>
      <w:bookmarkStart w:id="1066" w:name="_Toc118380712"/>
      <w:bookmarkStart w:id="1067" w:name="_Toc11291"/>
      <w:bookmarkStart w:id="1068" w:name="_Toc3162"/>
      <w:bookmarkStart w:id="1069" w:name="_Toc104144625"/>
      <w:bookmarkStart w:id="1070" w:name="_Toc104144463"/>
      <w:bookmarkStart w:id="1071" w:name="_Toc14076"/>
      <w:bookmarkStart w:id="1072" w:name="_Toc104144993"/>
      <w:r>
        <w:rPr>
          <w:bCs/>
        </w:rPr>
        <w:t>统计学考虑</w:t>
      </w:r>
      <w:bookmarkEnd w:id="1066"/>
      <w:bookmarkEnd w:id="1067"/>
      <w:bookmarkEnd w:id="1068"/>
      <w:bookmarkEnd w:id="1069"/>
      <w:bookmarkEnd w:id="1070"/>
      <w:bookmarkEnd w:id="1071"/>
      <w:bookmarkEnd w:id="1072"/>
    </w:p>
    <w:p w14:paraId="33DD5E21" w14:textId="77777777" w:rsidR="001C73AA" w:rsidRDefault="00000000">
      <w:pPr>
        <w:pStyle w:val="24"/>
        <w:numPr>
          <w:ilvl w:val="1"/>
          <w:numId w:val="45"/>
        </w:numPr>
        <w:spacing w:before="156"/>
        <w:rPr>
          <w:bCs/>
        </w:rPr>
      </w:pPr>
      <w:bookmarkStart w:id="1073" w:name="_Toc104144626"/>
      <w:bookmarkStart w:id="1074" w:name="_Toc104144994"/>
      <w:bookmarkStart w:id="1075" w:name="_Toc30141"/>
      <w:bookmarkStart w:id="1076" w:name="_Toc21017"/>
      <w:bookmarkStart w:id="1077" w:name="_Toc4078"/>
      <w:bookmarkStart w:id="1078" w:name="_Toc118380713"/>
      <w:bookmarkStart w:id="1079" w:name="_Toc104144464"/>
      <w:r>
        <w:rPr>
          <w:bCs/>
        </w:rPr>
        <w:t>样本量估算</w:t>
      </w:r>
      <w:bookmarkEnd w:id="1073"/>
      <w:bookmarkEnd w:id="1074"/>
      <w:bookmarkEnd w:id="1075"/>
      <w:bookmarkEnd w:id="1076"/>
      <w:bookmarkEnd w:id="1077"/>
      <w:bookmarkEnd w:id="1078"/>
      <w:bookmarkEnd w:id="1079"/>
    </w:p>
    <w:p w14:paraId="78385435" w14:textId="77777777" w:rsidR="001C73AA" w:rsidRDefault="00000000">
      <w:pPr>
        <w:pStyle w:val="32"/>
        <w:numPr>
          <w:ilvl w:val="2"/>
          <w:numId w:val="46"/>
        </w:numPr>
        <w:rPr>
          <w:bCs/>
        </w:rPr>
      </w:pPr>
      <w:bookmarkStart w:id="1080" w:name="_Toc104144995"/>
      <w:r>
        <w:rPr>
          <w:bCs/>
        </w:rPr>
        <w:t>计算公式、各参数取值</w:t>
      </w:r>
      <w:bookmarkStart w:id="1081" w:name="OLE_LINK18"/>
      <w:bookmarkEnd w:id="1080"/>
    </w:p>
    <w:p w14:paraId="50CC3AF2" w14:textId="60A3134C" w:rsidR="001C73AA" w:rsidRPr="00142A0A" w:rsidRDefault="00000000">
      <w:pPr>
        <w:pStyle w:val="32"/>
        <w:ind w:left="3" w:firstLineChars="200" w:firstLine="480"/>
        <w:rPr>
          <w:b w:val="0"/>
          <w:bCs/>
          <w:highlight w:val="yellow"/>
          <w:rPrChange w:id="1082" w:author="Jing wang" w:date="2026-05-27T17:15:00Z" w16du:dateUtc="2026-05-27T09:15:00Z">
            <w:rPr>
              <w:b w:val="0"/>
              <w:bCs/>
            </w:rPr>
          </w:rPrChange>
        </w:rPr>
      </w:pPr>
      <w:bookmarkStart w:id="1083" w:name="OLE_LINK34"/>
      <w:r w:rsidRPr="00142A0A">
        <w:rPr>
          <w:rFonts w:cs="宋体" w:hint="eastAsia"/>
          <w:b w:val="0"/>
          <w:bCs/>
          <w:kern w:val="0"/>
          <w:highlight w:val="yellow"/>
          <w:rPrChange w:id="1084" w:author="Jing wang" w:date="2026-05-27T17:15:00Z" w16du:dateUtc="2026-05-27T09:15:00Z">
            <w:rPr>
              <w:rFonts w:cs="宋体" w:hint="eastAsia"/>
              <w:b w:val="0"/>
              <w:bCs/>
              <w:kern w:val="0"/>
            </w:rPr>
          </w:rPrChange>
        </w:rPr>
        <w:t>本研究以</w:t>
      </w:r>
      <w:bookmarkStart w:id="1085" w:name="OLE_LINK10"/>
      <w:r w:rsidRPr="00142A0A">
        <w:rPr>
          <w:rFonts w:hint="eastAsia"/>
          <w:b w:val="0"/>
          <w:bCs/>
          <w:kern w:val="0"/>
          <w:highlight w:val="yellow"/>
          <w:rPrChange w:id="1086" w:author="Jing wang" w:date="2026-05-27T17:15:00Z" w16du:dateUtc="2026-05-27T09:15:00Z">
            <w:rPr>
              <w:rFonts w:hint="eastAsia"/>
              <w:b w:val="0"/>
              <w:bCs/>
              <w:kern w:val="0"/>
            </w:rPr>
          </w:rPrChange>
        </w:rPr>
        <w:t>溶栓</w:t>
      </w:r>
      <w:r w:rsidRPr="00142A0A">
        <w:rPr>
          <w:rFonts w:cs="宋体" w:hint="eastAsia"/>
          <w:b w:val="0"/>
          <w:bCs/>
          <w:kern w:val="0"/>
          <w:highlight w:val="yellow"/>
          <w:rPrChange w:id="1087" w:author="Jing wang" w:date="2026-05-27T17:15:00Z" w16du:dateUtc="2026-05-27T09:15:00Z">
            <w:rPr>
              <w:rFonts w:cs="宋体" w:hint="eastAsia"/>
              <w:b w:val="0"/>
              <w:bCs/>
              <w:kern w:val="0"/>
            </w:rPr>
          </w:rPrChange>
        </w:rPr>
        <w:t>治疗</w:t>
      </w:r>
      <w:r w:rsidRPr="00142A0A">
        <w:rPr>
          <w:rFonts w:cs="宋体"/>
          <w:b w:val="0"/>
          <w:bCs/>
          <w:kern w:val="0"/>
          <w:highlight w:val="yellow"/>
          <w:rPrChange w:id="1088" w:author="Jing wang" w:date="2026-05-27T17:15:00Z" w16du:dateUtc="2026-05-27T09:15:00Z">
            <w:rPr>
              <w:rFonts w:cs="宋体"/>
              <w:b w:val="0"/>
              <w:bCs/>
              <w:kern w:val="0"/>
            </w:rPr>
          </w:rPrChange>
        </w:rPr>
        <w:t>24h</w:t>
      </w:r>
      <w:r w:rsidRPr="00142A0A">
        <w:rPr>
          <w:rFonts w:cs="宋体" w:hint="eastAsia"/>
          <w:b w:val="0"/>
          <w:bCs/>
          <w:kern w:val="0"/>
          <w:highlight w:val="yellow"/>
          <w:rPrChange w:id="1089" w:author="Jing wang" w:date="2026-05-27T17:15:00Z" w16du:dateUtc="2026-05-27T09:15:00Z">
            <w:rPr>
              <w:rFonts w:cs="宋体" w:hint="eastAsia"/>
              <w:b w:val="0"/>
              <w:bCs/>
              <w:kern w:val="0"/>
            </w:rPr>
          </w:rPrChange>
        </w:rPr>
        <w:t>血栓清除率</w:t>
      </w:r>
      <w:bookmarkEnd w:id="1085"/>
      <w:r w:rsidRPr="00142A0A">
        <w:rPr>
          <w:rFonts w:cs="宋体" w:hint="eastAsia"/>
          <w:b w:val="0"/>
          <w:bCs/>
          <w:kern w:val="0"/>
          <w:highlight w:val="yellow"/>
          <w:rPrChange w:id="1090" w:author="Jing wang" w:date="2026-05-27T17:15:00Z" w16du:dateUtc="2026-05-27T09:15:00Z">
            <w:rPr>
              <w:rFonts w:cs="宋体" w:hint="eastAsia"/>
              <w:b w:val="0"/>
              <w:bCs/>
              <w:kern w:val="0"/>
            </w:rPr>
          </w:rPrChange>
        </w:rPr>
        <w:t>为主要指标，根据研究文献以及小样本临床研究结果，优效设计，假设试验组</w:t>
      </w:r>
      <w:r w:rsidRPr="00142A0A">
        <w:rPr>
          <w:rFonts w:hint="eastAsia"/>
          <w:b w:val="0"/>
          <w:bCs/>
          <w:kern w:val="0"/>
          <w:highlight w:val="yellow"/>
          <w:rPrChange w:id="1091" w:author="Jing wang" w:date="2026-05-27T17:15:00Z" w16du:dateUtc="2026-05-27T09:15:00Z">
            <w:rPr>
              <w:rFonts w:hint="eastAsia"/>
              <w:b w:val="0"/>
              <w:bCs/>
              <w:kern w:val="0"/>
            </w:rPr>
          </w:rPrChange>
        </w:rPr>
        <w:t>溶栓</w:t>
      </w:r>
      <w:r w:rsidRPr="00142A0A">
        <w:rPr>
          <w:rFonts w:cs="宋体" w:hint="eastAsia"/>
          <w:b w:val="0"/>
          <w:bCs/>
          <w:kern w:val="0"/>
          <w:highlight w:val="yellow"/>
          <w:rPrChange w:id="1092" w:author="Jing wang" w:date="2026-05-27T17:15:00Z" w16du:dateUtc="2026-05-27T09:15:00Z">
            <w:rPr>
              <w:rFonts w:cs="宋体" w:hint="eastAsia"/>
              <w:b w:val="0"/>
              <w:bCs/>
              <w:kern w:val="0"/>
            </w:rPr>
          </w:rPrChange>
        </w:rPr>
        <w:t>治疗</w:t>
      </w:r>
      <w:r w:rsidRPr="00142A0A">
        <w:rPr>
          <w:rFonts w:cs="宋体"/>
          <w:b w:val="0"/>
          <w:bCs/>
          <w:kern w:val="0"/>
          <w:highlight w:val="yellow"/>
          <w:rPrChange w:id="1093" w:author="Jing wang" w:date="2026-05-27T17:15:00Z" w16du:dateUtc="2026-05-27T09:15:00Z">
            <w:rPr>
              <w:rFonts w:cs="宋体"/>
              <w:b w:val="0"/>
              <w:bCs/>
              <w:kern w:val="0"/>
            </w:rPr>
          </w:rPrChange>
        </w:rPr>
        <w:t>24h</w:t>
      </w:r>
      <w:r w:rsidRPr="00142A0A">
        <w:rPr>
          <w:rFonts w:cs="宋体" w:hint="eastAsia"/>
          <w:b w:val="0"/>
          <w:bCs/>
          <w:kern w:val="0"/>
          <w:highlight w:val="yellow"/>
          <w:rPrChange w:id="1094" w:author="Jing wang" w:date="2026-05-27T17:15:00Z" w16du:dateUtc="2026-05-27T09:15:00Z">
            <w:rPr>
              <w:rFonts w:cs="宋体" w:hint="eastAsia"/>
              <w:b w:val="0"/>
              <w:bCs/>
              <w:kern w:val="0"/>
            </w:rPr>
          </w:rPrChange>
        </w:rPr>
        <w:t>血栓清除率与对照组差值为</w:t>
      </w:r>
      <w:del w:id="1095" w:author="Jing wang" w:date="2026-05-27T17:14:00Z" w16du:dateUtc="2026-05-27T09:14:00Z">
        <w:r w:rsidRPr="00142A0A" w:rsidDel="00142A0A">
          <w:rPr>
            <w:rFonts w:cs="宋体"/>
            <w:b w:val="0"/>
            <w:bCs/>
            <w:kern w:val="0"/>
            <w:highlight w:val="yellow"/>
            <w:rPrChange w:id="1096" w:author="Jing wang" w:date="2026-05-27T17:15:00Z" w16du:dateUtc="2026-05-27T09:15:00Z">
              <w:rPr>
                <w:rFonts w:cs="宋体"/>
                <w:b w:val="0"/>
                <w:bCs/>
                <w:kern w:val="0"/>
              </w:rPr>
            </w:rPrChange>
          </w:rPr>
          <w:delText>10</w:delText>
        </w:r>
      </w:del>
      <w:ins w:id="1097" w:author="Jing wang" w:date="2026-05-27T17:14:00Z" w16du:dateUtc="2026-05-27T09:14:00Z">
        <w:r w:rsidR="00142A0A" w:rsidRPr="00142A0A">
          <w:rPr>
            <w:rFonts w:cs="宋体"/>
            <w:b w:val="0"/>
            <w:bCs/>
            <w:kern w:val="0"/>
            <w:highlight w:val="yellow"/>
            <w:rPrChange w:id="1098" w:author="Jing wang" w:date="2026-05-27T17:15:00Z" w16du:dateUtc="2026-05-27T09:15:00Z">
              <w:rPr>
                <w:rFonts w:cs="宋体"/>
                <w:b w:val="0"/>
                <w:bCs/>
                <w:kern w:val="0"/>
              </w:rPr>
            </w:rPrChange>
          </w:rPr>
          <w:t>15</w:t>
        </w:r>
      </w:ins>
      <w:r w:rsidRPr="00142A0A">
        <w:rPr>
          <w:rFonts w:cs="宋体"/>
          <w:b w:val="0"/>
          <w:bCs/>
          <w:kern w:val="0"/>
          <w:highlight w:val="yellow"/>
          <w:rPrChange w:id="1099" w:author="Jing wang" w:date="2026-05-27T17:15:00Z" w16du:dateUtc="2026-05-27T09:15:00Z">
            <w:rPr>
              <w:rFonts w:cs="宋体"/>
              <w:b w:val="0"/>
              <w:bCs/>
              <w:kern w:val="0"/>
            </w:rPr>
          </w:rPrChange>
        </w:rPr>
        <w:t>%</w:t>
      </w:r>
      <w:r w:rsidRPr="00142A0A">
        <w:rPr>
          <w:rFonts w:cs="宋体" w:hint="eastAsia"/>
          <w:b w:val="0"/>
          <w:bCs/>
          <w:kern w:val="0"/>
          <w:highlight w:val="yellow"/>
          <w:rPrChange w:id="1100" w:author="Jing wang" w:date="2026-05-27T17:15:00Z" w16du:dateUtc="2026-05-27T09:15:00Z">
            <w:rPr>
              <w:rFonts w:cs="宋体" w:hint="eastAsia"/>
              <w:b w:val="0"/>
              <w:bCs/>
              <w:kern w:val="0"/>
            </w:rPr>
          </w:rPrChange>
        </w:rPr>
        <w:t>，标准差为</w:t>
      </w:r>
      <w:r w:rsidRPr="00142A0A">
        <w:rPr>
          <w:rFonts w:cs="宋体"/>
          <w:b w:val="0"/>
          <w:bCs/>
          <w:kern w:val="0"/>
          <w:highlight w:val="yellow"/>
          <w:rPrChange w:id="1101" w:author="Jing wang" w:date="2026-05-27T17:15:00Z" w16du:dateUtc="2026-05-27T09:15:00Z">
            <w:rPr>
              <w:rFonts w:cs="宋体"/>
              <w:b w:val="0"/>
              <w:bCs/>
              <w:kern w:val="0"/>
            </w:rPr>
          </w:rPrChange>
        </w:rPr>
        <w:t>18%</w:t>
      </w:r>
      <w:r w:rsidRPr="00142A0A">
        <w:rPr>
          <w:rFonts w:cs="宋体" w:hint="eastAsia"/>
          <w:b w:val="0"/>
          <w:bCs/>
          <w:kern w:val="0"/>
          <w:highlight w:val="yellow"/>
          <w:rPrChange w:id="1102" w:author="Jing wang" w:date="2026-05-27T17:15:00Z" w16du:dateUtc="2026-05-27T09:15:00Z">
            <w:rPr>
              <w:rFonts w:cs="宋体" w:hint="eastAsia"/>
              <w:b w:val="0"/>
              <w:bCs/>
              <w:kern w:val="0"/>
            </w:rPr>
          </w:rPrChange>
        </w:rPr>
        <w:t>，</w:t>
      </w:r>
      <w:ins w:id="1103" w:author="Jing wang" w:date="2026-05-27T17:15:00Z" w16du:dateUtc="2026-05-27T09:15:00Z">
        <w:r w:rsidR="00142A0A" w:rsidRPr="00142A0A">
          <w:rPr>
            <w:rFonts w:cs="宋体" w:hint="eastAsia"/>
            <w:b w:val="0"/>
            <w:bCs/>
            <w:kern w:val="0"/>
            <w:highlight w:val="yellow"/>
            <w:rPrChange w:id="1104" w:author="Jing wang" w:date="2026-05-27T17:15:00Z" w16du:dateUtc="2026-05-27T09:15:00Z">
              <w:rPr>
                <w:rFonts w:cs="宋体" w:hint="eastAsia"/>
                <w:b w:val="0"/>
                <w:bCs/>
                <w:kern w:val="0"/>
              </w:rPr>
            </w:rPrChange>
          </w:rPr>
          <w:t>优效性界值为</w:t>
        </w:r>
        <w:r w:rsidR="00142A0A" w:rsidRPr="00142A0A">
          <w:rPr>
            <w:rFonts w:cs="宋体"/>
            <w:b w:val="0"/>
            <w:bCs/>
            <w:kern w:val="0"/>
            <w:highlight w:val="yellow"/>
            <w:rPrChange w:id="1105" w:author="Jing wang" w:date="2026-05-27T17:15:00Z" w16du:dateUtc="2026-05-27T09:15:00Z">
              <w:rPr>
                <w:rFonts w:cs="宋体"/>
                <w:b w:val="0"/>
                <w:bCs/>
                <w:kern w:val="0"/>
              </w:rPr>
            </w:rPrChange>
          </w:rPr>
          <w:t>5%</w:t>
        </w:r>
        <w:r w:rsidR="00142A0A" w:rsidRPr="00142A0A">
          <w:rPr>
            <w:rFonts w:cs="宋体" w:hint="eastAsia"/>
            <w:b w:val="0"/>
            <w:bCs/>
            <w:kern w:val="0"/>
            <w:highlight w:val="yellow"/>
            <w:rPrChange w:id="1106" w:author="Jing wang" w:date="2026-05-27T17:15:00Z" w16du:dateUtc="2026-05-27T09:15:00Z">
              <w:rPr>
                <w:rFonts w:cs="宋体" w:hint="eastAsia"/>
                <w:b w:val="0"/>
                <w:bCs/>
                <w:kern w:val="0"/>
              </w:rPr>
            </w:rPrChange>
          </w:rPr>
          <w:t>，</w:t>
        </w:r>
      </w:ins>
      <w:r w:rsidRPr="00142A0A">
        <w:rPr>
          <w:rFonts w:cs="宋体" w:hint="eastAsia"/>
          <w:b w:val="0"/>
          <w:bCs/>
          <w:kern w:val="0"/>
          <w:highlight w:val="yellow"/>
          <w:rPrChange w:id="1107" w:author="Jing wang" w:date="2026-05-27T17:15:00Z" w16du:dateUtc="2026-05-27T09:15:00Z">
            <w:rPr>
              <w:rFonts w:cs="宋体" w:hint="eastAsia"/>
              <w:b w:val="0"/>
              <w:bCs/>
              <w:kern w:val="0"/>
            </w:rPr>
          </w:rPrChange>
        </w:rPr>
        <w:t>统计检验的显著性水平取单侧</w:t>
      </w:r>
      <w:r w:rsidRPr="00142A0A">
        <w:rPr>
          <w:rFonts w:cs="宋体"/>
          <w:b w:val="0"/>
          <w:bCs/>
          <w:kern w:val="0"/>
          <w:highlight w:val="yellow"/>
          <w:rPrChange w:id="1108" w:author="Jing wang" w:date="2026-05-27T17:15:00Z" w16du:dateUtc="2026-05-27T09:15:00Z">
            <w:rPr>
              <w:rFonts w:cs="宋体"/>
              <w:b w:val="0"/>
              <w:bCs/>
              <w:kern w:val="0"/>
            </w:rPr>
          </w:rPrChange>
        </w:rPr>
        <w:t>0.025</w:t>
      </w:r>
      <w:r w:rsidRPr="00142A0A">
        <w:rPr>
          <w:rFonts w:cs="宋体" w:hint="eastAsia"/>
          <w:b w:val="0"/>
          <w:bCs/>
          <w:kern w:val="0"/>
          <w:highlight w:val="yellow"/>
          <w:rPrChange w:id="1109" w:author="Jing wang" w:date="2026-05-27T17:15:00Z" w16du:dateUtc="2026-05-27T09:15:00Z">
            <w:rPr>
              <w:rFonts w:cs="宋体" w:hint="eastAsia"/>
              <w:b w:val="0"/>
              <w:bCs/>
              <w:kern w:val="0"/>
            </w:rPr>
          </w:rPrChange>
        </w:rPr>
        <w:t>，把握度取</w:t>
      </w:r>
      <w:r w:rsidRPr="00142A0A">
        <w:rPr>
          <w:rFonts w:cs="宋体"/>
          <w:b w:val="0"/>
          <w:bCs/>
          <w:kern w:val="0"/>
          <w:highlight w:val="yellow"/>
          <w:rPrChange w:id="1110" w:author="Jing wang" w:date="2026-05-27T17:15:00Z" w16du:dateUtc="2026-05-27T09:15:00Z">
            <w:rPr>
              <w:rFonts w:cs="宋体"/>
              <w:b w:val="0"/>
              <w:bCs/>
              <w:kern w:val="0"/>
            </w:rPr>
          </w:rPrChange>
        </w:rPr>
        <w:t>80%</w:t>
      </w:r>
      <w:r w:rsidRPr="00142A0A">
        <w:rPr>
          <w:rFonts w:cs="宋体" w:hint="eastAsia"/>
          <w:b w:val="0"/>
          <w:bCs/>
          <w:kern w:val="0"/>
          <w:highlight w:val="yellow"/>
          <w:rPrChange w:id="1111" w:author="Jing wang" w:date="2026-05-27T17:15:00Z" w16du:dateUtc="2026-05-27T09:15:00Z">
            <w:rPr>
              <w:rFonts w:cs="宋体" w:hint="eastAsia"/>
              <w:b w:val="0"/>
              <w:bCs/>
              <w:kern w:val="0"/>
            </w:rPr>
          </w:rPrChange>
        </w:rPr>
        <w:t>，计算所得每组样本量为</w:t>
      </w:r>
      <w:r w:rsidRPr="00142A0A">
        <w:rPr>
          <w:rFonts w:cs="宋体"/>
          <w:b w:val="0"/>
          <w:bCs/>
          <w:kern w:val="0"/>
          <w:highlight w:val="yellow"/>
          <w:rPrChange w:id="1112" w:author="Jing wang" w:date="2026-05-27T17:15:00Z" w16du:dateUtc="2026-05-27T09:15:00Z">
            <w:rPr>
              <w:rFonts w:cs="宋体"/>
              <w:b w:val="0"/>
              <w:bCs/>
              <w:kern w:val="0"/>
            </w:rPr>
          </w:rPrChange>
        </w:rPr>
        <w:t>52</w:t>
      </w:r>
      <w:r w:rsidRPr="00142A0A">
        <w:rPr>
          <w:rFonts w:cs="宋体" w:hint="eastAsia"/>
          <w:b w:val="0"/>
          <w:bCs/>
          <w:kern w:val="0"/>
          <w:highlight w:val="yellow"/>
          <w:rPrChange w:id="1113" w:author="Jing wang" w:date="2026-05-27T17:15:00Z" w16du:dateUtc="2026-05-27T09:15:00Z">
            <w:rPr>
              <w:rFonts w:cs="宋体" w:hint="eastAsia"/>
              <w:b w:val="0"/>
              <w:bCs/>
              <w:kern w:val="0"/>
            </w:rPr>
          </w:rPrChange>
        </w:rPr>
        <w:t>例，考虑</w:t>
      </w:r>
      <w:r w:rsidRPr="00142A0A">
        <w:rPr>
          <w:rFonts w:cs="宋体"/>
          <w:b w:val="0"/>
          <w:bCs/>
          <w:kern w:val="0"/>
          <w:highlight w:val="yellow"/>
          <w:rPrChange w:id="1114" w:author="Jing wang" w:date="2026-05-27T17:15:00Z" w16du:dateUtc="2026-05-27T09:15:00Z">
            <w:rPr>
              <w:rFonts w:cs="宋体"/>
              <w:b w:val="0"/>
              <w:bCs/>
              <w:kern w:val="0"/>
            </w:rPr>
          </w:rPrChange>
        </w:rPr>
        <w:t>20%</w:t>
      </w:r>
      <w:r w:rsidRPr="00142A0A">
        <w:rPr>
          <w:rFonts w:cs="宋体" w:hint="eastAsia"/>
          <w:b w:val="0"/>
          <w:bCs/>
          <w:kern w:val="0"/>
          <w:highlight w:val="yellow"/>
          <w:rPrChange w:id="1115" w:author="Jing wang" w:date="2026-05-27T17:15:00Z" w16du:dateUtc="2026-05-27T09:15:00Z">
            <w:rPr>
              <w:rFonts w:cs="宋体" w:hint="eastAsia"/>
              <w:b w:val="0"/>
              <w:bCs/>
              <w:kern w:val="0"/>
            </w:rPr>
          </w:rPrChange>
        </w:rPr>
        <w:t>的脱落率，最终样本量为每组</w:t>
      </w:r>
      <w:r w:rsidRPr="00142A0A">
        <w:rPr>
          <w:rFonts w:cs="宋体"/>
          <w:b w:val="0"/>
          <w:bCs/>
          <w:kern w:val="0"/>
          <w:highlight w:val="yellow"/>
          <w:rPrChange w:id="1116" w:author="Jing wang" w:date="2026-05-27T17:15:00Z" w16du:dateUtc="2026-05-27T09:15:00Z">
            <w:rPr>
              <w:rFonts w:cs="宋体"/>
              <w:b w:val="0"/>
              <w:bCs/>
              <w:kern w:val="0"/>
            </w:rPr>
          </w:rPrChange>
        </w:rPr>
        <w:t>66</w:t>
      </w:r>
      <w:r w:rsidRPr="00142A0A">
        <w:rPr>
          <w:rFonts w:cs="宋体" w:hint="eastAsia"/>
          <w:b w:val="0"/>
          <w:bCs/>
          <w:kern w:val="0"/>
          <w:highlight w:val="yellow"/>
          <w:rPrChange w:id="1117" w:author="Jing wang" w:date="2026-05-27T17:15:00Z" w16du:dateUtc="2026-05-27T09:15:00Z">
            <w:rPr>
              <w:rFonts w:cs="宋体" w:hint="eastAsia"/>
              <w:b w:val="0"/>
              <w:bCs/>
              <w:kern w:val="0"/>
            </w:rPr>
          </w:rPrChange>
        </w:rPr>
        <w:t>例，共</w:t>
      </w:r>
      <w:r w:rsidRPr="00142A0A">
        <w:rPr>
          <w:rFonts w:cs="宋体"/>
          <w:b w:val="0"/>
          <w:bCs/>
          <w:kern w:val="0"/>
          <w:highlight w:val="yellow"/>
          <w:rPrChange w:id="1118" w:author="Jing wang" w:date="2026-05-27T17:15:00Z" w16du:dateUtc="2026-05-27T09:15:00Z">
            <w:rPr>
              <w:rFonts w:cs="宋体"/>
              <w:b w:val="0"/>
              <w:bCs/>
              <w:kern w:val="0"/>
            </w:rPr>
          </w:rPrChange>
        </w:rPr>
        <w:t>132</w:t>
      </w:r>
      <w:r w:rsidRPr="00142A0A">
        <w:rPr>
          <w:rFonts w:cs="宋体" w:hint="eastAsia"/>
          <w:b w:val="0"/>
          <w:bCs/>
          <w:kern w:val="0"/>
          <w:highlight w:val="yellow"/>
          <w:rPrChange w:id="1119" w:author="Jing wang" w:date="2026-05-27T17:15:00Z" w16du:dateUtc="2026-05-27T09:15:00Z">
            <w:rPr>
              <w:rFonts w:cs="宋体" w:hint="eastAsia"/>
              <w:b w:val="0"/>
              <w:bCs/>
              <w:kern w:val="0"/>
            </w:rPr>
          </w:rPrChange>
        </w:rPr>
        <w:t>例。</w:t>
      </w:r>
      <w:bookmarkEnd w:id="1083"/>
      <w:r w:rsidRPr="00142A0A">
        <w:rPr>
          <w:rFonts w:cs="宋体" w:hint="eastAsia"/>
          <w:b w:val="0"/>
          <w:bCs/>
          <w:kern w:val="0"/>
          <w:highlight w:val="yellow"/>
          <w:shd w:val="clear" w:color="auto" w:fill="FFFFFF"/>
          <w:rPrChange w:id="1120" w:author="Jing wang" w:date="2026-05-27T17:15:00Z" w16du:dateUtc="2026-05-27T09:15:00Z">
            <w:rPr>
              <w:rFonts w:cs="宋体" w:hint="eastAsia"/>
              <w:b w:val="0"/>
              <w:bCs/>
              <w:kern w:val="0"/>
              <w:shd w:val="clear" w:color="auto" w:fill="FFFFFF"/>
            </w:rPr>
          </w:rPrChange>
        </w:rPr>
        <w:t>样本量计算公式如下：</w:t>
      </w:r>
    </w:p>
    <w:bookmarkStart w:id="1121" w:name="_Toc7758"/>
    <w:bookmarkStart w:id="1122" w:name="_Toc27728"/>
    <w:bookmarkStart w:id="1123" w:name="_Toc495684388"/>
    <w:bookmarkStart w:id="1124" w:name="_Toc495684135"/>
    <w:bookmarkStart w:id="1125" w:name="_Toc500960091"/>
    <w:bookmarkStart w:id="1126" w:name="_Toc450"/>
    <w:p w14:paraId="7E346392" w14:textId="77777777" w:rsidR="001C73AA" w:rsidRPr="00142A0A" w:rsidRDefault="00000000">
      <w:pPr>
        <w:pStyle w:val="a6"/>
        <w:spacing w:after="0" w:line="360" w:lineRule="auto"/>
        <w:ind w:firstLineChars="200" w:firstLine="560"/>
        <w:rPr>
          <w:rFonts w:ascii="Times New Roman" w:eastAsia="宋体" w:hAnsi="Times New Roman" w:cs="Times New Roman"/>
          <w:bCs/>
          <w:sz w:val="24"/>
          <w:szCs w:val="24"/>
          <w:highlight w:val="yellow"/>
          <w:rPrChange w:id="1127" w:author="Jing wang" w:date="2026-05-27T17:15:00Z" w16du:dateUtc="2026-05-27T09:15:00Z">
            <w:rPr>
              <w:rFonts w:ascii="Times New Roman" w:eastAsia="宋体" w:hAnsi="Times New Roman" w:cs="Times New Roman"/>
              <w:bCs/>
              <w:sz w:val="24"/>
              <w:szCs w:val="24"/>
            </w:rPr>
          </w:rPrChange>
        </w:rPr>
      </w:pPr>
      <m:oMathPara>
        <m:oMath>
          <m:sSub>
            <m:sSubPr>
              <m:ctrlPr>
                <w:rPr>
                  <w:rFonts w:ascii="Cambria Math" w:hAnsi="Cambria Math"/>
                  <w:sz w:val="28"/>
                  <w:szCs w:val="28"/>
                  <w:highlight w:val="yellow"/>
                </w:rPr>
              </m:ctrlPr>
            </m:sSubPr>
            <m:e>
              <m:r>
                <w:rPr>
                  <w:rFonts w:ascii="Cambria Math" w:hAnsi="Cambria Math"/>
                  <w:sz w:val="28"/>
                  <w:szCs w:val="28"/>
                  <w:highlight w:val="yellow"/>
                  <w:rPrChange w:id="1128" w:author="Jing wang" w:date="2026-05-27T17:15:00Z" w16du:dateUtc="2026-05-27T09:15:00Z">
                    <w:rPr>
                      <w:rFonts w:ascii="Cambria Math" w:hAnsi="Cambria Math"/>
                      <w:sz w:val="28"/>
                      <w:szCs w:val="28"/>
                    </w:rPr>
                  </w:rPrChange>
                </w:rPr>
                <m:t>n</m:t>
              </m:r>
            </m:e>
            <m:sub>
              <m:r>
                <w:rPr>
                  <w:rFonts w:ascii="Cambria Math" w:hAnsi="Cambria Math"/>
                  <w:sz w:val="28"/>
                  <w:szCs w:val="28"/>
                  <w:highlight w:val="yellow"/>
                  <w:rPrChange w:id="1129" w:author="Jing wang" w:date="2026-05-27T17:15:00Z" w16du:dateUtc="2026-05-27T09:15:00Z">
                    <w:rPr>
                      <w:rFonts w:ascii="Cambria Math" w:hAnsi="Cambria Math"/>
                      <w:sz w:val="28"/>
                      <w:szCs w:val="28"/>
                    </w:rPr>
                  </w:rPrChange>
                </w:rPr>
                <m:t>T</m:t>
              </m:r>
            </m:sub>
          </m:sSub>
          <m:r>
            <m:rPr>
              <m:sty m:val="p"/>
            </m:rPr>
            <w:rPr>
              <w:rFonts w:ascii="Cambria Math" w:hAnsi="Cambria Math"/>
              <w:sz w:val="28"/>
              <w:szCs w:val="28"/>
              <w:highlight w:val="yellow"/>
              <w:rPrChange w:id="1130" w:author="Jing wang" w:date="2026-05-27T17:15:00Z" w16du:dateUtc="2026-05-27T09:15:00Z">
                <w:rPr>
                  <w:rFonts w:ascii="Cambria Math" w:hAnsi="Cambria Math"/>
                  <w:sz w:val="28"/>
                  <w:szCs w:val="28"/>
                </w:rPr>
              </w:rPrChange>
            </w:rPr>
            <m:t>=</m:t>
          </m:r>
          <m:sSub>
            <m:sSubPr>
              <m:ctrlPr>
                <w:rPr>
                  <w:rFonts w:ascii="Cambria Math" w:hAnsi="Cambria Math"/>
                  <w:sz w:val="28"/>
                  <w:szCs w:val="28"/>
                  <w:highlight w:val="yellow"/>
                </w:rPr>
              </m:ctrlPr>
            </m:sSubPr>
            <m:e>
              <m:r>
                <w:rPr>
                  <w:rFonts w:ascii="Cambria Math" w:hAnsi="Cambria Math"/>
                  <w:sz w:val="28"/>
                  <w:szCs w:val="28"/>
                  <w:highlight w:val="yellow"/>
                  <w:rPrChange w:id="1131" w:author="Jing wang" w:date="2026-05-27T17:15:00Z" w16du:dateUtc="2026-05-27T09:15:00Z">
                    <w:rPr>
                      <w:rFonts w:ascii="Cambria Math" w:hAnsi="Cambria Math"/>
                      <w:sz w:val="28"/>
                      <w:szCs w:val="28"/>
                    </w:rPr>
                  </w:rPrChange>
                </w:rPr>
                <m:t>n</m:t>
              </m:r>
            </m:e>
            <m:sub>
              <m:r>
                <w:rPr>
                  <w:rFonts w:ascii="Cambria Math" w:hAnsi="Cambria Math"/>
                  <w:sz w:val="28"/>
                  <w:szCs w:val="28"/>
                  <w:highlight w:val="yellow"/>
                  <w:rPrChange w:id="1132" w:author="Jing wang" w:date="2026-05-27T17:15:00Z" w16du:dateUtc="2026-05-27T09:15:00Z">
                    <w:rPr>
                      <w:rFonts w:ascii="Cambria Math" w:hAnsi="Cambria Math"/>
                      <w:sz w:val="28"/>
                      <w:szCs w:val="28"/>
                    </w:rPr>
                  </w:rPrChange>
                </w:rPr>
                <m:t>C</m:t>
              </m:r>
            </m:sub>
          </m:sSub>
          <m:r>
            <m:rPr>
              <m:sty m:val="p"/>
            </m:rPr>
            <w:rPr>
              <w:rFonts w:ascii="Cambria Math" w:hAnsi="Cambria Math"/>
              <w:sz w:val="28"/>
              <w:szCs w:val="28"/>
              <w:highlight w:val="yellow"/>
              <w:rPrChange w:id="1133" w:author="Jing wang" w:date="2026-05-27T17:15:00Z" w16du:dateUtc="2026-05-27T09:15:00Z">
                <w:rPr>
                  <w:rFonts w:ascii="Cambria Math" w:hAnsi="Cambria Math"/>
                  <w:sz w:val="28"/>
                  <w:szCs w:val="28"/>
                </w:rPr>
              </w:rPrChange>
            </w:rPr>
            <m:t>=</m:t>
          </m:r>
          <m:f>
            <m:fPr>
              <m:ctrlPr>
                <w:rPr>
                  <w:rFonts w:ascii="Cambria Math" w:hAnsi="Cambria Math"/>
                  <w:sz w:val="28"/>
                  <w:szCs w:val="28"/>
                  <w:highlight w:val="yellow"/>
                </w:rPr>
              </m:ctrlPr>
            </m:fPr>
            <m:num>
              <m:r>
                <w:rPr>
                  <w:rFonts w:ascii="Cambria Math" w:hAnsi="Cambria Math"/>
                  <w:sz w:val="28"/>
                  <w:szCs w:val="28"/>
                  <w:highlight w:val="yellow"/>
                  <w:rPrChange w:id="1134" w:author="Jing wang" w:date="2026-05-27T17:15:00Z" w16du:dateUtc="2026-05-27T09:15:00Z">
                    <w:rPr>
                      <w:rFonts w:ascii="Cambria Math" w:hAnsi="Cambria Math"/>
                      <w:sz w:val="28"/>
                      <w:szCs w:val="28"/>
                    </w:rPr>
                  </w:rPrChange>
                </w:rPr>
                <m:t>2</m:t>
              </m:r>
              <m:sSup>
                <m:sSupPr>
                  <m:ctrlPr>
                    <w:rPr>
                      <w:rFonts w:ascii="Cambria Math" w:hAnsi="Cambria Math"/>
                      <w:i/>
                      <w:sz w:val="28"/>
                      <w:szCs w:val="28"/>
                      <w:highlight w:val="yellow"/>
                    </w:rPr>
                  </m:ctrlPr>
                </m:sSupPr>
                <m:e>
                  <m:d>
                    <m:dPr>
                      <m:ctrlPr>
                        <w:rPr>
                          <w:rFonts w:ascii="Cambria Math" w:hAnsi="Cambria Math"/>
                          <w:i/>
                          <w:sz w:val="28"/>
                          <w:szCs w:val="28"/>
                          <w:highlight w:val="yellow"/>
                        </w:rPr>
                      </m:ctrlPr>
                    </m:dPr>
                    <m:e>
                      <m:sSub>
                        <m:sSubPr>
                          <m:ctrlPr>
                            <w:rPr>
                              <w:rFonts w:ascii="Cambria Math" w:hAnsi="Cambria Math"/>
                              <w:i/>
                              <w:sz w:val="28"/>
                              <w:szCs w:val="28"/>
                              <w:highlight w:val="yellow"/>
                            </w:rPr>
                          </m:ctrlPr>
                        </m:sSubPr>
                        <m:e>
                          <m:r>
                            <w:rPr>
                              <w:rFonts w:ascii="Cambria Math" w:hAnsi="Cambria Math"/>
                              <w:sz w:val="28"/>
                              <w:szCs w:val="28"/>
                              <w:highlight w:val="yellow"/>
                              <w:rPrChange w:id="1135" w:author="Jing wang" w:date="2026-05-27T17:15:00Z" w16du:dateUtc="2026-05-27T09:15:00Z">
                                <w:rPr>
                                  <w:rFonts w:ascii="Cambria Math" w:hAnsi="Cambria Math"/>
                                  <w:sz w:val="28"/>
                                  <w:szCs w:val="28"/>
                                </w:rPr>
                              </w:rPrChange>
                            </w:rPr>
                            <m:t>Z</m:t>
                          </m:r>
                        </m:e>
                        <m:sub>
                          <m:r>
                            <w:rPr>
                              <w:rFonts w:ascii="Cambria Math" w:hAnsi="Cambria Math"/>
                              <w:sz w:val="28"/>
                              <w:szCs w:val="28"/>
                              <w:highlight w:val="yellow"/>
                              <w:rPrChange w:id="1136" w:author="Jing wang" w:date="2026-05-27T17:15:00Z" w16du:dateUtc="2026-05-27T09:15:00Z">
                                <w:rPr>
                                  <w:rFonts w:ascii="Cambria Math" w:hAnsi="Cambria Math"/>
                                  <w:sz w:val="28"/>
                                  <w:szCs w:val="28"/>
                                </w:rPr>
                              </w:rPrChange>
                            </w:rPr>
                            <m:t>1-α</m:t>
                          </m:r>
                        </m:sub>
                      </m:sSub>
                      <m:r>
                        <w:rPr>
                          <w:rFonts w:ascii="Cambria Math" w:hAnsi="Cambria Math"/>
                          <w:sz w:val="28"/>
                          <w:szCs w:val="28"/>
                          <w:highlight w:val="yellow"/>
                          <w:rPrChange w:id="1137" w:author="Jing wang" w:date="2026-05-27T17:15:00Z" w16du:dateUtc="2026-05-27T09:15:00Z">
                            <w:rPr>
                              <w:rFonts w:ascii="Cambria Math" w:hAnsi="Cambria Math"/>
                              <w:sz w:val="28"/>
                              <w:szCs w:val="28"/>
                            </w:rPr>
                          </w:rPrChange>
                        </w:rPr>
                        <m:t>+</m:t>
                      </m:r>
                      <m:sSub>
                        <m:sSubPr>
                          <m:ctrlPr>
                            <w:rPr>
                              <w:rFonts w:ascii="Cambria Math" w:hAnsi="Cambria Math"/>
                              <w:i/>
                              <w:sz w:val="28"/>
                              <w:szCs w:val="28"/>
                              <w:highlight w:val="yellow"/>
                            </w:rPr>
                          </m:ctrlPr>
                        </m:sSubPr>
                        <m:e>
                          <m:r>
                            <w:rPr>
                              <w:rFonts w:ascii="Cambria Math" w:hAnsi="Cambria Math"/>
                              <w:sz w:val="28"/>
                              <w:szCs w:val="28"/>
                              <w:highlight w:val="yellow"/>
                              <w:rPrChange w:id="1138" w:author="Jing wang" w:date="2026-05-27T17:15:00Z" w16du:dateUtc="2026-05-27T09:15:00Z">
                                <w:rPr>
                                  <w:rFonts w:ascii="Cambria Math" w:hAnsi="Cambria Math"/>
                                  <w:sz w:val="28"/>
                                  <w:szCs w:val="28"/>
                                </w:rPr>
                              </w:rPrChange>
                            </w:rPr>
                            <m:t>Z</m:t>
                          </m:r>
                        </m:e>
                        <m:sub>
                          <m:r>
                            <w:rPr>
                              <w:rFonts w:ascii="Cambria Math" w:hAnsi="Cambria Math"/>
                              <w:sz w:val="28"/>
                              <w:szCs w:val="28"/>
                              <w:highlight w:val="yellow"/>
                              <w:rPrChange w:id="1139" w:author="Jing wang" w:date="2026-05-27T17:15:00Z" w16du:dateUtc="2026-05-27T09:15:00Z">
                                <w:rPr>
                                  <w:rFonts w:ascii="Cambria Math" w:hAnsi="Cambria Math"/>
                                  <w:sz w:val="28"/>
                                  <w:szCs w:val="28"/>
                                </w:rPr>
                              </w:rPrChange>
                            </w:rPr>
                            <m:t>1-β</m:t>
                          </m:r>
                        </m:sub>
                      </m:sSub>
                    </m:e>
                  </m:d>
                </m:e>
                <m:sup>
                  <m:r>
                    <w:rPr>
                      <w:rFonts w:ascii="Cambria Math" w:hAnsi="Cambria Math"/>
                      <w:sz w:val="28"/>
                      <w:szCs w:val="28"/>
                      <w:highlight w:val="yellow"/>
                      <w:rPrChange w:id="1140" w:author="Jing wang" w:date="2026-05-27T17:15:00Z" w16du:dateUtc="2026-05-27T09:15:00Z">
                        <w:rPr>
                          <w:rFonts w:ascii="Cambria Math" w:hAnsi="Cambria Math"/>
                          <w:sz w:val="28"/>
                          <w:szCs w:val="28"/>
                        </w:rPr>
                      </w:rPrChange>
                    </w:rPr>
                    <m:t>2</m:t>
                  </m:r>
                </m:sup>
              </m:sSup>
              <m:sSup>
                <m:sSupPr>
                  <m:ctrlPr>
                    <w:rPr>
                      <w:rFonts w:ascii="Cambria Math" w:hAnsi="Cambria Math"/>
                      <w:i/>
                      <w:sz w:val="28"/>
                      <w:szCs w:val="28"/>
                      <w:highlight w:val="yellow"/>
                    </w:rPr>
                  </m:ctrlPr>
                </m:sSupPr>
                <m:e>
                  <m:r>
                    <w:rPr>
                      <w:rFonts w:ascii="Cambria Math" w:hAnsi="Cambria Math"/>
                      <w:sz w:val="28"/>
                      <w:szCs w:val="28"/>
                      <w:highlight w:val="yellow"/>
                      <w:rPrChange w:id="1141" w:author="Jing wang" w:date="2026-05-27T17:15:00Z" w16du:dateUtc="2026-05-27T09:15:00Z">
                        <w:rPr>
                          <w:rFonts w:ascii="Cambria Math" w:hAnsi="Cambria Math"/>
                          <w:sz w:val="28"/>
                          <w:szCs w:val="28"/>
                        </w:rPr>
                      </w:rPrChange>
                    </w:rPr>
                    <m:t>σ</m:t>
                  </m:r>
                </m:e>
                <m:sup>
                  <m:r>
                    <w:rPr>
                      <w:rFonts w:ascii="Cambria Math" w:hAnsi="Cambria Math"/>
                      <w:sz w:val="28"/>
                      <w:szCs w:val="28"/>
                      <w:highlight w:val="yellow"/>
                      <w:rPrChange w:id="1142" w:author="Jing wang" w:date="2026-05-27T17:15:00Z" w16du:dateUtc="2026-05-27T09:15:00Z">
                        <w:rPr>
                          <w:rFonts w:ascii="Cambria Math" w:hAnsi="Cambria Math"/>
                          <w:sz w:val="28"/>
                          <w:szCs w:val="28"/>
                        </w:rPr>
                      </w:rPrChange>
                    </w:rPr>
                    <m:t>2</m:t>
                  </m:r>
                </m:sup>
              </m:sSup>
            </m:num>
            <m:den>
              <m:sSup>
                <m:sSupPr>
                  <m:ctrlPr>
                    <w:rPr>
                      <w:rFonts w:ascii="Cambria Math" w:hAnsi="Cambria Math"/>
                      <w:i/>
                      <w:sz w:val="28"/>
                      <w:szCs w:val="28"/>
                      <w:highlight w:val="yellow"/>
                    </w:rPr>
                  </m:ctrlPr>
                </m:sSupPr>
                <m:e>
                  <m:d>
                    <m:dPr>
                      <m:ctrlPr>
                        <w:rPr>
                          <w:rFonts w:ascii="Cambria Math" w:hAnsi="Cambria Math"/>
                          <w:i/>
                          <w:sz w:val="28"/>
                          <w:szCs w:val="28"/>
                          <w:highlight w:val="yellow"/>
                        </w:rPr>
                      </m:ctrlPr>
                    </m:dPr>
                    <m:e>
                      <m:d>
                        <m:dPr>
                          <m:begChr m:val="|"/>
                          <m:endChr m:val="|"/>
                          <m:ctrlPr>
                            <w:rPr>
                              <w:rFonts w:ascii="Cambria Math" w:hAnsi="Cambria Math"/>
                              <w:i/>
                              <w:sz w:val="28"/>
                              <w:szCs w:val="28"/>
                              <w:highlight w:val="yellow"/>
                            </w:rPr>
                          </m:ctrlPr>
                        </m:dPr>
                        <m:e>
                          <m:r>
                            <w:rPr>
                              <w:rFonts w:ascii="Cambria Math" w:hAnsi="Cambria Math"/>
                              <w:sz w:val="28"/>
                              <w:szCs w:val="28"/>
                              <w:highlight w:val="yellow"/>
                              <w:rPrChange w:id="1143" w:author="Jing wang" w:date="2026-05-27T17:15:00Z" w16du:dateUtc="2026-05-27T09:15:00Z">
                                <w:rPr>
                                  <w:rFonts w:ascii="Cambria Math" w:hAnsi="Cambria Math"/>
                                  <w:sz w:val="28"/>
                                  <w:szCs w:val="28"/>
                                </w:rPr>
                              </w:rPrChange>
                            </w:rPr>
                            <m:t>D</m:t>
                          </m:r>
                        </m:e>
                      </m:d>
                      <m:r>
                        <w:rPr>
                          <w:rFonts w:ascii="Cambria Math" w:hAnsi="Cambria Math"/>
                          <w:sz w:val="28"/>
                          <w:szCs w:val="28"/>
                          <w:highlight w:val="yellow"/>
                          <w:rPrChange w:id="1144" w:author="Jing wang" w:date="2026-05-27T17:15:00Z" w16du:dateUtc="2026-05-27T09:15:00Z">
                            <w:rPr>
                              <w:rFonts w:ascii="Cambria Math" w:hAnsi="Cambria Math"/>
                              <w:sz w:val="28"/>
                              <w:szCs w:val="28"/>
                            </w:rPr>
                          </w:rPrChange>
                        </w:rPr>
                        <m:t>-∆</m:t>
                      </m:r>
                    </m:e>
                  </m:d>
                </m:e>
                <m:sup>
                  <m:r>
                    <w:rPr>
                      <w:rFonts w:ascii="Cambria Math" w:hAnsi="Cambria Math"/>
                      <w:sz w:val="28"/>
                      <w:szCs w:val="28"/>
                      <w:highlight w:val="yellow"/>
                      <w:rPrChange w:id="1145" w:author="Jing wang" w:date="2026-05-27T17:15:00Z" w16du:dateUtc="2026-05-27T09:15:00Z">
                        <w:rPr>
                          <w:rFonts w:ascii="Cambria Math" w:hAnsi="Cambria Math"/>
                          <w:sz w:val="28"/>
                          <w:szCs w:val="28"/>
                        </w:rPr>
                      </w:rPrChange>
                    </w:rPr>
                    <m:t>2</m:t>
                  </m:r>
                </m:sup>
              </m:sSup>
            </m:den>
          </m:f>
        </m:oMath>
      </m:oMathPara>
      <w:bookmarkEnd w:id="1121"/>
      <w:bookmarkEnd w:id="1122"/>
      <w:bookmarkEnd w:id="1123"/>
      <w:bookmarkEnd w:id="1124"/>
      <w:bookmarkEnd w:id="1125"/>
      <w:bookmarkEnd w:id="1126"/>
    </w:p>
    <w:p w14:paraId="6D83DE2D" w14:textId="672DF15A" w:rsidR="001C73AA" w:rsidRDefault="00000000">
      <w:pPr>
        <w:pStyle w:val="a6"/>
        <w:spacing w:after="0" w:line="360" w:lineRule="auto"/>
        <w:ind w:firstLineChars="200" w:firstLine="480"/>
        <w:rPr>
          <w:rFonts w:ascii="Times New Roman" w:eastAsia="宋体" w:hAnsi="Times New Roman" w:cs="Times New Roman"/>
          <w:bCs/>
          <w:sz w:val="24"/>
          <w:szCs w:val="24"/>
        </w:rPr>
      </w:pPr>
      <w:r w:rsidRPr="00142A0A">
        <w:rPr>
          <w:rFonts w:ascii="Times New Roman" w:eastAsia="宋体" w:hAnsi="Times New Roman" w:cs="Times New Roman" w:hint="eastAsia"/>
          <w:bCs/>
          <w:sz w:val="24"/>
          <w:szCs w:val="24"/>
          <w:highlight w:val="yellow"/>
          <w:rPrChange w:id="1146" w:author="Jing wang" w:date="2026-05-27T17:15:00Z" w16du:dateUtc="2026-05-27T09:15:00Z">
            <w:rPr>
              <w:rFonts w:ascii="Times New Roman" w:eastAsia="宋体" w:hAnsi="Times New Roman" w:cs="Times New Roman" w:hint="eastAsia"/>
              <w:bCs/>
              <w:sz w:val="24"/>
              <w:szCs w:val="24"/>
            </w:rPr>
          </w:rPrChange>
        </w:rPr>
        <w:t>其中</w:t>
      </w:r>
      <w:r w:rsidRPr="00142A0A">
        <w:rPr>
          <w:rFonts w:ascii="Times New Roman" w:eastAsia="宋体" w:hAnsi="Times New Roman" w:cs="Times New Roman"/>
          <w:bCs/>
          <w:sz w:val="24"/>
          <w:szCs w:val="24"/>
          <w:highlight w:val="yellow"/>
          <w:rPrChange w:id="1147" w:author="Jing wang" w:date="2026-05-27T17:15:00Z" w16du:dateUtc="2026-05-27T09:15:00Z">
            <w:rPr>
              <w:rFonts w:ascii="Times New Roman" w:eastAsia="宋体" w:hAnsi="Times New Roman" w:cs="Times New Roman"/>
              <w:bCs/>
              <w:sz w:val="24"/>
              <w:szCs w:val="24"/>
            </w:rPr>
          </w:rPrChange>
        </w:rPr>
        <w:t>σ</w:t>
      </w:r>
      <w:r w:rsidRPr="00142A0A">
        <w:rPr>
          <w:rFonts w:ascii="Times New Roman" w:eastAsia="宋体" w:hAnsi="Times New Roman" w:cs="Times New Roman" w:hint="eastAsia"/>
          <w:bCs/>
          <w:sz w:val="24"/>
          <w:szCs w:val="24"/>
          <w:highlight w:val="yellow"/>
          <w:rPrChange w:id="1148" w:author="Jing wang" w:date="2026-05-27T17:15:00Z" w16du:dateUtc="2026-05-27T09:15:00Z">
            <w:rPr>
              <w:rFonts w:ascii="Times New Roman" w:eastAsia="宋体" w:hAnsi="Times New Roman" w:cs="Times New Roman" w:hint="eastAsia"/>
              <w:bCs/>
              <w:sz w:val="24"/>
              <w:szCs w:val="24"/>
            </w:rPr>
          </w:rPrChange>
        </w:rPr>
        <w:t>为对照组预期标准差；</w:t>
      </w:r>
      <m:oMath>
        <m:d>
          <m:dPr>
            <m:begChr m:val="|"/>
            <m:endChr m:val="|"/>
            <m:ctrlPr>
              <w:rPr>
                <w:rFonts w:ascii="Cambria Math" w:eastAsia="宋体" w:hAnsi="Cambria Math" w:cs="Times New Roman"/>
                <w:i/>
                <w:sz w:val="24"/>
                <w:szCs w:val="24"/>
                <w:highlight w:val="yellow"/>
              </w:rPr>
            </m:ctrlPr>
          </m:dPr>
          <m:e>
            <m:r>
              <w:rPr>
                <w:rFonts w:ascii="Cambria Math" w:eastAsia="宋体" w:hAnsi="Cambria Math" w:cs="Times New Roman"/>
                <w:sz w:val="24"/>
                <w:szCs w:val="24"/>
                <w:highlight w:val="yellow"/>
                <w:rPrChange w:id="1149" w:author="Jing wang" w:date="2026-05-27T17:15:00Z" w16du:dateUtc="2026-05-27T09:15:00Z">
                  <w:rPr>
                    <w:rFonts w:ascii="Cambria Math" w:eastAsia="宋体" w:hAnsi="Cambria Math" w:cs="Times New Roman"/>
                    <w:sz w:val="24"/>
                    <w:szCs w:val="24"/>
                  </w:rPr>
                </w:rPrChange>
              </w:rPr>
              <m:t>D</m:t>
            </m:r>
          </m:e>
        </m:d>
      </m:oMath>
      <w:r w:rsidRPr="00142A0A">
        <w:rPr>
          <w:rFonts w:ascii="Times New Roman" w:eastAsia="宋体" w:hAnsi="Times New Roman" w:cs="Times New Roman" w:hint="eastAsia"/>
          <w:bCs/>
          <w:sz w:val="24"/>
          <w:szCs w:val="24"/>
          <w:highlight w:val="yellow"/>
          <w:rPrChange w:id="1150" w:author="Jing wang" w:date="2026-05-27T17:15:00Z" w16du:dateUtc="2026-05-27T09:15:00Z">
            <w:rPr>
              <w:rFonts w:ascii="Times New Roman" w:eastAsia="宋体" w:hAnsi="Times New Roman" w:cs="Times New Roman" w:hint="eastAsia"/>
              <w:bCs/>
              <w:sz w:val="24"/>
              <w:szCs w:val="24"/>
            </w:rPr>
          </w:rPrChange>
        </w:rPr>
        <w:t>为预期的两组均数之差的绝对值，</w:t>
      </w:r>
      <m:oMath>
        <m:d>
          <m:dPr>
            <m:begChr m:val="|"/>
            <m:endChr m:val="|"/>
            <m:ctrlPr>
              <w:rPr>
                <w:rFonts w:ascii="Cambria Math" w:eastAsia="宋体" w:hAnsi="Cambria Math" w:cs="Times New Roman"/>
                <w:i/>
                <w:sz w:val="24"/>
                <w:szCs w:val="24"/>
                <w:highlight w:val="yellow"/>
              </w:rPr>
            </m:ctrlPr>
          </m:dPr>
          <m:e>
            <m:r>
              <w:rPr>
                <w:rFonts w:ascii="Cambria Math" w:eastAsia="宋体" w:hAnsi="Cambria Math" w:cs="Times New Roman"/>
                <w:sz w:val="24"/>
                <w:szCs w:val="24"/>
                <w:highlight w:val="yellow"/>
                <w:rPrChange w:id="1151" w:author="Jing wang" w:date="2026-05-27T17:15:00Z" w16du:dateUtc="2026-05-27T09:15:00Z">
                  <w:rPr>
                    <w:rFonts w:ascii="Cambria Math" w:eastAsia="宋体" w:hAnsi="Cambria Math" w:cs="Times New Roman"/>
                    <w:sz w:val="24"/>
                    <w:szCs w:val="24"/>
                  </w:rPr>
                </w:rPrChange>
              </w:rPr>
              <m:t>D</m:t>
            </m:r>
          </m:e>
        </m:d>
      </m:oMath>
      <w:r w:rsidRPr="00142A0A">
        <w:rPr>
          <w:rFonts w:ascii="Times New Roman" w:eastAsia="宋体" w:hAnsi="Times New Roman" w:cs="Times New Roman"/>
          <w:color w:val="auto"/>
          <w:sz w:val="24"/>
          <w:szCs w:val="24"/>
          <w:highlight w:val="yellow"/>
          <w:rPrChange w:id="1152" w:author="Jing wang" w:date="2026-05-27T17:15:00Z" w16du:dateUtc="2026-05-27T09:15:00Z">
            <w:rPr>
              <w:rFonts w:ascii="Times New Roman" w:eastAsia="宋体" w:hAnsi="Times New Roman" w:cs="Times New Roman"/>
              <w:color w:val="auto"/>
              <w:sz w:val="24"/>
              <w:szCs w:val="24"/>
            </w:rPr>
          </w:rPrChange>
        </w:rPr>
        <w:t xml:space="preserve"> = </w:t>
      </w:r>
      <m:oMath>
        <m:d>
          <m:dPr>
            <m:begChr m:val="|"/>
            <m:endChr m:val="|"/>
            <m:ctrlPr>
              <w:rPr>
                <w:rFonts w:ascii="Cambria Math" w:eastAsia="宋体" w:hAnsi="Cambria Math" w:cs="Times New Roman"/>
                <w:i/>
                <w:sz w:val="24"/>
                <w:szCs w:val="24"/>
                <w:highlight w:val="yellow"/>
              </w:rPr>
            </m:ctrlPr>
          </m:dPr>
          <m:e>
            <m:sSub>
              <m:sSubPr>
                <m:ctrlPr>
                  <w:rPr>
                    <w:rFonts w:ascii="Cambria Math" w:eastAsia="宋体" w:hAnsi="Cambria Math" w:cs="Times New Roman"/>
                    <w:i/>
                    <w:sz w:val="24"/>
                    <w:szCs w:val="24"/>
                    <w:highlight w:val="yellow"/>
                  </w:rPr>
                </m:ctrlPr>
              </m:sSubPr>
              <m:e>
                <m:r>
                  <w:rPr>
                    <w:rFonts w:ascii="Cambria Math" w:eastAsia="宋体" w:hAnsi="Cambria Math" w:cs="Times New Roman"/>
                    <w:sz w:val="24"/>
                    <w:szCs w:val="24"/>
                    <w:highlight w:val="yellow"/>
                    <w:rPrChange w:id="1153" w:author="Jing wang" w:date="2026-05-27T17:15:00Z" w16du:dateUtc="2026-05-27T09:15:00Z">
                      <w:rPr>
                        <w:rFonts w:ascii="Cambria Math" w:eastAsia="宋体" w:hAnsi="Cambria Math" w:cs="Times New Roman"/>
                        <w:sz w:val="24"/>
                        <w:szCs w:val="24"/>
                      </w:rPr>
                    </w:rPrChange>
                  </w:rPr>
                  <m:t>u</m:t>
                </m:r>
              </m:e>
              <m:sub>
                <m:r>
                  <w:rPr>
                    <w:rFonts w:ascii="Cambria Math" w:eastAsia="宋体" w:hAnsi="Cambria Math" w:cs="Times New Roman"/>
                    <w:sz w:val="24"/>
                    <w:szCs w:val="24"/>
                    <w:highlight w:val="yellow"/>
                    <w:rPrChange w:id="1154" w:author="Jing wang" w:date="2026-05-27T17:15:00Z" w16du:dateUtc="2026-05-27T09:15:00Z">
                      <w:rPr>
                        <w:rFonts w:ascii="Cambria Math" w:eastAsia="宋体" w:hAnsi="Cambria Math" w:cs="Times New Roman"/>
                        <w:sz w:val="24"/>
                        <w:szCs w:val="24"/>
                      </w:rPr>
                    </w:rPrChange>
                  </w:rPr>
                  <m:t>T</m:t>
                </m:r>
              </m:sub>
            </m:sSub>
            <m:r>
              <w:rPr>
                <w:rFonts w:ascii="Cambria Math" w:eastAsia="宋体" w:hAnsi="Cambria Math" w:cs="Times New Roman"/>
                <w:sz w:val="24"/>
                <w:szCs w:val="24"/>
                <w:highlight w:val="yellow"/>
                <w:rPrChange w:id="1155" w:author="Jing wang" w:date="2026-05-27T17:15:00Z" w16du:dateUtc="2026-05-27T09:15:00Z">
                  <w:rPr>
                    <w:rFonts w:ascii="Cambria Math" w:eastAsia="宋体" w:hAnsi="Cambria Math" w:cs="Times New Roman"/>
                    <w:sz w:val="24"/>
                    <w:szCs w:val="24"/>
                  </w:rPr>
                </w:rPrChange>
              </w:rPr>
              <m:t>-</m:t>
            </m:r>
            <m:sSub>
              <m:sSubPr>
                <m:ctrlPr>
                  <w:rPr>
                    <w:rFonts w:ascii="Cambria Math" w:eastAsia="宋体" w:hAnsi="Cambria Math" w:cs="Times New Roman"/>
                    <w:i/>
                    <w:sz w:val="24"/>
                    <w:szCs w:val="24"/>
                    <w:highlight w:val="yellow"/>
                  </w:rPr>
                </m:ctrlPr>
              </m:sSubPr>
              <m:e>
                <m:r>
                  <w:rPr>
                    <w:rFonts w:ascii="Cambria Math" w:eastAsia="宋体" w:hAnsi="Cambria Math" w:cs="Times New Roman"/>
                    <w:sz w:val="24"/>
                    <w:szCs w:val="24"/>
                    <w:highlight w:val="yellow"/>
                    <w:rPrChange w:id="1156" w:author="Jing wang" w:date="2026-05-27T17:15:00Z" w16du:dateUtc="2026-05-27T09:15:00Z">
                      <w:rPr>
                        <w:rFonts w:ascii="Cambria Math" w:eastAsia="宋体" w:hAnsi="Cambria Math" w:cs="Times New Roman"/>
                        <w:sz w:val="24"/>
                        <w:szCs w:val="24"/>
                      </w:rPr>
                    </w:rPrChange>
                  </w:rPr>
                  <m:t>u</m:t>
                </m:r>
              </m:e>
              <m:sub>
                <m:r>
                  <w:rPr>
                    <w:rFonts w:ascii="Cambria Math" w:eastAsia="宋体" w:hAnsi="Cambria Math" w:cs="Times New Roman"/>
                    <w:sz w:val="24"/>
                    <w:szCs w:val="24"/>
                    <w:highlight w:val="yellow"/>
                    <w:rPrChange w:id="1157" w:author="Jing wang" w:date="2026-05-27T17:15:00Z" w16du:dateUtc="2026-05-27T09:15:00Z">
                      <w:rPr>
                        <w:rFonts w:ascii="Cambria Math" w:eastAsia="宋体" w:hAnsi="Cambria Math" w:cs="Times New Roman"/>
                        <w:sz w:val="24"/>
                        <w:szCs w:val="24"/>
                      </w:rPr>
                    </w:rPrChange>
                  </w:rPr>
                  <m:t>C</m:t>
                </m:r>
              </m:sub>
            </m:sSub>
          </m:e>
        </m:d>
      </m:oMath>
      <w:r w:rsidRPr="00142A0A">
        <w:rPr>
          <w:rFonts w:ascii="Times New Roman" w:eastAsia="宋体" w:hAnsi="Times New Roman" w:cs="Times New Roman" w:hint="eastAsia"/>
          <w:bCs/>
          <w:sz w:val="24"/>
          <w:szCs w:val="24"/>
          <w:highlight w:val="yellow"/>
          <w:rPrChange w:id="1158" w:author="Jing wang" w:date="2026-05-27T17:15:00Z" w16du:dateUtc="2026-05-27T09:15:00Z">
            <w:rPr>
              <w:rFonts w:ascii="Times New Roman" w:eastAsia="宋体" w:hAnsi="Times New Roman" w:cs="Times New Roman" w:hint="eastAsia"/>
              <w:bCs/>
              <w:sz w:val="24"/>
              <w:szCs w:val="24"/>
            </w:rPr>
          </w:rPrChange>
        </w:rPr>
        <w:t>；</w:t>
      </w:r>
      <w:r w:rsidRPr="00142A0A">
        <w:rPr>
          <w:rFonts w:ascii="Times New Roman" w:eastAsia="宋体" w:hAnsi="Times New Roman" w:cs="Times New Roman"/>
          <w:bCs/>
          <w:sz w:val="24"/>
          <w:szCs w:val="24"/>
          <w:highlight w:val="yellow"/>
          <w:rPrChange w:id="1159" w:author="Jing wang" w:date="2026-05-27T17:15:00Z" w16du:dateUtc="2026-05-27T09:15:00Z">
            <w:rPr>
              <w:rFonts w:ascii="Times New Roman" w:eastAsia="宋体" w:hAnsi="Times New Roman" w:cs="Times New Roman"/>
              <w:bCs/>
              <w:sz w:val="24"/>
              <w:szCs w:val="24"/>
            </w:rPr>
          </w:rPrChange>
        </w:rPr>
        <w:t>Δ</w:t>
      </w:r>
      <w:r w:rsidRPr="00142A0A">
        <w:rPr>
          <w:rFonts w:ascii="Times New Roman" w:eastAsia="宋体" w:hAnsi="Times New Roman" w:cs="Times New Roman" w:hint="eastAsia"/>
          <w:bCs/>
          <w:sz w:val="24"/>
          <w:szCs w:val="24"/>
          <w:highlight w:val="yellow"/>
          <w:rPrChange w:id="1160" w:author="Jing wang" w:date="2026-05-27T17:15:00Z" w16du:dateUtc="2026-05-27T09:15:00Z">
            <w:rPr>
              <w:rFonts w:ascii="Times New Roman" w:eastAsia="宋体" w:hAnsi="Times New Roman" w:cs="Times New Roman" w:hint="eastAsia"/>
              <w:bCs/>
              <w:sz w:val="24"/>
              <w:szCs w:val="24"/>
            </w:rPr>
          </w:rPrChange>
        </w:rPr>
        <w:t>为优效性界值，取</w:t>
      </w:r>
      <w:ins w:id="1161" w:author="Jing wang" w:date="2026-05-27T17:15:00Z" w16du:dateUtc="2026-05-27T09:15:00Z">
        <w:r w:rsidR="00142A0A" w:rsidRPr="00142A0A">
          <w:rPr>
            <w:rFonts w:ascii="Times New Roman" w:eastAsia="宋体" w:hAnsi="Times New Roman" w:cs="Times New Roman"/>
            <w:bCs/>
            <w:sz w:val="24"/>
            <w:szCs w:val="24"/>
            <w:highlight w:val="yellow"/>
            <w:rPrChange w:id="1162" w:author="Jing wang" w:date="2026-05-27T17:15:00Z" w16du:dateUtc="2026-05-27T09:15:00Z">
              <w:rPr>
                <w:rFonts w:ascii="Times New Roman" w:eastAsia="宋体" w:hAnsi="Times New Roman" w:cs="Times New Roman"/>
                <w:bCs/>
                <w:sz w:val="24"/>
                <w:szCs w:val="24"/>
              </w:rPr>
            </w:rPrChange>
          </w:rPr>
          <w:t>5%</w:t>
        </w:r>
      </w:ins>
      <w:del w:id="1163" w:author="Jing wang" w:date="2026-05-27T17:15:00Z" w16du:dateUtc="2026-05-27T09:15:00Z">
        <w:r w:rsidRPr="00142A0A" w:rsidDel="00142A0A">
          <w:rPr>
            <w:rFonts w:ascii="Times New Roman" w:eastAsia="宋体" w:hAnsi="Times New Roman" w:cs="Times New Roman"/>
            <w:bCs/>
            <w:sz w:val="24"/>
            <w:szCs w:val="24"/>
            <w:highlight w:val="yellow"/>
            <w:rPrChange w:id="1164" w:author="Jing wang" w:date="2026-05-27T17:15:00Z" w16du:dateUtc="2026-05-27T09:15:00Z">
              <w:rPr>
                <w:rFonts w:ascii="Times New Roman" w:eastAsia="宋体" w:hAnsi="Times New Roman" w:cs="Times New Roman"/>
                <w:bCs/>
                <w:sz w:val="24"/>
                <w:szCs w:val="24"/>
              </w:rPr>
            </w:rPrChange>
          </w:rPr>
          <w:delText>0</w:delText>
        </w:r>
      </w:del>
      <w:r w:rsidRPr="00142A0A">
        <w:rPr>
          <w:rFonts w:ascii="Times New Roman" w:eastAsia="宋体" w:hAnsi="Times New Roman" w:cs="Times New Roman" w:hint="eastAsia"/>
          <w:bCs/>
          <w:sz w:val="24"/>
          <w:szCs w:val="24"/>
          <w:highlight w:val="yellow"/>
          <w:rPrChange w:id="1165" w:author="Jing wang" w:date="2026-05-27T17:15:00Z" w16du:dateUtc="2026-05-27T09:15:00Z">
            <w:rPr>
              <w:rFonts w:ascii="Times New Roman" w:eastAsia="宋体" w:hAnsi="Times New Roman" w:cs="Times New Roman" w:hint="eastAsia"/>
              <w:bCs/>
              <w:sz w:val="24"/>
              <w:szCs w:val="24"/>
            </w:rPr>
          </w:rPrChange>
        </w:rPr>
        <w:t>。</w:t>
      </w:r>
    </w:p>
    <w:p w14:paraId="3EAC4F3E" w14:textId="77777777" w:rsidR="001C73AA" w:rsidRDefault="00000000">
      <w:pPr>
        <w:pStyle w:val="32"/>
        <w:numPr>
          <w:ilvl w:val="2"/>
          <w:numId w:val="46"/>
        </w:numPr>
        <w:snapToGrid w:val="0"/>
        <w:rPr>
          <w:bCs/>
        </w:rPr>
      </w:pPr>
      <w:bookmarkStart w:id="1166" w:name="_Toc104144996"/>
      <w:bookmarkEnd w:id="1081"/>
      <w:r>
        <w:rPr>
          <w:bCs/>
        </w:rPr>
        <w:t>样本量分配以及其确定依据</w:t>
      </w:r>
      <w:bookmarkEnd w:id="1166"/>
    </w:p>
    <w:p w14:paraId="111FD2C6" w14:textId="77777777" w:rsidR="001C73AA" w:rsidRDefault="00000000">
      <w:pPr>
        <w:pStyle w:val="a8"/>
        <w:snapToGrid w:val="0"/>
        <w:ind w:firstLine="480"/>
        <w:rPr>
          <w:color w:val="000000" w:themeColor="text1"/>
        </w:rPr>
      </w:pPr>
      <w:r>
        <w:rPr>
          <w:rFonts w:hint="eastAsia"/>
          <w:color w:val="000000" w:themeColor="text1"/>
        </w:rPr>
        <w:t>本试验将同时在多家临床试验机构同时开展，原则上，将尽可能的均匀分配各中心的入组数量，以保证充分的中心代表性。但考虑到可行性和入选进度，将会根据实际情况对入组数量进行调整，尽量保证每家中心的入选规模相对平衡，而对某一特定中心、其最终的入组规模不应超过总病例数的</w:t>
      </w:r>
      <w:r>
        <w:rPr>
          <w:rFonts w:hint="eastAsia"/>
          <w:color w:val="000000" w:themeColor="text1"/>
        </w:rPr>
        <w:t>50%</w:t>
      </w:r>
      <w:r>
        <w:rPr>
          <w:rFonts w:hint="eastAsia"/>
          <w:color w:val="000000" w:themeColor="text1"/>
        </w:rPr>
        <w:t>。</w:t>
      </w:r>
    </w:p>
    <w:p w14:paraId="74F09C3C" w14:textId="77777777" w:rsidR="001C73AA" w:rsidRDefault="00000000">
      <w:pPr>
        <w:pStyle w:val="24"/>
        <w:numPr>
          <w:ilvl w:val="1"/>
          <w:numId w:val="45"/>
        </w:numPr>
        <w:snapToGrid w:val="0"/>
        <w:spacing w:beforeLines="0" w:before="0"/>
        <w:rPr>
          <w:bCs/>
        </w:rPr>
      </w:pPr>
      <w:bookmarkStart w:id="1167" w:name="_Toc104144997"/>
      <w:bookmarkStart w:id="1168" w:name="_Toc24862"/>
      <w:bookmarkStart w:id="1169" w:name="_Toc20812"/>
      <w:bookmarkStart w:id="1170" w:name="_Toc18136"/>
      <w:bookmarkStart w:id="1171" w:name="_Toc104144465"/>
      <w:bookmarkStart w:id="1172" w:name="_Toc118380714"/>
      <w:bookmarkStart w:id="1173" w:name="_Toc104144627"/>
      <w:r>
        <w:rPr>
          <w:bCs/>
        </w:rPr>
        <w:t>分析数据集</w:t>
      </w:r>
      <w:bookmarkEnd w:id="1167"/>
      <w:bookmarkEnd w:id="1168"/>
      <w:bookmarkEnd w:id="1169"/>
      <w:bookmarkEnd w:id="1170"/>
      <w:bookmarkEnd w:id="1171"/>
      <w:bookmarkEnd w:id="1172"/>
      <w:bookmarkEnd w:id="1173"/>
    </w:p>
    <w:p w14:paraId="68BAADF9" w14:textId="77777777" w:rsidR="001C73AA" w:rsidRDefault="00000000">
      <w:pPr>
        <w:numPr>
          <w:ilvl w:val="0"/>
          <w:numId w:val="47"/>
        </w:numPr>
        <w:adjustRightInd w:val="0"/>
        <w:snapToGrid w:val="0"/>
        <w:spacing w:line="360" w:lineRule="auto"/>
        <w:rPr>
          <w:snapToGrid w:val="0"/>
          <w:color w:val="000000" w:themeColor="text1"/>
          <w:sz w:val="24"/>
        </w:rPr>
      </w:pPr>
      <w:r>
        <w:rPr>
          <w:rFonts w:hint="eastAsia"/>
          <w:snapToGrid w:val="0"/>
          <w:color w:val="000000" w:themeColor="text1"/>
          <w:sz w:val="24"/>
        </w:rPr>
        <w:t>全分析集</w:t>
      </w:r>
      <w:r>
        <w:rPr>
          <w:snapToGrid w:val="0"/>
          <w:color w:val="000000" w:themeColor="text1"/>
          <w:sz w:val="24"/>
        </w:rPr>
        <w:t>(Full analysis Set</w:t>
      </w:r>
      <w:r>
        <w:rPr>
          <w:rFonts w:hint="eastAsia"/>
          <w:snapToGrid w:val="0"/>
          <w:color w:val="000000" w:themeColor="text1"/>
          <w:sz w:val="24"/>
        </w:rPr>
        <w:t>，</w:t>
      </w:r>
      <w:r>
        <w:rPr>
          <w:snapToGrid w:val="0"/>
          <w:color w:val="000000" w:themeColor="text1"/>
          <w:sz w:val="24"/>
        </w:rPr>
        <w:t>FAS)</w:t>
      </w:r>
      <w:r>
        <w:rPr>
          <w:rFonts w:hint="eastAsia"/>
          <w:snapToGrid w:val="0"/>
          <w:color w:val="000000" w:themeColor="text1"/>
          <w:sz w:val="24"/>
        </w:rPr>
        <w:t>：按照意向性分析</w:t>
      </w:r>
      <w:r>
        <w:rPr>
          <w:snapToGrid w:val="0"/>
          <w:color w:val="000000" w:themeColor="text1"/>
          <w:sz w:val="24"/>
        </w:rPr>
        <w:t>(ITT)</w:t>
      </w:r>
      <w:r>
        <w:rPr>
          <w:rFonts w:hint="eastAsia"/>
          <w:snapToGrid w:val="0"/>
          <w:color w:val="000000" w:themeColor="text1"/>
          <w:sz w:val="24"/>
        </w:rPr>
        <w:t>原则，所有入组并使用器械的受试者将进入</w:t>
      </w:r>
      <w:r>
        <w:rPr>
          <w:snapToGrid w:val="0"/>
          <w:color w:val="000000" w:themeColor="text1"/>
          <w:sz w:val="24"/>
        </w:rPr>
        <w:t>FAS</w:t>
      </w:r>
      <w:r>
        <w:rPr>
          <w:rFonts w:hint="eastAsia"/>
          <w:snapToGrid w:val="0"/>
          <w:color w:val="000000" w:themeColor="text1"/>
          <w:sz w:val="24"/>
        </w:rPr>
        <w:t>。对于主要评价指标的缺失，主要疗效指标的缺失可采用最差填补原则进行填补，其它次要疗效指标不进行填补。</w:t>
      </w:r>
    </w:p>
    <w:p w14:paraId="5720B85F" w14:textId="77777777" w:rsidR="001C73AA" w:rsidRDefault="00000000">
      <w:pPr>
        <w:numPr>
          <w:ilvl w:val="0"/>
          <w:numId w:val="47"/>
        </w:numPr>
        <w:adjustRightInd w:val="0"/>
        <w:snapToGrid w:val="0"/>
        <w:spacing w:line="360" w:lineRule="auto"/>
        <w:rPr>
          <w:snapToGrid w:val="0"/>
          <w:color w:val="000000" w:themeColor="text1"/>
          <w:sz w:val="24"/>
        </w:rPr>
      </w:pPr>
      <w:r>
        <w:rPr>
          <w:rFonts w:hint="eastAsia"/>
          <w:snapToGrid w:val="0"/>
          <w:color w:val="000000" w:themeColor="text1"/>
          <w:sz w:val="24"/>
        </w:rPr>
        <w:t>符合方案集</w:t>
      </w:r>
      <w:r>
        <w:rPr>
          <w:snapToGrid w:val="0"/>
          <w:color w:val="000000" w:themeColor="text1"/>
          <w:sz w:val="24"/>
        </w:rPr>
        <w:t>(Per Protocol Set</w:t>
      </w:r>
      <w:r>
        <w:rPr>
          <w:rFonts w:hint="eastAsia"/>
          <w:snapToGrid w:val="0"/>
          <w:color w:val="000000" w:themeColor="text1"/>
          <w:sz w:val="24"/>
        </w:rPr>
        <w:t>，</w:t>
      </w:r>
      <w:r>
        <w:rPr>
          <w:snapToGrid w:val="0"/>
          <w:color w:val="000000" w:themeColor="text1"/>
          <w:sz w:val="24"/>
        </w:rPr>
        <w:t>PPS)</w:t>
      </w:r>
      <w:r>
        <w:rPr>
          <w:rFonts w:hint="eastAsia"/>
          <w:snapToGrid w:val="0"/>
          <w:color w:val="000000" w:themeColor="text1"/>
          <w:sz w:val="24"/>
        </w:rPr>
        <w:t>：指所有完成试验且排除了严重违背方案的治疗人群亚组。</w:t>
      </w:r>
    </w:p>
    <w:p w14:paraId="17B12064" w14:textId="77777777" w:rsidR="001C73AA" w:rsidRDefault="00000000">
      <w:pPr>
        <w:numPr>
          <w:ilvl w:val="0"/>
          <w:numId w:val="47"/>
        </w:numPr>
        <w:adjustRightInd w:val="0"/>
        <w:snapToGrid w:val="0"/>
        <w:spacing w:line="360" w:lineRule="auto"/>
        <w:rPr>
          <w:color w:val="000000" w:themeColor="text1"/>
          <w:sz w:val="24"/>
        </w:rPr>
      </w:pPr>
      <w:r>
        <w:rPr>
          <w:rFonts w:hint="eastAsia"/>
          <w:snapToGrid w:val="0"/>
          <w:color w:val="000000" w:themeColor="text1"/>
          <w:sz w:val="24"/>
        </w:rPr>
        <w:t>安全性数据集</w:t>
      </w:r>
      <w:r>
        <w:rPr>
          <w:snapToGrid w:val="0"/>
          <w:color w:val="000000" w:themeColor="text1"/>
          <w:sz w:val="24"/>
        </w:rPr>
        <w:t>(Safety Set</w:t>
      </w:r>
      <w:r>
        <w:rPr>
          <w:rFonts w:hint="eastAsia"/>
          <w:snapToGrid w:val="0"/>
          <w:color w:val="000000" w:themeColor="text1"/>
          <w:sz w:val="24"/>
        </w:rPr>
        <w:t>，</w:t>
      </w:r>
      <w:r>
        <w:rPr>
          <w:snapToGrid w:val="0"/>
          <w:color w:val="000000" w:themeColor="text1"/>
          <w:sz w:val="24"/>
        </w:rPr>
        <w:t>SS)</w:t>
      </w:r>
      <w:r>
        <w:rPr>
          <w:rFonts w:hint="eastAsia"/>
          <w:snapToGrid w:val="0"/>
          <w:color w:val="000000" w:themeColor="text1"/>
          <w:sz w:val="24"/>
        </w:rPr>
        <w:t>：指所有参与临床试验且使用了试验用器械、并且至</w:t>
      </w:r>
      <w:r>
        <w:rPr>
          <w:rFonts w:hint="eastAsia"/>
          <w:snapToGrid w:val="0"/>
          <w:color w:val="000000" w:themeColor="text1"/>
          <w:sz w:val="24"/>
        </w:rPr>
        <w:lastRenderedPageBreak/>
        <w:t>少有一次安全性评价的受试者集。</w:t>
      </w:r>
    </w:p>
    <w:p w14:paraId="27920B0E" w14:textId="77777777" w:rsidR="001C73AA" w:rsidRDefault="00000000">
      <w:pPr>
        <w:pStyle w:val="24"/>
        <w:numPr>
          <w:ilvl w:val="1"/>
          <w:numId w:val="45"/>
        </w:numPr>
        <w:snapToGrid w:val="0"/>
        <w:spacing w:beforeLines="0" w:before="0"/>
        <w:rPr>
          <w:bCs/>
        </w:rPr>
      </w:pPr>
      <w:bookmarkStart w:id="1174" w:name="_Toc104144998"/>
      <w:bookmarkStart w:id="1175" w:name="_Toc104144466"/>
      <w:bookmarkStart w:id="1176" w:name="_Toc29576"/>
      <w:bookmarkStart w:id="1177" w:name="_Toc21035"/>
      <w:bookmarkStart w:id="1178" w:name="_Toc104144628"/>
      <w:bookmarkStart w:id="1179" w:name="_Toc118380715"/>
      <w:bookmarkStart w:id="1180" w:name="_Toc10054"/>
      <w:r>
        <w:rPr>
          <w:bCs/>
        </w:rPr>
        <w:t>受试者剔除标准</w:t>
      </w:r>
      <w:bookmarkEnd w:id="1174"/>
      <w:bookmarkEnd w:id="1175"/>
      <w:bookmarkEnd w:id="1176"/>
      <w:bookmarkEnd w:id="1177"/>
      <w:bookmarkEnd w:id="1178"/>
      <w:bookmarkEnd w:id="1179"/>
      <w:bookmarkEnd w:id="1180"/>
    </w:p>
    <w:p w14:paraId="2D1EDF1D" w14:textId="77777777" w:rsidR="001C73AA" w:rsidRDefault="00000000">
      <w:pPr>
        <w:widowControl/>
        <w:snapToGrid w:val="0"/>
        <w:spacing w:line="360" w:lineRule="auto"/>
        <w:ind w:firstLine="420"/>
        <w:rPr>
          <w:color w:val="000000" w:themeColor="text1"/>
          <w:kern w:val="0"/>
          <w:sz w:val="24"/>
        </w:rPr>
      </w:pPr>
      <w:r>
        <w:rPr>
          <w:rFonts w:hint="eastAsia"/>
          <w:color w:val="000000" w:themeColor="text1"/>
          <w:kern w:val="0"/>
          <w:sz w:val="24"/>
        </w:rPr>
        <w:t>资料统计分析前，由主要研究者、申办方、统计单位判断个例是否出现下列情况之一，主要研究者应依据受试者完成试验的程度和退组原因等因素综合判断是否将此受试者剔除，并做出相关说明。受试者符合下列任何一项，则考虑剔除：</w:t>
      </w:r>
    </w:p>
    <w:p w14:paraId="6CBA1DF0" w14:textId="77777777" w:rsidR="001C73AA" w:rsidRDefault="00000000">
      <w:pPr>
        <w:pStyle w:val="afe"/>
        <w:widowControl/>
        <w:numPr>
          <w:ilvl w:val="0"/>
          <w:numId w:val="48"/>
        </w:numPr>
        <w:snapToGrid w:val="0"/>
        <w:spacing w:line="360" w:lineRule="auto"/>
        <w:ind w:firstLineChars="0"/>
        <w:rPr>
          <w:color w:val="000000" w:themeColor="text1"/>
          <w:kern w:val="0"/>
          <w:sz w:val="24"/>
        </w:rPr>
      </w:pPr>
      <w:r>
        <w:rPr>
          <w:rFonts w:hint="eastAsia"/>
          <w:color w:val="000000" w:themeColor="text1"/>
          <w:kern w:val="0"/>
          <w:sz w:val="24"/>
        </w:rPr>
        <w:t>受试者个例的选择违反了入选标准或符合排除标准，不应当进入试验；</w:t>
      </w:r>
    </w:p>
    <w:p w14:paraId="2F4BEAB9" w14:textId="77777777" w:rsidR="001C73AA" w:rsidRDefault="00000000">
      <w:pPr>
        <w:pStyle w:val="afe"/>
        <w:widowControl/>
        <w:numPr>
          <w:ilvl w:val="0"/>
          <w:numId w:val="48"/>
        </w:numPr>
        <w:snapToGrid w:val="0"/>
        <w:spacing w:line="360" w:lineRule="auto"/>
        <w:ind w:firstLineChars="0"/>
        <w:rPr>
          <w:color w:val="000000" w:themeColor="text1"/>
          <w:kern w:val="0"/>
          <w:sz w:val="24"/>
        </w:rPr>
      </w:pPr>
      <w:r>
        <w:rPr>
          <w:rFonts w:hint="eastAsia"/>
          <w:color w:val="000000" w:themeColor="text1"/>
          <w:kern w:val="0"/>
          <w:sz w:val="24"/>
        </w:rPr>
        <w:t>试验期间，受试者不遵守试验计划，依从性差，对病例的疗效评价或安全性评价产生影响。如未曾使用试验产品、没有任何观察数据等。</w:t>
      </w:r>
    </w:p>
    <w:p w14:paraId="1A201D85" w14:textId="77777777" w:rsidR="001C73AA" w:rsidRDefault="00000000">
      <w:pPr>
        <w:pStyle w:val="24"/>
        <w:numPr>
          <w:ilvl w:val="1"/>
          <w:numId w:val="45"/>
        </w:numPr>
        <w:snapToGrid w:val="0"/>
        <w:spacing w:beforeLines="0" w:before="0"/>
        <w:rPr>
          <w:bCs/>
        </w:rPr>
      </w:pPr>
      <w:bookmarkStart w:id="1181" w:name="_Toc17627"/>
      <w:bookmarkStart w:id="1182" w:name="_Toc118380716"/>
      <w:bookmarkStart w:id="1183" w:name="_Toc29979"/>
      <w:bookmarkStart w:id="1184" w:name="_Toc104144999"/>
      <w:bookmarkStart w:id="1185" w:name="_Toc104144629"/>
      <w:bookmarkStart w:id="1186" w:name="_Toc22678"/>
      <w:bookmarkStart w:id="1187" w:name="_Toc104144467"/>
      <w:r>
        <w:rPr>
          <w:bCs/>
        </w:rPr>
        <w:t>统计方法</w:t>
      </w:r>
      <w:bookmarkEnd w:id="1181"/>
      <w:bookmarkEnd w:id="1182"/>
      <w:bookmarkEnd w:id="1183"/>
      <w:bookmarkEnd w:id="1184"/>
      <w:bookmarkEnd w:id="1185"/>
      <w:bookmarkEnd w:id="1186"/>
      <w:bookmarkEnd w:id="1187"/>
    </w:p>
    <w:p w14:paraId="25EB696B" w14:textId="77777777" w:rsidR="001C73AA" w:rsidRDefault="00000000">
      <w:pPr>
        <w:snapToGrid w:val="0"/>
        <w:spacing w:line="360" w:lineRule="auto"/>
        <w:ind w:firstLineChars="200" w:firstLine="480"/>
      </w:pPr>
      <w:r>
        <w:rPr>
          <w:rFonts w:hint="eastAsia"/>
          <w:color w:val="000000" w:themeColor="text1"/>
          <w:sz w:val="24"/>
        </w:rPr>
        <w:t>本临床试验为</w:t>
      </w:r>
      <w:r>
        <w:rPr>
          <w:rFonts w:hint="eastAsia"/>
          <w:sz w:val="24"/>
        </w:rPr>
        <w:t>前瞻</w:t>
      </w:r>
      <w:r>
        <w:rPr>
          <w:sz w:val="24"/>
        </w:rPr>
        <w:t>性、多中心、</w:t>
      </w:r>
      <w:r>
        <w:rPr>
          <w:rFonts w:hint="eastAsia"/>
          <w:sz w:val="24"/>
        </w:rPr>
        <w:t>随机、对照、优效性设计</w:t>
      </w:r>
      <w:r>
        <w:rPr>
          <w:rFonts w:hint="eastAsia"/>
          <w:color w:val="000000" w:themeColor="text1"/>
          <w:sz w:val="24"/>
        </w:rPr>
        <w:t>。</w:t>
      </w:r>
    </w:p>
    <w:p w14:paraId="1F434501" w14:textId="77777777" w:rsidR="001C73AA" w:rsidRDefault="00000000">
      <w:pPr>
        <w:pStyle w:val="32"/>
        <w:numPr>
          <w:ilvl w:val="2"/>
          <w:numId w:val="49"/>
        </w:numPr>
        <w:snapToGrid w:val="0"/>
        <w:rPr>
          <w:bCs/>
        </w:rPr>
      </w:pPr>
      <w:bookmarkStart w:id="1188" w:name="_Toc104145000"/>
      <w:r>
        <w:rPr>
          <w:rFonts w:hint="eastAsia"/>
          <w:bCs/>
        </w:rPr>
        <w:t>一般原则</w:t>
      </w:r>
      <w:bookmarkEnd w:id="1188"/>
    </w:p>
    <w:p w14:paraId="74A2D4BD" w14:textId="77777777" w:rsidR="001C73AA" w:rsidRDefault="00000000">
      <w:pPr>
        <w:widowControl/>
        <w:snapToGrid w:val="0"/>
        <w:spacing w:line="360" w:lineRule="auto"/>
        <w:ind w:firstLine="420"/>
        <w:rPr>
          <w:color w:val="000000" w:themeColor="text1"/>
          <w:kern w:val="0"/>
          <w:sz w:val="24"/>
        </w:rPr>
      </w:pPr>
      <w:r>
        <w:rPr>
          <w:sz w:val="24"/>
        </w:rPr>
        <w:t>统计分析将采用</w:t>
      </w:r>
      <w:r>
        <w:rPr>
          <w:sz w:val="24"/>
        </w:rPr>
        <w:t>SAS 9.4</w:t>
      </w:r>
      <w:r>
        <w:rPr>
          <w:rFonts w:hint="eastAsia"/>
          <w:sz w:val="24"/>
        </w:rPr>
        <w:t>（</w:t>
      </w:r>
      <w:r>
        <w:rPr>
          <w:sz w:val="24"/>
        </w:rPr>
        <w:t>或更高版本</w:t>
      </w:r>
      <w:r>
        <w:rPr>
          <w:rFonts w:hint="eastAsia"/>
          <w:sz w:val="24"/>
        </w:rPr>
        <w:t>）</w:t>
      </w:r>
      <w:r>
        <w:rPr>
          <w:sz w:val="24"/>
        </w:rPr>
        <w:t>进行数据处理</w:t>
      </w:r>
      <w:r>
        <w:rPr>
          <w:rFonts w:hint="eastAsia"/>
          <w:sz w:val="24"/>
        </w:rPr>
        <w:t>，样本量计算采用</w:t>
      </w:r>
      <w:r>
        <w:rPr>
          <w:rFonts w:hint="eastAsia"/>
          <w:sz w:val="24"/>
        </w:rPr>
        <w:t>P</w:t>
      </w:r>
      <w:r>
        <w:rPr>
          <w:sz w:val="24"/>
        </w:rPr>
        <w:t>ASS 2021</w:t>
      </w:r>
      <w:r>
        <w:rPr>
          <w:rFonts w:hint="eastAsia"/>
          <w:sz w:val="24"/>
        </w:rPr>
        <w:t>软件。</w:t>
      </w:r>
    </w:p>
    <w:p w14:paraId="770C9C78" w14:textId="77777777" w:rsidR="001C73AA" w:rsidRDefault="00000000">
      <w:pPr>
        <w:widowControl/>
        <w:snapToGrid w:val="0"/>
        <w:spacing w:line="360" w:lineRule="auto"/>
        <w:ind w:firstLine="420"/>
        <w:rPr>
          <w:color w:val="000000" w:themeColor="text1"/>
          <w:kern w:val="0"/>
          <w:sz w:val="24"/>
        </w:rPr>
      </w:pPr>
      <w:r>
        <w:rPr>
          <w:color w:val="000000" w:themeColor="text1"/>
          <w:kern w:val="0"/>
          <w:sz w:val="24"/>
        </w:rPr>
        <w:t>定量指标的描述将计算均值、标准差、中位数、最小值、最大值，下四分位数</w:t>
      </w:r>
      <w:r>
        <w:rPr>
          <w:rFonts w:hint="eastAsia"/>
          <w:color w:val="000000" w:themeColor="text1"/>
          <w:kern w:val="0"/>
          <w:sz w:val="24"/>
        </w:rPr>
        <w:t>(</w:t>
      </w:r>
      <w:r>
        <w:rPr>
          <w:color w:val="000000" w:themeColor="text1"/>
          <w:kern w:val="0"/>
          <w:sz w:val="24"/>
        </w:rPr>
        <w:t>Q1</w:t>
      </w:r>
      <w:r>
        <w:rPr>
          <w:rFonts w:hint="eastAsia"/>
          <w:color w:val="000000" w:themeColor="text1"/>
          <w:kern w:val="0"/>
          <w:sz w:val="24"/>
        </w:rPr>
        <w:t>)</w:t>
      </w:r>
      <w:r>
        <w:rPr>
          <w:color w:val="000000" w:themeColor="text1"/>
          <w:kern w:val="0"/>
          <w:sz w:val="24"/>
        </w:rPr>
        <w:t>，上四分位数</w:t>
      </w:r>
      <w:r>
        <w:rPr>
          <w:rFonts w:hint="eastAsia"/>
          <w:color w:val="000000" w:themeColor="text1"/>
          <w:kern w:val="0"/>
          <w:sz w:val="24"/>
        </w:rPr>
        <w:t>(</w:t>
      </w:r>
      <w:r>
        <w:rPr>
          <w:color w:val="000000" w:themeColor="text1"/>
          <w:kern w:val="0"/>
          <w:sz w:val="24"/>
        </w:rPr>
        <w:t>Q3</w:t>
      </w:r>
      <w:r>
        <w:rPr>
          <w:rFonts w:hint="eastAsia"/>
          <w:color w:val="000000" w:themeColor="text1"/>
          <w:kern w:val="0"/>
          <w:sz w:val="24"/>
        </w:rPr>
        <w:t>)</w:t>
      </w:r>
      <w:r>
        <w:rPr>
          <w:color w:val="000000" w:themeColor="text1"/>
          <w:kern w:val="0"/>
          <w:sz w:val="24"/>
        </w:rPr>
        <w:t>，</w:t>
      </w:r>
      <w:r>
        <w:rPr>
          <w:rFonts w:hint="eastAsia"/>
          <w:color w:val="000000" w:themeColor="text1"/>
          <w:kern w:val="0"/>
          <w:sz w:val="24"/>
        </w:rPr>
        <w:t>分类</w:t>
      </w:r>
      <w:r>
        <w:rPr>
          <w:color w:val="000000" w:themeColor="text1"/>
          <w:kern w:val="0"/>
          <w:sz w:val="24"/>
        </w:rPr>
        <w:t>指标描述各</w:t>
      </w:r>
      <w:r>
        <w:rPr>
          <w:rFonts w:hint="eastAsia"/>
          <w:color w:val="000000" w:themeColor="text1"/>
          <w:kern w:val="0"/>
          <w:sz w:val="24"/>
        </w:rPr>
        <w:t>类</w:t>
      </w:r>
      <w:r>
        <w:rPr>
          <w:color w:val="000000" w:themeColor="text1"/>
          <w:kern w:val="0"/>
          <w:sz w:val="24"/>
        </w:rPr>
        <w:t>的例数及百分数。统计分析将采用</w:t>
      </w:r>
      <w:r>
        <w:rPr>
          <w:color w:val="000000" w:themeColor="text1"/>
          <w:kern w:val="0"/>
          <w:sz w:val="24"/>
        </w:rPr>
        <w:t>SAS 9.4</w:t>
      </w:r>
      <w:r>
        <w:rPr>
          <w:rFonts w:hint="eastAsia"/>
          <w:color w:val="000000" w:themeColor="text1"/>
          <w:kern w:val="0"/>
          <w:sz w:val="24"/>
        </w:rPr>
        <w:t>（</w:t>
      </w:r>
      <w:r>
        <w:rPr>
          <w:color w:val="000000" w:themeColor="text1"/>
          <w:kern w:val="0"/>
          <w:sz w:val="24"/>
        </w:rPr>
        <w:t>或更高版本</w:t>
      </w:r>
      <w:r>
        <w:rPr>
          <w:rFonts w:hint="eastAsia"/>
          <w:color w:val="000000" w:themeColor="text1"/>
          <w:kern w:val="0"/>
          <w:sz w:val="24"/>
        </w:rPr>
        <w:t>）</w:t>
      </w:r>
      <w:r>
        <w:rPr>
          <w:color w:val="000000" w:themeColor="text1"/>
          <w:kern w:val="0"/>
          <w:sz w:val="24"/>
        </w:rPr>
        <w:t>进行数据处理，</w:t>
      </w:r>
      <w:r>
        <w:rPr>
          <w:color w:val="000000" w:themeColor="text1"/>
          <w:kern w:val="0"/>
          <w:sz w:val="24"/>
        </w:rPr>
        <w:t>p</w:t>
      </w:r>
      <w:r>
        <w:rPr>
          <w:color w:val="000000" w:themeColor="text1"/>
          <w:kern w:val="0"/>
          <w:sz w:val="24"/>
        </w:rPr>
        <w:t>值小于</w:t>
      </w:r>
      <w:r>
        <w:rPr>
          <w:color w:val="000000" w:themeColor="text1"/>
          <w:kern w:val="0"/>
          <w:sz w:val="24"/>
        </w:rPr>
        <w:t>0.05</w:t>
      </w:r>
      <w:r>
        <w:rPr>
          <w:color w:val="000000" w:themeColor="text1"/>
          <w:kern w:val="0"/>
          <w:sz w:val="24"/>
        </w:rPr>
        <w:t>将被认为所检验的差别有统计意义（特别说明的除外）</w:t>
      </w:r>
      <w:r>
        <w:rPr>
          <w:rFonts w:hint="eastAsia"/>
          <w:color w:val="000000" w:themeColor="text1"/>
          <w:kern w:val="0"/>
          <w:sz w:val="24"/>
        </w:rPr>
        <w:t>。</w:t>
      </w:r>
    </w:p>
    <w:p w14:paraId="0EBF8027" w14:textId="77777777" w:rsidR="001C73AA" w:rsidRDefault="00000000">
      <w:pPr>
        <w:widowControl/>
        <w:snapToGrid w:val="0"/>
        <w:spacing w:line="360" w:lineRule="auto"/>
        <w:ind w:firstLine="420"/>
        <w:rPr>
          <w:color w:val="000000" w:themeColor="text1"/>
          <w:kern w:val="0"/>
          <w:sz w:val="24"/>
        </w:rPr>
      </w:pPr>
      <w:r>
        <w:rPr>
          <w:color w:val="000000" w:themeColor="text1"/>
          <w:kern w:val="0"/>
          <w:sz w:val="24"/>
        </w:rPr>
        <w:t>对两组一般情况的比较，定量指标的组间比较采用根据数据分布情况成组</w:t>
      </w:r>
      <w:r>
        <w:rPr>
          <w:color w:val="000000" w:themeColor="text1"/>
          <w:kern w:val="0"/>
          <w:sz w:val="24"/>
        </w:rPr>
        <w:t>t</w:t>
      </w:r>
      <w:r>
        <w:rPr>
          <w:color w:val="000000" w:themeColor="text1"/>
          <w:kern w:val="0"/>
          <w:sz w:val="24"/>
        </w:rPr>
        <w:t>检验或</w:t>
      </w:r>
      <w:r>
        <w:rPr>
          <w:color w:val="000000" w:themeColor="text1"/>
          <w:kern w:val="0"/>
          <w:sz w:val="24"/>
        </w:rPr>
        <w:t>Wilcoxon</w:t>
      </w:r>
      <w:r>
        <w:rPr>
          <w:color w:val="000000" w:themeColor="text1"/>
          <w:kern w:val="0"/>
          <w:sz w:val="24"/>
        </w:rPr>
        <w:t>秩和检验，分类指标采用卡方检验或精确概率法（若卡方检验不适用），等级资料采用</w:t>
      </w:r>
      <w:r>
        <w:rPr>
          <w:color w:val="000000" w:themeColor="text1"/>
          <w:kern w:val="0"/>
          <w:sz w:val="24"/>
        </w:rPr>
        <w:t>Wilcoxon</w:t>
      </w:r>
      <w:r>
        <w:rPr>
          <w:color w:val="000000" w:themeColor="text1"/>
          <w:kern w:val="0"/>
          <w:sz w:val="24"/>
        </w:rPr>
        <w:t>秩和检验或</w:t>
      </w:r>
      <w:r>
        <w:rPr>
          <w:color w:val="000000" w:themeColor="text1"/>
          <w:kern w:val="0"/>
          <w:sz w:val="24"/>
        </w:rPr>
        <w:t>CMH</w:t>
      </w:r>
      <w:r>
        <w:rPr>
          <w:color w:val="000000" w:themeColor="text1"/>
          <w:kern w:val="0"/>
          <w:sz w:val="24"/>
        </w:rPr>
        <w:t>检验。</w:t>
      </w:r>
    </w:p>
    <w:p w14:paraId="1E0772A8" w14:textId="77777777" w:rsidR="001C73AA" w:rsidRDefault="00000000">
      <w:pPr>
        <w:widowControl/>
        <w:snapToGrid w:val="0"/>
        <w:spacing w:line="360" w:lineRule="auto"/>
        <w:ind w:firstLine="420"/>
      </w:pPr>
      <w:r>
        <w:rPr>
          <w:sz w:val="24"/>
        </w:rPr>
        <w:t>除了下文所列的统计方法外，可能还需要进行详细和附加的探索性分析，并在研究报告和分析计划（</w:t>
      </w:r>
      <w:r>
        <w:rPr>
          <w:sz w:val="24"/>
        </w:rPr>
        <w:t>SAP</w:t>
      </w:r>
      <w:r>
        <w:rPr>
          <w:sz w:val="24"/>
        </w:rPr>
        <w:t>）中确认。</w:t>
      </w:r>
    </w:p>
    <w:p w14:paraId="053E1742" w14:textId="77777777" w:rsidR="001C73AA" w:rsidRDefault="00000000">
      <w:pPr>
        <w:pStyle w:val="32"/>
        <w:numPr>
          <w:ilvl w:val="2"/>
          <w:numId w:val="49"/>
        </w:numPr>
        <w:rPr>
          <w:bCs/>
        </w:rPr>
      </w:pPr>
      <w:bookmarkStart w:id="1189" w:name="_Toc30418"/>
      <w:bookmarkStart w:id="1190" w:name="_Toc19116"/>
      <w:bookmarkStart w:id="1191" w:name="_Toc17876"/>
      <w:bookmarkStart w:id="1192" w:name="_Toc11290"/>
      <w:bookmarkStart w:id="1193" w:name="_Toc94253474"/>
      <w:bookmarkStart w:id="1194" w:name="_Toc6003"/>
      <w:bookmarkStart w:id="1195" w:name="_Toc7603"/>
      <w:bookmarkStart w:id="1196" w:name="_Toc13444"/>
      <w:bookmarkStart w:id="1197" w:name="_Toc14033"/>
      <w:bookmarkStart w:id="1198" w:name="_Toc104145001"/>
      <w:bookmarkStart w:id="1199" w:name="_Toc25806"/>
      <w:bookmarkStart w:id="1200" w:name="_Toc20831"/>
      <w:bookmarkStart w:id="1201" w:name="_Toc942"/>
      <w:bookmarkStart w:id="1202" w:name="_Toc32544"/>
      <w:bookmarkStart w:id="1203" w:name="_Toc12840"/>
      <w:r>
        <w:rPr>
          <w:rFonts w:hint="eastAsia"/>
          <w:bCs/>
        </w:rPr>
        <w:t>完成情况及人口学分析</w:t>
      </w:r>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p>
    <w:p w14:paraId="130AC399" w14:textId="77777777" w:rsidR="001C73AA" w:rsidRDefault="00000000">
      <w:pPr>
        <w:pStyle w:val="32"/>
        <w:ind w:firstLineChars="200" w:firstLine="480"/>
        <w:rPr>
          <w:b w:val="0"/>
          <w:bCs/>
          <w:snapToGrid w:val="0"/>
          <w:kern w:val="0"/>
        </w:rPr>
      </w:pPr>
      <w:r>
        <w:rPr>
          <w:rFonts w:hint="eastAsia"/>
          <w:b w:val="0"/>
          <w:bCs/>
          <w:snapToGrid w:val="0"/>
          <w:kern w:val="0"/>
        </w:rPr>
        <w:t>总结各中心入组及完成数，列出脱落病例的清单。不同数据集大小、各中心病例分布、总脱落率比较、未完成原因详细列表。对患者的人口学特征</w:t>
      </w:r>
      <w:r>
        <w:rPr>
          <w:rFonts w:hint="eastAsia"/>
          <w:b w:val="0"/>
          <w:bCs/>
          <w:snapToGrid w:val="0"/>
          <w:kern w:val="0"/>
        </w:rPr>
        <w:t>(</w:t>
      </w:r>
      <w:r>
        <w:rPr>
          <w:rFonts w:hint="eastAsia"/>
          <w:b w:val="0"/>
          <w:bCs/>
          <w:snapToGrid w:val="0"/>
          <w:kern w:val="0"/>
        </w:rPr>
        <w:t>年龄、性别等</w:t>
      </w:r>
      <w:r>
        <w:rPr>
          <w:rFonts w:hint="eastAsia"/>
          <w:b w:val="0"/>
          <w:bCs/>
          <w:snapToGrid w:val="0"/>
          <w:kern w:val="0"/>
        </w:rPr>
        <w:t>)</w:t>
      </w:r>
      <w:r>
        <w:rPr>
          <w:rFonts w:hint="eastAsia"/>
          <w:b w:val="0"/>
          <w:bCs/>
          <w:snapToGrid w:val="0"/>
          <w:kern w:val="0"/>
        </w:rPr>
        <w:t>、相关病史、治疗史等进行描述。</w:t>
      </w:r>
    </w:p>
    <w:p w14:paraId="452D7023" w14:textId="77777777" w:rsidR="001C73AA" w:rsidRDefault="00000000">
      <w:pPr>
        <w:pStyle w:val="32"/>
        <w:ind w:firstLineChars="200" w:firstLine="482"/>
        <w:rPr>
          <w:b w:val="0"/>
          <w:bCs/>
        </w:rPr>
      </w:pPr>
      <w:r>
        <w:rPr>
          <w:rFonts w:hint="eastAsia"/>
          <w:snapToGrid w:val="0"/>
          <w:kern w:val="0"/>
        </w:rPr>
        <w:t>人口学评价基于</w:t>
      </w:r>
      <w:r>
        <w:rPr>
          <w:snapToGrid w:val="0"/>
          <w:kern w:val="0"/>
        </w:rPr>
        <w:t>FAS</w:t>
      </w:r>
      <w:r>
        <w:rPr>
          <w:rFonts w:hint="eastAsia"/>
          <w:snapToGrid w:val="0"/>
          <w:kern w:val="0"/>
        </w:rPr>
        <w:t>分析集</w:t>
      </w:r>
      <w:r>
        <w:rPr>
          <w:rFonts w:hint="eastAsia"/>
          <w:snapToGrid w:val="0"/>
        </w:rPr>
        <w:t>。</w:t>
      </w:r>
    </w:p>
    <w:p w14:paraId="1BFD64E6" w14:textId="77777777" w:rsidR="001C73AA" w:rsidRDefault="00000000">
      <w:pPr>
        <w:pStyle w:val="32"/>
        <w:numPr>
          <w:ilvl w:val="2"/>
          <w:numId w:val="49"/>
        </w:numPr>
        <w:rPr>
          <w:bCs/>
        </w:rPr>
      </w:pPr>
      <w:bookmarkStart w:id="1204" w:name="_Toc20211"/>
      <w:bookmarkStart w:id="1205" w:name="_Toc15570"/>
      <w:bookmarkStart w:id="1206" w:name="_Toc16364"/>
      <w:bookmarkStart w:id="1207" w:name="_Toc10751"/>
      <w:bookmarkStart w:id="1208" w:name="_Toc9687"/>
      <w:bookmarkStart w:id="1209" w:name="_Toc104145002"/>
      <w:bookmarkStart w:id="1210" w:name="_Toc27355"/>
      <w:bookmarkStart w:id="1211" w:name="_Toc699"/>
      <w:bookmarkStart w:id="1212" w:name="_Toc9985"/>
      <w:bookmarkStart w:id="1213" w:name="_Toc26925"/>
      <w:bookmarkStart w:id="1214" w:name="_Toc29723"/>
      <w:bookmarkStart w:id="1215" w:name="_Toc5946"/>
      <w:bookmarkStart w:id="1216" w:name="_Toc12946"/>
      <w:bookmarkStart w:id="1217" w:name="_Toc94253475"/>
      <w:bookmarkStart w:id="1218" w:name="_Toc21956"/>
      <w:r>
        <w:rPr>
          <w:rFonts w:hint="eastAsia"/>
          <w:bCs/>
        </w:rPr>
        <w:t>疗效评价</w:t>
      </w:r>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p>
    <w:p w14:paraId="763A9C50" w14:textId="77777777" w:rsidR="001C73AA" w:rsidRPr="00206E77" w:rsidRDefault="00000000">
      <w:pPr>
        <w:numPr>
          <w:ilvl w:val="0"/>
          <w:numId w:val="50"/>
        </w:numPr>
        <w:tabs>
          <w:tab w:val="left" w:pos="420"/>
        </w:tabs>
        <w:adjustRightInd w:val="0"/>
        <w:snapToGrid w:val="0"/>
        <w:spacing w:beforeLines="50" w:before="156" w:line="360" w:lineRule="auto"/>
        <w:ind w:left="0" w:firstLine="0"/>
        <w:rPr>
          <w:color w:val="000000" w:themeColor="text1"/>
          <w:sz w:val="24"/>
          <w:highlight w:val="yellow"/>
          <w:rPrChange w:id="1219" w:author="Jing wang" w:date="2026-05-27T17:16:00Z" w16du:dateUtc="2026-05-27T09:16:00Z">
            <w:rPr>
              <w:color w:val="000000" w:themeColor="text1"/>
              <w:sz w:val="24"/>
            </w:rPr>
          </w:rPrChange>
        </w:rPr>
      </w:pPr>
      <w:bookmarkStart w:id="1220" w:name="_Toc8014"/>
      <w:bookmarkStart w:id="1221" w:name="_Toc701"/>
      <w:r w:rsidRPr="00206E77">
        <w:rPr>
          <w:rFonts w:hint="eastAsia"/>
          <w:color w:val="000000" w:themeColor="text1"/>
          <w:sz w:val="24"/>
          <w:highlight w:val="yellow"/>
          <w:rPrChange w:id="1222" w:author="Jing wang" w:date="2026-05-27T17:16:00Z" w16du:dateUtc="2026-05-27T09:16:00Z">
            <w:rPr>
              <w:rFonts w:hint="eastAsia"/>
              <w:color w:val="000000" w:themeColor="text1"/>
              <w:sz w:val="24"/>
            </w:rPr>
          </w:rPrChange>
        </w:rPr>
        <w:t>主要疗效指标</w:t>
      </w:r>
    </w:p>
    <w:p w14:paraId="7FEB0817" w14:textId="77777777" w:rsidR="001C73AA" w:rsidRPr="00206E77" w:rsidRDefault="00000000">
      <w:pPr>
        <w:adjustRightInd w:val="0"/>
        <w:snapToGrid w:val="0"/>
        <w:spacing w:line="360" w:lineRule="auto"/>
        <w:ind w:firstLine="420"/>
        <w:rPr>
          <w:snapToGrid w:val="0"/>
          <w:color w:val="000000" w:themeColor="text1"/>
          <w:kern w:val="0"/>
          <w:sz w:val="24"/>
          <w:highlight w:val="yellow"/>
          <w:rPrChange w:id="1223" w:author="Jing wang" w:date="2026-05-27T17:16:00Z" w16du:dateUtc="2026-05-27T09:16:00Z">
            <w:rPr>
              <w:snapToGrid w:val="0"/>
              <w:color w:val="000000" w:themeColor="text1"/>
              <w:kern w:val="0"/>
              <w:sz w:val="24"/>
            </w:rPr>
          </w:rPrChange>
        </w:rPr>
      </w:pPr>
      <w:r w:rsidRPr="00206E77">
        <w:rPr>
          <w:rFonts w:hint="eastAsia"/>
          <w:snapToGrid w:val="0"/>
          <w:color w:val="000000" w:themeColor="text1"/>
          <w:kern w:val="0"/>
          <w:sz w:val="24"/>
          <w:highlight w:val="yellow"/>
          <w:rPrChange w:id="1224" w:author="Jing wang" w:date="2026-05-27T17:16:00Z" w16du:dateUtc="2026-05-27T09:16:00Z">
            <w:rPr>
              <w:rFonts w:hint="eastAsia"/>
              <w:snapToGrid w:val="0"/>
              <w:color w:val="000000" w:themeColor="text1"/>
              <w:kern w:val="0"/>
              <w:sz w:val="24"/>
            </w:rPr>
          </w:rPrChange>
        </w:rPr>
        <w:lastRenderedPageBreak/>
        <w:t>对主要评价指标：溶栓</w:t>
      </w:r>
      <w:r w:rsidRPr="00206E77">
        <w:rPr>
          <w:rFonts w:hint="eastAsia"/>
          <w:bCs/>
          <w:kern w:val="0"/>
          <w:sz w:val="24"/>
          <w:highlight w:val="yellow"/>
          <w:rPrChange w:id="1225" w:author="Jing wang" w:date="2026-05-27T17:16:00Z" w16du:dateUtc="2026-05-27T09:16:00Z">
            <w:rPr>
              <w:rFonts w:hint="eastAsia"/>
              <w:bCs/>
              <w:kern w:val="0"/>
              <w:sz w:val="24"/>
            </w:rPr>
          </w:rPrChange>
        </w:rPr>
        <w:t>治疗</w:t>
      </w:r>
      <w:r w:rsidRPr="00206E77">
        <w:rPr>
          <w:bCs/>
          <w:kern w:val="0"/>
          <w:sz w:val="24"/>
          <w:highlight w:val="yellow"/>
          <w:rPrChange w:id="1226" w:author="Jing wang" w:date="2026-05-27T17:16:00Z" w16du:dateUtc="2026-05-27T09:16:00Z">
            <w:rPr>
              <w:bCs/>
              <w:kern w:val="0"/>
              <w:sz w:val="24"/>
            </w:rPr>
          </w:rPrChange>
        </w:rPr>
        <w:t>24h</w:t>
      </w:r>
      <w:r w:rsidRPr="00206E77">
        <w:rPr>
          <w:rFonts w:hint="eastAsia"/>
          <w:bCs/>
          <w:kern w:val="0"/>
          <w:sz w:val="24"/>
          <w:highlight w:val="yellow"/>
          <w:rPrChange w:id="1227" w:author="Jing wang" w:date="2026-05-27T17:16:00Z" w16du:dateUtc="2026-05-27T09:16:00Z">
            <w:rPr>
              <w:rFonts w:hint="eastAsia"/>
              <w:bCs/>
              <w:kern w:val="0"/>
              <w:sz w:val="24"/>
            </w:rPr>
          </w:rPrChange>
        </w:rPr>
        <w:t>血栓清除率</w:t>
      </w:r>
      <w:r w:rsidRPr="00206E77">
        <w:rPr>
          <w:rFonts w:hint="eastAsia"/>
          <w:snapToGrid w:val="0"/>
          <w:color w:val="000000" w:themeColor="text1"/>
          <w:kern w:val="0"/>
          <w:sz w:val="24"/>
          <w:highlight w:val="yellow"/>
          <w:rPrChange w:id="1228" w:author="Jing wang" w:date="2026-05-27T17:16:00Z" w16du:dateUtc="2026-05-27T09:16:00Z">
            <w:rPr>
              <w:rFonts w:hint="eastAsia"/>
              <w:snapToGrid w:val="0"/>
              <w:color w:val="000000" w:themeColor="text1"/>
              <w:kern w:val="0"/>
              <w:sz w:val="24"/>
            </w:rPr>
          </w:rPrChange>
        </w:rPr>
        <w:t>，检验假设如下：</w:t>
      </w:r>
    </w:p>
    <w:p w14:paraId="2C5BDC92" w14:textId="3E7D9EA6" w:rsidR="001C73AA" w:rsidRPr="00206E77" w:rsidRDefault="00000000">
      <w:pPr>
        <w:spacing w:line="360" w:lineRule="auto"/>
        <w:rPr>
          <w:bCs/>
          <w:sz w:val="24"/>
          <w:highlight w:val="yellow"/>
          <w:rPrChange w:id="1229" w:author="Jing wang" w:date="2026-05-27T17:16:00Z" w16du:dateUtc="2026-05-27T09:16:00Z">
            <w:rPr>
              <w:bCs/>
              <w:sz w:val="24"/>
            </w:rPr>
          </w:rPrChange>
        </w:rPr>
      </w:pPr>
      <m:oMathPara>
        <m:oMath>
          <m:sSub>
            <m:sSubPr>
              <m:ctrlPr>
                <w:rPr>
                  <w:rFonts w:ascii="Cambria Math" w:hAnsi="Cambria Math"/>
                  <w:bCs/>
                  <w:i/>
                  <w:sz w:val="24"/>
                  <w:highlight w:val="yellow"/>
                </w:rPr>
              </m:ctrlPr>
            </m:sSubPr>
            <m:e>
              <m:r>
                <w:rPr>
                  <w:rFonts w:ascii="Cambria Math" w:hAnsi="Cambria Math"/>
                  <w:sz w:val="24"/>
                  <w:highlight w:val="yellow"/>
                  <w:rPrChange w:id="1230" w:author="Jing wang" w:date="2026-05-27T17:16:00Z" w16du:dateUtc="2026-05-27T09:16:00Z">
                    <w:rPr>
                      <w:rFonts w:ascii="Cambria Math" w:hAnsi="Cambria Math"/>
                      <w:sz w:val="24"/>
                    </w:rPr>
                  </w:rPrChange>
                </w:rPr>
                <m:t>H</m:t>
              </m:r>
            </m:e>
            <m:sub>
              <m:r>
                <w:rPr>
                  <w:rFonts w:ascii="Cambria Math" w:hAnsi="Cambria Math"/>
                  <w:sz w:val="24"/>
                  <w:highlight w:val="yellow"/>
                  <w:rPrChange w:id="1231" w:author="Jing wang" w:date="2026-05-27T17:16:00Z" w16du:dateUtc="2026-05-27T09:16:00Z">
                    <w:rPr>
                      <w:rFonts w:ascii="Cambria Math" w:hAnsi="Cambria Math"/>
                      <w:sz w:val="24"/>
                    </w:rPr>
                  </w:rPrChange>
                </w:rPr>
                <m:t>0</m:t>
              </m:r>
            </m:sub>
          </m:sSub>
          <m:r>
            <w:rPr>
              <w:rFonts w:ascii="Cambria Math" w:hAnsi="Cambria Math"/>
              <w:sz w:val="24"/>
              <w:highlight w:val="yellow"/>
              <w:rPrChange w:id="1232" w:author="Jing wang" w:date="2026-05-27T17:16:00Z" w16du:dateUtc="2026-05-27T09:16:00Z">
                <w:rPr>
                  <w:rFonts w:ascii="Cambria Math" w:hAnsi="Cambria Math"/>
                  <w:sz w:val="24"/>
                </w:rPr>
              </w:rPrChange>
            </w:rPr>
            <m:t>:</m:t>
          </m:r>
          <m:sSub>
            <m:sSubPr>
              <m:ctrlPr>
                <w:rPr>
                  <w:rFonts w:ascii="Cambria Math" w:hAnsi="Cambria Math"/>
                  <w:bCs/>
                  <w:i/>
                  <w:sz w:val="24"/>
                  <w:highlight w:val="yellow"/>
                </w:rPr>
              </m:ctrlPr>
            </m:sSubPr>
            <m:e>
              <m:r>
                <w:rPr>
                  <w:rFonts w:ascii="Cambria Math" w:hAnsi="Cambria Math"/>
                  <w:sz w:val="24"/>
                  <w:highlight w:val="yellow"/>
                  <w:rPrChange w:id="1233" w:author="Jing wang" w:date="2026-05-27T17:16:00Z" w16du:dateUtc="2026-05-27T09:16:00Z">
                    <w:rPr>
                      <w:rFonts w:ascii="Cambria Math" w:hAnsi="Cambria Math"/>
                      <w:sz w:val="24"/>
                    </w:rPr>
                  </w:rPrChange>
                </w:rPr>
                <m:t>μ</m:t>
              </m:r>
            </m:e>
            <m:sub>
              <m:r>
                <w:rPr>
                  <w:rFonts w:ascii="Cambria Math" w:hAnsi="Cambria Math"/>
                  <w:sz w:val="24"/>
                  <w:highlight w:val="yellow"/>
                  <w:rPrChange w:id="1234" w:author="Jing wang" w:date="2026-05-27T17:16:00Z" w16du:dateUtc="2026-05-27T09:16:00Z">
                    <w:rPr>
                      <w:rFonts w:ascii="Cambria Math" w:hAnsi="Cambria Math"/>
                      <w:sz w:val="24"/>
                    </w:rPr>
                  </w:rPrChange>
                </w:rPr>
                <m:t>T</m:t>
              </m:r>
            </m:sub>
          </m:sSub>
          <m:r>
            <w:rPr>
              <w:rFonts w:ascii="Cambria Math" w:hAnsi="Cambria Math" w:hint="eastAsia"/>
              <w:sz w:val="24"/>
              <w:highlight w:val="yellow"/>
              <w:rPrChange w:id="1235" w:author="Jing wang" w:date="2026-05-27T17:16:00Z" w16du:dateUtc="2026-05-27T09:16:00Z">
                <w:rPr>
                  <w:rFonts w:ascii="Cambria Math" w:hAnsi="Cambria Math" w:hint="eastAsia"/>
                  <w:sz w:val="24"/>
                </w:rPr>
              </w:rPrChange>
            </w:rPr>
            <m:t>－</m:t>
          </m:r>
          <m:sSub>
            <m:sSubPr>
              <m:ctrlPr>
                <w:rPr>
                  <w:rFonts w:ascii="Cambria Math" w:hAnsi="Cambria Math"/>
                  <w:bCs/>
                  <w:i/>
                  <w:sz w:val="24"/>
                  <w:highlight w:val="yellow"/>
                </w:rPr>
              </m:ctrlPr>
            </m:sSubPr>
            <m:e>
              <m:r>
                <w:rPr>
                  <w:rFonts w:ascii="Cambria Math" w:hAnsi="Cambria Math"/>
                  <w:sz w:val="24"/>
                  <w:highlight w:val="yellow"/>
                  <w:rPrChange w:id="1236" w:author="Jing wang" w:date="2026-05-27T17:16:00Z" w16du:dateUtc="2026-05-27T09:16:00Z">
                    <w:rPr>
                      <w:rFonts w:ascii="Cambria Math" w:hAnsi="Cambria Math"/>
                      <w:sz w:val="24"/>
                    </w:rPr>
                  </w:rPrChange>
                </w:rPr>
                <m:t>μ</m:t>
              </m:r>
            </m:e>
            <m:sub>
              <m:r>
                <w:rPr>
                  <w:rFonts w:ascii="Cambria Math" w:hAnsi="Cambria Math"/>
                  <w:sz w:val="24"/>
                  <w:highlight w:val="yellow"/>
                  <w:rPrChange w:id="1237" w:author="Jing wang" w:date="2026-05-27T17:16:00Z" w16du:dateUtc="2026-05-27T09:16:00Z">
                    <w:rPr>
                      <w:rFonts w:ascii="Cambria Math" w:hAnsi="Cambria Math"/>
                      <w:sz w:val="24"/>
                    </w:rPr>
                  </w:rPrChange>
                </w:rPr>
                <m:t>C</m:t>
              </m:r>
            </m:sub>
          </m:sSub>
          <m:r>
            <w:rPr>
              <w:rFonts w:ascii="Cambria Math" w:hAnsi="Cambria Math" w:hint="eastAsia"/>
              <w:sz w:val="24"/>
              <w:highlight w:val="yellow"/>
              <w:rPrChange w:id="1238" w:author="Jing wang" w:date="2026-05-27T17:16:00Z" w16du:dateUtc="2026-05-27T09:16:00Z">
                <w:rPr>
                  <w:rFonts w:ascii="Cambria Math" w:hAnsi="Cambria Math" w:hint="eastAsia"/>
                  <w:sz w:val="24"/>
                </w:rPr>
              </w:rPrChange>
            </w:rPr>
            <m:t>≤</m:t>
          </m:r>
          <m:r>
            <w:ins w:id="1239" w:author="Jing wang" w:date="2026-05-27T17:15:00Z" w16du:dateUtc="2026-05-27T09:15:00Z">
              <w:rPr>
                <w:rFonts w:ascii="Cambria Math" w:hAnsi="Cambria Math"/>
                <w:sz w:val="24"/>
                <w:highlight w:val="yellow"/>
                <w:rPrChange w:id="1240" w:author="Jing wang" w:date="2026-05-27T17:16:00Z" w16du:dateUtc="2026-05-27T09:16:00Z">
                  <w:rPr>
                    <w:rFonts w:ascii="Cambria Math" w:hAnsi="Cambria Math"/>
                    <w:sz w:val="24"/>
                  </w:rPr>
                </w:rPrChange>
              </w:rPr>
              <m:t>5%</m:t>
            </w:ins>
          </m:r>
          <m:r>
            <w:del w:id="1241" w:author="Jing wang" w:date="2026-05-27T17:15:00Z" w16du:dateUtc="2026-05-27T09:15:00Z">
              <w:rPr>
                <w:rFonts w:ascii="Cambria Math" w:hAnsi="Cambria Math"/>
                <w:sz w:val="24"/>
                <w:highlight w:val="yellow"/>
                <w:rPrChange w:id="1242" w:author="Jing wang" w:date="2026-05-27T17:16:00Z" w16du:dateUtc="2026-05-27T09:16:00Z">
                  <w:rPr>
                    <w:rFonts w:ascii="Cambria Math" w:hAnsi="Cambria Math"/>
                    <w:sz w:val="24"/>
                  </w:rPr>
                </w:rPrChange>
              </w:rPr>
              <m:t>0</m:t>
            </w:del>
          </m:r>
          <m:r>
            <m:rPr>
              <m:sty m:val="p"/>
            </m:rPr>
            <w:rPr>
              <w:rFonts w:ascii="Cambria Math" w:hAnsi="Cambria Math"/>
              <w:sz w:val="24"/>
              <w:highlight w:val="yellow"/>
              <w:rPrChange w:id="1243" w:author="Jing wang" w:date="2026-05-27T17:16:00Z" w16du:dateUtc="2026-05-27T09:16:00Z">
                <w:rPr>
                  <w:rFonts w:ascii="Cambria Math" w:hAnsi="Cambria Math"/>
                  <w:sz w:val="24"/>
                </w:rPr>
              </w:rPrChange>
            </w:rPr>
            <w:br/>
          </m:r>
        </m:oMath>
        <m:oMath>
          <m:sSub>
            <m:sSubPr>
              <m:ctrlPr>
                <w:rPr>
                  <w:rFonts w:ascii="Cambria Math" w:hAnsi="Cambria Math"/>
                  <w:bCs/>
                  <w:i/>
                  <w:sz w:val="24"/>
                  <w:highlight w:val="yellow"/>
                </w:rPr>
              </m:ctrlPr>
            </m:sSubPr>
            <m:e>
              <m:r>
                <w:rPr>
                  <w:rFonts w:ascii="Cambria Math" w:hAnsi="Cambria Math"/>
                  <w:sz w:val="24"/>
                  <w:highlight w:val="yellow"/>
                  <w:rPrChange w:id="1244" w:author="Jing wang" w:date="2026-05-27T17:16:00Z" w16du:dateUtc="2026-05-27T09:16:00Z">
                    <w:rPr>
                      <w:rFonts w:ascii="Cambria Math" w:hAnsi="Cambria Math"/>
                      <w:sz w:val="24"/>
                    </w:rPr>
                  </w:rPrChange>
                </w:rPr>
                <m:t>H</m:t>
              </m:r>
            </m:e>
            <m:sub>
              <m:r>
                <w:rPr>
                  <w:rFonts w:ascii="Cambria Math" w:hAnsi="Cambria Math"/>
                  <w:sz w:val="24"/>
                  <w:highlight w:val="yellow"/>
                  <w:rPrChange w:id="1245" w:author="Jing wang" w:date="2026-05-27T17:16:00Z" w16du:dateUtc="2026-05-27T09:16:00Z">
                    <w:rPr>
                      <w:rFonts w:ascii="Cambria Math" w:hAnsi="Cambria Math"/>
                      <w:sz w:val="24"/>
                    </w:rPr>
                  </w:rPrChange>
                </w:rPr>
                <m:t>1</m:t>
              </m:r>
            </m:sub>
          </m:sSub>
          <m:r>
            <w:rPr>
              <w:rFonts w:ascii="Cambria Math" w:hAnsi="Cambria Math"/>
              <w:sz w:val="24"/>
              <w:highlight w:val="yellow"/>
              <w:rPrChange w:id="1246" w:author="Jing wang" w:date="2026-05-27T17:16:00Z" w16du:dateUtc="2026-05-27T09:16:00Z">
                <w:rPr>
                  <w:rFonts w:ascii="Cambria Math" w:hAnsi="Cambria Math"/>
                  <w:sz w:val="24"/>
                </w:rPr>
              </w:rPrChange>
            </w:rPr>
            <m:t>:</m:t>
          </m:r>
          <m:sSub>
            <m:sSubPr>
              <m:ctrlPr>
                <w:rPr>
                  <w:rFonts w:ascii="Cambria Math" w:hAnsi="Cambria Math"/>
                  <w:bCs/>
                  <w:i/>
                  <w:sz w:val="24"/>
                  <w:highlight w:val="yellow"/>
                </w:rPr>
              </m:ctrlPr>
            </m:sSubPr>
            <m:e>
              <m:r>
                <w:rPr>
                  <w:rFonts w:ascii="Cambria Math" w:hAnsi="Cambria Math"/>
                  <w:sz w:val="24"/>
                  <w:highlight w:val="yellow"/>
                  <w:rPrChange w:id="1247" w:author="Jing wang" w:date="2026-05-27T17:16:00Z" w16du:dateUtc="2026-05-27T09:16:00Z">
                    <w:rPr>
                      <w:rFonts w:ascii="Cambria Math" w:hAnsi="Cambria Math"/>
                      <w:sz w:val="24"/>
                    </w:rPr>
                  </w:rPrChange>
                </w:rPr>
                <m:t>μ</m:t>
              </m:r>
            </m:e>
            <m:sub>
              <m:r>
                <w:rPr>
                  <w:rFonts w:ascii="Cambria Math" w:hAnsi="Cambria Math"/>
                  <w:sz w:val="24"/>
                  <w:highlight w:val="yellow"/>
                  <w:rPrChange w:id="1248" w:author="Jing wang" w:date="2026-05-27T17:16:00Z" w16du:dateUtc="2026-05-27T09:16:00Z">
                    <w:rPr>
                      <w:rFonts w:ascii="Cambria Math" w:hAnsi="Cambria Math"/>
                      <w:sz w:val="24"/>
                    </w:rPr>
                  </w:rPrChange>
                </w:rPr>
                <m:t>T</m:t>
              </m:r>
            </m:sub>
          </m:sSub>
          <m:r>
            <w:rPr>
              <w:rFonts w:ascii="Cambria Math" w:hAnsi="Cambria Math" w:hint="eastAsia"/>
              <w:sz w:val="24"/>
              <w:highlight w:val="yellow"/>
              <w:rPrChange w:id="1249" w:author="Jing wang" w:date="2026-05-27T17:16:00Z" w16du:dateUtc="2026-05-27T09:16:00Z">
                <w:rPr>
                  <w:rFonts w:ascii="Cambria Math" w:hAnsi="Cambria Math" w:hint="eastAsia"/>
                  <w:sz w:val="24"/>
                </w:rPr>
              </w:rPrChange>
            </w:rPr>
            <m:t>－</m:t>
          </m:r>
          <m:sSub>
            <m:sSubPr>
              <m:ctrlPr>
                <w:rPr>
                  <w:rFonts w:ascii="Cambria Math" w:hAnsi="Cambria Math"/>
                  <w:bCs/>
                  <w:i/>
                  <w:sz w:val="24"/>
                  <w:highlight w:val="yellow"/>
                </w:rPr>
              </m:ctrlPr>
            </m:sSubPr>
            <m:e>
              <m:r>
                <w:rPr>
                  <w:rFonts w:ascii="Cambria Math" w:hAnsi="Cambria Math"/>
                  <w:sz w:val="24"/>
                  <w:highlight w:val="yellow"/>
                  <w:rPrChange w:id="1250" w:author="Jing wang" w:date="2026-05-27T17:16:00Z" w16du:dateUtc="2026-05-27T09:16:00Z">
                    <w:rPr>
                      <w:rFonts w:ascii="Cambria Math" w:hAnsi="Cambria Math"/>
                      <w:sz w:val="24"/>
                    </w:rPr>
                  </w:rPrChange>
                </w:rPr>
                <m:t>μ</m:t>
              </m:r>
            </m:e>
            <m:sub>
              <m:r>
                <w:rPr>
                  <w:rFonts w:ascii="Cambria Math" w:hAnsi="Cambria Math"/>
                  <w:sz w:val="24"/>
                  <w:highlight w:val="yellow"/>
                  <w:rPrChange w:id="1251" w:author="Jing wang" w:date="2026-05-27T17:16:00Z" w16du:dateUtc="2026-05-27T09:16:00Z">
                    <w:rPr>
                      <w:rFonts w:ascii="Cambria Math" w:hAnsi="Cambria Math"/>
                      <w:sz w:val="24"/>
                    </w:rPr>
                  </w:rPrChange>
                </w:rPr>
                <m:t>C</m:t>
              </m:r>
            </m:sub>
          </m:sSub>
          <m:r>
            <w:rPr>
              <w:rFonts w:ascii="Cambria Math" w:hAnsi="Cambria Math"/>
              <w:sz w:val="24"/>
              <w:highlight w:val="yellow"/>
              <w:rPrChange w:id="1252" w:author="Jing wang" w:date="2026-05-27T17:16:00Z" w16du:dateUtc="2026-05-27T09:16:00Z">
                <w:rPr>
                  <w:rFonts w:ascii="Cambria Math" w:hAnsi="Cambria Math"/>
                  <w:sz w:val="24"/>
                </w:rPr>
              </w:rPrChange>
            </w:rPr>
            <m:t>&gt;</m:t>
          </m:r>
          <m:r>
            <w:del w:id="1253" w:author="Jing wang" w:date="2026-05-27T17:16:00Z" w16du:dateUtc="2026-05-27T09:16:00Z">
              <w:rPr>
                <w:rFonts w:ascii="Cambria Math" w:hAnsi="Cambria Math"/>
                <w:sz w:val="24"/>
                <w:highlight w:val="yellow"/>
                <w:rPrChange w:id="1254" w:author="Jing wang" w:date="2026-05-27T17:16:00Z" w16du:dateUtc="2026-05-27T09:16:00Z">
                  <w:rPr>
                    <w:rFonts w:ascii="Cambria Math" w:hAnsi="Cambria Math"/>
                    <w:sz w:val="24"/>
                  </w:rPr>
                </w:rPrChange>
              </w:rPr>
              <m:t>0</m:t>
            </w:del>
          </m:r>
          <m:r>
            <w:ins w:id="1255" w:author="Jing wang" w:date="2026-05-27T17:16:00Z" w16du:dateUtc="2026-05-27T09:16:00Z">
              <w:rPr>
                <w:rFonts w:ascii="Cambria Math" w:hAnsi="Cambria Math"/>
                <w:sz w:val="24"/>
                <w:highlight w:val="yellow"/>
                <w:rPrChange w:id="1256" w:author="Jing wang" w:date="2026-05-27T17:16:00Z" w16du:dateUtc="2026-05-27T09:16:00Z">
                  <w:rPr>
                    <w:rFonts w:ascii="Cambria Math" w:hAnsi="Cambria Math"/>
                    <w:sz w:val="24"/>
                  </w:rPr>
                </w:rPrChange>
              </w:rPr>
              <m:t>5%</m:t>
            </w:ins>
          </m:r>
          <m:r>
            <m:rPr>
              <m:sty m:val="p"/>
            </m:rPr>
            <w:rPr>
              <w:rFonts w:ascii="Cambria Math" w:hAnsi="Cambria Math"/>
              <w:sz w:val="24"/>
              <w:highlight w:val="yellow"/>
              <w:rPrChange w:id="1257" w:author="Jing wang" w:date="2026-05-27T17:16:00Z" w16du:dateUtc="2026-05-27T09:16:00Z">
                <w:rPr>
                  <w:rFonts w:ascii="Cambria Math" w:hAnsi="Cambria Math"/>
                  <w:sz w:val="24"/>
                </w:rPr>
              </w:rPrChange>
            </w:rPr>
            <w:br/>
          </m:r>
        </m:oMath>
        <m:oMath>
          <m:r>
            <w:rPr>
              <w:rFonts w:ascii="Cambria Math" w:hAnsi="Cambria Math"/>
              <w:sz w:val="24"/>
              <w:highlight w:val="yellow"/>
              <w:rPrChange w:id="1258" w:author="Jing wang" w:date="2026-05-27T17:16:00Z" w16du:dateUtc="2026-05-27T09:16:00Z">
                <w:rPr>
                  <w:rFonts w:ascii="Cambria Math" w:hAnsi="Cambria Math"/>
                  <w:sz w:val="24"/>
                </w:rPr>
              </w:rPrChange>
            </w:rPr>
            <m:t>α=0.025(</m:t>
          </m:r>
          <m:r>
            <m:rPr>
              <m:sty m:val="p"/>
            </m:rPr>
            <w:rPr>
              <w:rFonts w:ascii="Cambria Math" w:hAnsi="Cambria Math" w:hint="eastAsia"/>
              <w:sz w:val="24"/>
              <w:highlight w:val="yellow"/>
              <w:rPrChange w:id="1259" w:author="Jing wang" w:date="2026-05-27T17:16:00Z" w16du:dateUtc="2026-05-27T09:16:00Z">
                <w:rPr>
                  <w:rFonts w:ascii="Cambria Math" w:hAnsi="Cambria Math" w:hint="eastAsia"/>
                  <w:sz w:val="24"/>
                </w:rPr>
              </w:rPrChange>
            </w:rPr>
            <m:t>单侧</m:t>
          </m:r>
          <m:r>
            <w:rPr>
              <w:rFonts w:ascii="Cambria Math" w:hAnsi="Cambria Math"/>
              <w:sz w:val="24"/>
              <w:highlight w:val="yellow"/>
              <w:rPrChange w:id="1260" w:author="Jing wang" w:date="2026-05-27T17:16:00Z" w16du:dateUtc="2026-05-27T09:16:00Z">
                <w:rPr>
                  <w:rFonts w:ascii="Cambria Math" w:hAnsi="Cambria Math"/>
                  <w:sz w:val="24"/>
                </w:rPr>
              </w:rPrChange>
            </w:rPr>
            <m:t>)</m:t>
          </m:r>
        </m:oMath>
      </m:oMathPara>
    </w:p>
    <w:p w14:paraId="12E058D2" w14:textId="77777777" w:rsidR="001C73AA" w:rsidRPr="00206E77" w:rsidRDefault="00000000">
      <w:pPr>
        <w:adjustRightInd w:val="0"/>
        <w:snapToGrid w:val="0"/>
        <w:spacing w:line="360" w:lineRule="auto"/>
        <w:ind w:firstLineChars="200" w:firstLine="480"/>
        <w:rPr>
          <w:snapToGrid w:val="0"/>
          <w:color w:val="000000" w:themeColor="text1"/>
          <w:kern w:val="0"/>
          <w:sz w:val="24"/>
          <w:highlight w:val="yellow"/>
          <w:rPrChange w:id="1261" w:author="Jing wang" w:date="2026-05-27T17:16:00Z" w16du:dateUtc="2026-05-27T09:16:00Z">
            <w:rPr>
              <w:snapToGrid w:val="0"/>
              <w:color w:val="000000" w:themeColor="text1"/>
              <w:kern w:val="0"/>
              <w:sz w:val="24"/>
            </w:rPr>
          </w:rPrChange>
        </w:rPr>
      </w:pPr>
      <w:r w:rsidRPr="00206E77">
        <w:rPr>
          <w:rFonts w:hint="eastAsia"/>
          <w:snapToGrid w:val="0"/>
          <w:color w:val="000000" w:themeColor="text1"/>
          <w:kern w:val="0"/>
          <w:sz w:val="24"/>
          <w:highlight w:val="yellow"/>
          <w:rPrChange w:id="1262" w:author="Jing wang" w:date="2026-05-27T17:16:00Z" w16du:dateUtc="2026-05-27T09:16:00Z">
            <w:rPr>
              <w:rFonts w:hint="eastAsia"/>
              <w:snapToGrid w:val="0"/>
              <w:color w:val="000000" w:themeColor="text1"/>
              <w:kern w:val="0"/>
              <w:sz w:val="24"/>
            </w:rPr>
          </w:rPrChange>
        </w:rPr>
        <w:t>公式中</w:t>
      </w:r>
      <m:oMath>
        <m:sSub>
          <m:sSubPr>
            <m:ctrlPr>
              <w:rPr>
                <w:rFonts w:ascii="Cambria Math" w:hAnsi="Cambria Math"/>
                <w:snapToGrid w:val="0"/>
                <w:color w:val="000000" w:themeColor="text1"/>
                <w:kern w:val="0"/>
                <w:sz w:val="24"/>
                <w:highlight w:val="yellow"/>
              </w:rPr>
            </m:ctrlPr>
          </m:sSubPr>
          <m:e>
            <m:r>
              <w:rPr>
                <w:rFonts w:ascii="Cambria Math" w:hAnsi="Cambria Math"/>
                <w:snapToGrid w:val="0"/>
                <w:color w:val="000000" w:themeColor="text1"/>
                <w:kern w:val="0"/>
                <w:sz w:val="24"/>
                <w:highlight w:val="yellow"/>
                <w:rPrChange w:id="1263" w:author="Jing wang" w:date="2026-05-27T17:16:00Z" w16du:dateUtc="2026-05-27T09:16:00Z">
                  <w:rPr>
                    <w:rFonts w:ascii="Cambria Math" w:hAnsi="Cambria Math"/>
                    <w:snapToGrid w:val="0"/>
                    <w:color w:val="000000" w:themeColor="text1"/>
                    <w:kern w:val="0"/>
                    <w:sz w:val="24"/>
                  </w:rPr>
                </w:rPrChange>
              </w:rPr>
              <m:t>μ</m:t>
            </m:r>
          </m:e>
          <m:sub>
            <m:r>
              <w:rPr>
                <w:rFonts w:ascii="Cambria Math" w:hAnsi="Cambria Math"/>
                <w:snapToGrid w:val="0"/>
                <w:color w:val="000000" w:themeColor="text1"/>
                <w:kern w:val="0"/>
                <w:sz w:val="24"/>
                <w:highlight w:val="yellow"/>
                <w:rPrChange w:id="1264" w:author="Jing wang" w:date="2026-05-27T17:16:00Z" w16du:dateUtc="2026-05-27T09:16:00Z">
                  <w:rPr>
                    <w:rFonts w:ascii="Cambria Math" w:hAnsi="Cambria Math"/>
                    <w:snapToGrid w:val="0"/>
                    <w:color w:val="000000" w:themeColor="text1"/>
                    <w:kern w:val="0"/>
                    <w:sz w:val="24"/>
                  </w:rPr>
                </w:rPrChange>
              </w:rPr>
              <m:t>T</m:t>
            </m:r>
          </m:sub>
        </m:sSub>
      </m:oMath>
      <w:r w:rsidRPr="00206E77">
        <w:rPr>
          <w:rFonts w:hint="eastAsia"/>
          <w:snapToGrid w:val="0"/>
          <w:color w:val="000000" w:themeColor="text1"/>
          <w:kern w:val="0"/>
          <w:sz w:val="24"/>
          <w:highlight w:val="yellow"/>
          <w:rPrChange w:id="1265" w:author="Jing wang" w:date="2026-05-27T17:16:00Z" w16du:dateUtc="2026-05-27T09:16:00Z">
            <w:rPr>
              <w:rFonts w:hint="eastAsia"/>
              <w:snapToGrid w:val="0"/>
              <w:color w:val="000000" w:themeColor="text1"/>
              <w:kern w:val="0"/>
              <w:sz w:val="24"/>
            </w:rPr>
          </w:rPrChange>
        </w:rPr>
        <w:t>为试验器械的溶栓治疗</w:t>
      </w:r>
      <w:r w:rsidRPr="00206E77">
        <w:rPr>
          <w:snapToGrid w:val="0"/>
          <w:color w:val="000000" w:themeColor="text1"/>
          <w:kern w:val="0"/>
          <w:sz w:val="24"/>
          <w:highlight w:val="yellow"/>
          <w:rPrChange w:id="1266" w:author="Jing wang" w:date="2026-05-27T17:16:00Z" w16du:dateUtc="2026-05-27T09:16:00Z">
            <w:rPr>
              <w:snapToGrid w:val="0"/>
              <w:color w:val="000000" w:themeColor="text1"/>
              <w:kern w:val="0"/>
              <w:sz w:val="24"/>
            </w:rPr>
          </w:rPrChange>
        </w:rPr>
        <w:t>24h</w:t>
      </w:r>
      <w:r w:rsidRPr="00206E77">
        <w:rPr>
          <w:rFonts w:hint="eastAsia"/>
          <w:snapToGrid w:val="0"/>
          <w:color w:val="000000" w:themeColor="text1"/>
          <w:kern w:val="0"/>
          <w:sz w:val="24"/>
          <w:highlight w:val="yellow"/>
          <w:rPrChange w:id="1267" w:author="Jing wang" w:date="2026-05-27T17:16:00Z" w16du:dateUtc="2026-05-27T09:16:00Z">
            <w:rPr>
              <w:rFonts w:hint="eastAsia"/>
              <w:snapToGrid w:val="0"/>
              <w:color w:val="000000" w:themeColor="text1"/>
              <w:kern w:val="0"/>
              <w:sz w:val="24"/>
            </w:rPr>
          </w:rPrChange>
        </w:rPr>
        <w:t>血栓清除率；</w:t>
      </w:r>
      <m:oMath>
        <m:sSub>
          <m:sSubPr>
            <m:ctrlPr>
              <w:rPr>
                <w:rFonts w:ascii="Cambria Math" w:hAnsi="Cambria Math"/>
                <w:snapToGrid w:val="0"/>
                <w:color w:val="000000" w:themeColor="text1"/>
                <w:kern w:val="0"/>
                <w:sz w:val="24"/>
                <w:highlight w:val="yellow"/>
              </w:rPr>
            </m:ctrlPr>
          </m:sSubPr>
          <m:e>
            <m:r>
              <w:rPr>
                <w:rFonts w:ascii="Cambria Math" w:hAnsi="Cambria Math"/>
                <w:snapToGrid w:val="0"/>
                <w:color w:val="000000" w:themeColor="text1"/>
                <w:kern w:val="0"/>
                <w:sz w:val="24"/>
                <w:highlight w:val="yellow"/>
                <w:rPrChange w:id="1268" w:author="Jing wang" w:date="2026-05-27T17:16:00Z" w16du:dateUtc="2026-05-27T09:16:00Z">
                  <w:rPr>
                    <w:rFonts w:ascii="Cambria Math" w:hAnsi="Cambria Math"/>
                    <w:snapToGrid w:val="0"/>
                    <w:color w:val="000000" w:themeColor="text1"/>
                    <w:kern w:val="0"/>
                    <w:sz w:val="24"/>
                  </w:rPr>
                </w:rPrChange>
              </w:rPr>
              <m:t>μ</m:t>
            </m:r>
          </m:e>
          <m:sub>
            <m:r>
              <w:rPr>
                <w:rFonts w:ascii="Cambria Math" w:hAnsi="Cambria Math"/>
                <w:snapToGrid w:val="0"/>
                <w:color w:val="000000" w:themeColor="text1"/>
                <w:kern w:val="0"/>
                <w:sz w:val="24"/>
                <w:highlight w:val="yellow"/>
                <w:rPrChange w:id="1269" w:author="Jing wang" w:date="2026-05-27T17:16:00Z" w16du:dateUtc="2026-05-27T09:16:00Z">
                  <w:rPr>
                    <w:rFonts w:ascii="Cambria Math" w:hAnsi="Cambria Math"/>
                    <w:snapToGrid w:val="0"/>
                    <w:color w:val="000000" w:themeColor="text1"/>
                    <w:kern w:val="0"/>
                    <w:sz w:val="24"/>
                  </w:rPr>
                </w:rPrChange>
              </w:rPr>
              <m:t>C</m:t>
            </m:r>
          </m:sub>
        </m:sSub>
      </m:oMath>
      <w:r w:rsidRPr="00206E77">
        <w:rPr>
          <w:rFonts w:hint="eastAsia"/>
          <w:snapToGrid w:val="0"/>
          <w:color w:val="000000" w:themeColor="text1"/>
          <w:kern w:val="0"/>
          <w:sz w:val="24"/>
          <w:highlight w:val="yellow"/>
          <w:rPrChange w:id="1270" w:author="Jing wang" w:date="2026-05-27T17:16:00Z" w16du:dateUtc="2026-05-27T09:16:00Z">
            <w:rPr>
              <w:rFonts w:hint="eastAsia"/>
              <w:snapToGrid w:val="0"/>
              <w:color w:val="000000" w:themeColor="text1"/>
              <w:kern w:val="0"/>
              <w:sz w:val="24"/>
            </w:rPr>
          </w:rPrChange>
        </w:rPr>
        <w:t>为对照器械的溶栓治疗</w:t>
      </w:r>
      <w:r w:rsidRPr="00206E77">
        <w:rPr>
          <w:snapToGrid w:val="0"/>
          <w:color w:val="000000" w:themeColor="text1"/>
          <w:kern w:val="0"/>
          <w:sz w:val="24"/>
          <w:highlight w:val="yellow"/>
          <w:rPrChange w:id="1271" w:author="Jing wang" w:date="2026-05-27T17:16:00Z" w16du:dateUtc="2026-05-27T09:16:00Z">
            <w:rPr>
              <w:snapToGrid w:val="0"/>
              <w:color w:val="000000" w:themeColor="text1"/>
              <w:kern w:val="0"/>
              <w:sz w:val="24"/>
            </w:rPr>
          </w:rPrChange>
        </w:rPr>
        <w:t>24h</w:t>
      </w:r>
      <w:r w:rsidRPr="00206E77">
        <w:rPr>
          <w:rFonts w:hint="eastAsia"/>
          <w:snapToGrid w:val="0"/>
          <w:color w:val="000000" w:themeColor="text1"/>
          <w:kern w:val="0"/>
          <w:sz w:val="24"/>
          <w:highlight w:val="yellow"/>
          <w:rPrChange w:id="1272" w:author="Jing wang" w:date="2026-05-27T17:16:00Z" w16du:dateUtc="2026-05-27T09:16:00Z">
            <w:rPr>
              <w:rFonts w:hint="eastAsia"/>
              <w:snapToGrid w:val="0"/>
              <w:color w:val="000000" w:themeColor="text1"/>
              <w:kern w:val="0"/>
              <w:sz w:val="24"/>
            </w:rPr>
          </w:rPrChange>
        </w:rPr>
        <w:t>血栓清除率。</w:t>
      </w:r>
    </w:p>
    <w:p w14:paraId="0D751C4A" w14:textId="77DB8E12" w:rsidR="001C73AA" w:rsidRDefault="00000000">
      <w:pPr>
        <w:adjustRightInd w:val="0"/>
        <w:snapToGrid w:val="0"/>
        <w:spacing w:line="360" w:lineRule="auto"/>
        <w:ind w:firstLineChars="200" w:firstLine="480"/>
        <w:rPr>
          <w:snapToGrid w:val="0"/>
          <w:color w:val="000000" w:themeColor="text1"/>
          <w:kern w:val="0"/>
          <w:sz w:val="24"/>
        </w:rPr>
      </w:pPr>
      <w:r w:rsidRPr="00206E77">
        <w:rPr>
          <w:rFonts w:hint="eastAsia"/>
          <w:snapToGrid w:val="0"/>
          <w:color w:val="000000" w:themeColor="text1"/>
          <w:kern w:val="0"/>
          <w:sz w:val="24"/>
          <w:highlight w:val="yellow"/>
          <w:rPrChange w:id="1273" w:author="Jing wang" w:date="2026-05-27T17:16:00Z" w16du:dateUtc="2026-05-27T09:16:00Z">
            <w:rPr>
              <w:rFonts w:hint="eastAsia"/>
              <w:snapToGrid w:val="0"/>
              <w:color w:val="000000" w:themeColor="text1"/>
              <w:kern w:val="0"/>
              <w:sz w:val="24"/>
            </w:rPr>
          </w:rPrChange>
        </w:rPr>
        <w:t>主要疗效指标的分析基于</w:t>
      </w:r>
      <w:r w:rsidRPr="00206E77">
        <w:rPr>
          <w:snapToGrid w:val="0"/>
          <w:color w:val="000000" w:themeColor="text1"/>
          <w:kern w:val="0"/>
          <w:sz w:val="24"/>
          <w:highlight w:val="yellow"/>
          <w:rPrChange w:id="1274" w:author="Jing wang" w:date="2026-05-27T17:16:00Z" w16du:dateUtc="2026-05-27T09:16:00Z">
            <w:rPr>
              <w:snapToGrid w:val="0"/>
              <w:color w:val="000000" w:themeColor="text1"/>
              <w:kern w:val="0"/>
              <w:sz w:val="24"/>
            </w:rPr>
          </w:rPrChange>
        </w:rPr>
        <w:t>FAS</w:t>
      </w:r>
      <w:r w:rsidRPr="00206E77">
        <w:rPr>
          <w:rFonts w:hint="eastAsia"/>
          <w:snapToGrid w:val="0"/>
          <w:color w:val="000000" w:themeColor="text1"/>
          <w:kern w:val="0"/>
          <w:sz w:val="24"/>
          <w:highlight w:val="yellow"/>
          <w:rPrChange w:id="1275" w:author="Jing wang" w:date="2026-05-27T17:16:00Z" w16du:dateUtc="2026-05-27T09:16:00Z">
            <w:rPr>
              <w:rFonts w:hint="eastAsia"/>
              <w:snapToGrid w:val="0"/>
              <w:color w:val="000000" w:themeColor="text1"/>
              <w:kern w:val="0"/>
              <w:sz w:val="24"/>
            </w:rPr>
          </w:rPrChange>
        </w:rPr>
        <w:t>分析集和</w:t>
      </w:r>
      <w:r w:rsidRPr="00206E77">
        <w:rPr>
          <w:snapToGrid w:val="0"/>
          <w:color w:val="000000" w:themeColor="text1"/>
          <w:kern w:val="0"/>
          <w:sz w:val="24"/>
          <w:highlight w:val="yellow"/>
          <w:rPrChange w:id="1276" w:author="Jing wang" w:date="2026-05-27T17:16:00Z" w16du:dateUtc="2026-05-27T09:16:00Z">
            <w:rPr>
              <w:snapToGrid w:val="0"/>
              <w:color w:val="000000" w:themeColor="text1"/>
              <w:kern w:val="0"/>
              <w:sz w:val="24"/>
            </w:rPr>
          </w:rPrChange>
        </w:rPr>
        <w:t>PPS</w:t>
      </w:r>
      <w:r w:rsidRPr="00206E77">
        <w:rPr>
          <w:rFonts w:hint="eastAsia"/>
          <w:snapToGrid w:val="0"/>
          <w:color w:val="000000" w:themeColor="text1"/>
          <w:kern w:val="0"/>
          <w:sz w:val="24"/>
          <w:highlight w:val="yellow"/>
          <w:rPrChange w:id="1277" w:author="Jing wang" w:date="2026-05-27T17:16:00Z" w16du:dateUtc="2026-05-27T09:16:00Z">
            <w:rPr>
              <w:rFonts w:hint="eastAsia"/>
              <w:snapToGrid w:val="0"/>
              <w:color w:val="000000" w:themeColor="text1"/>
              <w:kern w:val="0"/>
              <w:sz w:val="24"/>
            </w:rPr>
          </w:rPrChange>
        </w:rPr>
        <w:t>分析集。计算两组溶栓治疗</w:t>
      </w:r>
      <w:r w:rsidRPr="00206E77">
        <w:rPr>
          <w:snapToGrid w:val="0"/>
          <w:color w:val="000000" w:themeColor="text1"/>
          <w:kern w:val="0"/>
          <w:sz w:val="24"/>
          <w:highlight w:val="yellow"/>
          <w:rPrChange w:id="1278" w:author="Jing wang" w:date="2026-05-27T17:16:00Z" w16du:dateUtc="2026-05-27T09:16:00Z">
            <w:rPr>
              <w:snapToGrid w:val="0"/>
              <w:color w:val="000000" w:themeColor="text1"/>
              <w:kern w:val="0"/>
              <w:sz w:val="24"/>
            </w:rPr>
          </w:rPrChange>
        </w:rPr>
        <w:t>24h</w:t>
      </w:r>
      <w:r w:rsidRPr="00206E77">
        <w:rPr>
          <w:rFonts w:hint="eastAsia"/>
          <w:snapToGrid w:val="0"/>
          <w:color w:val="000000" w:themeColor="text1"/>
          <w:kern w:val="0"/>
          <w:sz w:val="24"/>
          <w:highlight w:val="yellow"/>
          <w:rPrChange w:id="1279" w:author="Jing wang" w:date="2026-05-27T17:16:00Z" w16du:dateUtc="2026-05-27T09:16:00Z">
            <w:rPr>
              <w:rFonts w:hint="eastAsia"/>
              <w:snapToGrid w:val="0"/>
              <w:color w:val="000000" w:themeColor="text1"/>
              <w:kern w:val="0"/>
              <w:sz w:val="24"/>
            </w:rPr>
          </w:rPrChange>
        </w:rPr>
        <w:t>血栓清除率的均数及标准差，同时计算两组均数差值的</w:t>
      </w:r>
      <w:r w:rsidRPr="00206E77">
        <w:rPr>
          <w:snapToGrid w:val="0"/>
          <w:color w:val="000000" w:themeColor="text1"/>
          <w:kern w:val="0"/>
          <w:sz w:val="24"/>
          <w:highlight w:val="yellow"/>
          <w:rPrChange w:id="1280" w:author="Jing wang" w:date="2026-05-27T17:16:00Z" w16du:dateUtc="2026-05-27T09:16:00Z">
            <w:rPr>
              <w:snapToGrid w:val="0"/>
              <w:color w:val="000000" w:themeColor="text1"/>
              <w:kern w:val="0"/>
              <w:sz w:val="24"/>
            </w:rPr>
          </w:rPrChange>
        </w:rPr>
        <w:t>95%</w:t>
      </w:r>
      <w:r w:rsidRPr="00206E77">
        <w:rPr>
          <w:rFonts w:hint="eastAsia"/>
          <w:snapToGrid w:val="0"/>
          <w:color w:val="000000" w:themeColor="text1"/>
          <w:kern w:val="0"/>
          <w:sz w:val="24"/>
          <w:highlight w:val="yellow"/>
          <w:rPrChange w:id="1281" w:author="Jing wang" w:date="2026-05-27T17:16:00Z" w16du:dateUtc="2026-05-27T09:16:00Z">
            <w:rPr>
              <w:rFonts w:hint="eastAsia"/>
              <w:snapToGrid w:val="0"/>
              <w:color w:val="000000" w:themeColor="text1"/>
              <w:kern w:val="0"/>
              <w:sz w:val="24"/>
            </w:rPr>
          </w:rPrChange>
        </w:rPr>
        <w:t>置信区间。同时采用协方差分析模型，考虑中心及基线血栓负荷总评分，估计两组平均溶栓治疗</w:t>
      </w:r>
      <w:r w:rsidRPr="00206E77">
        <w:rPr>
          <w:snapToGrid w:val="0"/>
          <w:color w:val="000000" w:themeColor="text1"/>
          <w:kern w:val="0"/>
          <w:sz w:val="24"/>
          <w:highlight w:val="yellow"/>
          <w:rPrChange w:id="1282" w:author="Jing wang" w:date="2026-05-27T17:16:00Z" w16du:dateUtc="2026-05-27T09:16:00Z">
            <w:rPr>
              <w:snapToGrid w:val="0"/>
              <w:color w:val="000000" w:themeColor="text1"/>
              <w:kern w:val="0"/>
              <w:sz w:val="24"/>
            </w:rPr>
          </w:rPrChange>
        </w:rPr>
        <w:t>24h</w:t>
      </w:r>
      <w:r w:rsidRPr="00206E77">
        <w:rPr>
          <w:rFonts w:hint="eastAsia"/>
          <w:snapToGrid w:val="0"/>
          <w:color w:val="000000" w:themeColor="text1"/>
          <w:kern w:val="0"/>
          <w:sz w:val="24"/>
          <w:highlight w:val="yellow"/>
          <w:rPrChange w:id="1283" w:author="Jing wang" w:date="2026-05-27T17:16:00Z" w16du:dateUtc="2026-05-27T09:16:00Z">
            <w:rPr>
              <w:rFonts w:hint="eastAsia"/>
              <w:snapToGrid w:val="0"/>
              <w:color w:val="000000" w:themeColor="text1"/>
              <w:kern w:val="0"/>
              <w:sz w:val="24"/>
            </w:rPr>
          </w:rPrChange>
        </w:rPr>
        <w:t>血栓清除率的最小二乘均数（</w:t>
      </w:r>
      <w:r w:rsidRPr="00206E77">
        <w:rPr>
          <w:snapToGrid w:val="0"/>
          <w:color w:val="000000" w:themeColor="text1"/>
          <w:kern w:val="0"/>
          <w:sz w:val="24"/>
          <w:highlight w:val="yellow"/>
          <w:rPrChange w:id="1284" w:author="Jing wang" w:date="2026-05-27T17:16:00Z" w16du:dateUtc="2026-05-27T09:16:00Z">
            <w:rPr>
              <w:snapToGrid w:val="0"/>
              <w:color w:val="000000" w:themeColor="text1"/>
              <w:kern w:val="0"/>
              <w:sz w:val="24"/>
            </w:rPr>
          </w:rPrChange>
        </w:rPr>
        <w:t>LSmeans</w:t>
      </w:r>
      <w:r w:rsidRPr="00206E77">
        <w:rPr>
          <w:rFonts w:hint="eastAsia"/>
          <w:snapToGrid w:val="0"/>
          <w:color w:val="000000" w:themeColor="text1"/>
          <w:kern w:val="0"/>
          <w:sz w:val="24"/>
          <w:highlight w:val="yellow"/>
          <w:rPrChange w:id="1285" w:author="Jing wang" w:date="2026-05-27T17:16:00Z" w16du:dateUtc="2026-05-27T09:16:00Z">
            <w:rPr>
              <w:rFonts w:hint="eastAsia"/>
              <w:snapToGrid w:val="0"/>
              <w:color w:val="000000" w:themeColor="text1"/>
              <w:kern w:val="0"/>
              <w:sz w:val="24"/>
            </w:rPr>
          </w:rPrChange>
        </w:rPr>
        <w:t>），并计算两组</w:t>
      </w:r>
      <w:r w:rsidRPr="00206E77">
        <w:rPr>
          <w:snapToGrid w:val="0"/>
          <w:color w:val="000000" w:themeColor="text1"/>
          <w:kern w:val="0"/>
          <w:sz w:val="24"/>
          <w:highlight w:val="yellow"/>
          <w:rPrChange w:id="1286" w:author="Jing wang" w:date="2026-05-27T17:16:00Z" w16du:dateUtc="2026-05-27T09:16:00Z">
            <w:rPr>
              <w:snapToGrid w:val="0"/>
              <w:color w:val="000000" w:themeColor="text1"/>
              <w:kern w:val="0"/>
              <w:sz w:val="24"/>
            </w:rPr>
          </w:rPrChange>
        </w:rPr>
        <w:t>LSmeans</w:t>
      </w:r>
      <w:r w:rsidRPr="00206E77">
        <w:rPr>
          <w:rFonts w:hint="eastAsia"/>
          <w:snapToGrid w:val="0"/>
          <w:color w:val="000000" w:themeColor="text1"/>
          <w:kern w:val="0"/>
          <w:sz w:val="24"/>
          <w:highlight w:val="yellow"/>
          <w:rPrChange w:id="1287" w:author="Jing wang" w:date="2026-05-27T17:16:00Z" w16du:dateUtc="2026-05-27T09:16:00Z">
            <w:rPr>
              <w:rFonts w:hint="eastAsia"/>
              <w:snapToGrid w:val="0"/>
              <w:color w:val="000000" w:themeColor="text1"/>
              <w:kern w:val="0"/>
              <w:sz w:val="24"/>
            </w:rPr>
          </w:rPrChange>
        </w:rPr>
        <w:t>差值（试验组</w:t>
      </w:r>
      <w:r w:rsidRPr="00206E77">
        <w:rPr>
          <w:snapToGrid w:val="0"/>
          <w:color w:val="000000" w:themeColor="text1"/>
          <w:kern w:val="0"/>
          <w:sz w:val="24"/>
          <w:highlight w:val="yellow"/>
          <w:rPrChange w:id="1288" w:author="Jing wang" w:date="2026-05-27T17:16:00Z" w16du:dateUtc="2026-05-27T09:16:00Z">
            <w:rPr>
              <w:snapToGrid w:val="0"/>
              <w:color w:val="000000" w:themeColor="text1"/>
              <w:kern w:val="0"/>
              <w:sz w:val="24"/>
            </w:rPr>
          </w:rPrChange>
        </w:rPr>
        <w:t>-</w:t>
      </w:r>
      <w:r w:rsidRPr="00206E77">
        <w:rPr>
          <w:rFonts w:hint="eastAsia"/>
          <w:snapToGrid w:val="0"/>
          <w:color w:val="000000" w:themeColor="text1"/>
          <w:kern w:val="0"/>
          <w:sz w:val="24"/>
          <w:highlight w:val="yellow"/>
          <w:rPrChange w:id="1289" w:author="Jing wang" w:date="2026-05-27T17:16:00Z" w16du:dateUtc="2026-05-27T09:16:00Z">
            <w:rPr>
              <w:rFonts w:hint="eastAsia"/>
              <w:snapToGrid w:val="0"/>
              <w:color w:val="000000" w:themeColor="text1"/>
              <w:kern w:val="0"/>
              <w:sz w:val="24"/>
            </w:rPr>
          </w:rPrChange>
        </w:rPr>
        <w:t>对照组）的</w:t>
      </w:r>
      <w:r w:rsidRPr="00206E77">
        <w:rPr>
          <w:snapToGrid w:val="0"/>
          <w:color w:val="000000" w:themeColor="text1"/>
          <w:kern w:val="0"/>
          <w:sz w:val="24"/>
          <w:highlight w:val="yellow"/>
          <w:rPrChange w:id="1290" w:author="Jing wang" w:date="2026-05-27T17:16:00Z" w16du:dateUtc="2026-05-27T09:16:00Z">
            <w:rPr>
              <w:snapToGrid w:val="0"/>
              <w:color w:val="000000" w:themeColor="text1"/>
              <w:kern w:val="0"/>
              <w:sz w:val="24"/>
            </w:rPr>
          </w:rPrChange>
        </w:rPr>
        <w:t>95%</w:t>
      </w:r>
      <w:r w:rsidRPr="00206E77">
        <w:rPr>
          <w:rFonts w:hint="eastAsia"/>
          <w:snapToGrid w:val="0"/>
          <w:color w:val="000000" w:themeColor="text1"/>
          <w:kern w:val="0"/>
          <w:sz w:val="24"/>
          <w:highlight w:val="yellow"/>
          <w:rPrChange w:id="1291" w:author="Jing wang" w:date="2026-05-27T17:16:00Z" w16du:dateUtc="2026-05-27T09:16:00Z">
            <w:rPr>
              <w:rFonts w:hint="eastAsia"/>
              <w:snapToGrid w:val="0"/>
              <w:color w:val="000000" w:themeColor="text1"/>
              <w:kern w:val="0"/>
              <w:sz w:val="24"/>
            </w:rPr>
          </w:rPrChange>
        </w:rPr>
        <w:t>置信区间（</w:t>
      </w:r>
      <w:r w:rsidRPr="00206E77">
        <w:rPr>
          <w:snapToGrid w:val="0"/>
          <w:color w:val="000000" w:themeColor="text1"/>
          <w:kern w:val="0"/>
          <w:sz w:val="24"/>
          <w:highlight w:val="yellow"/>
          <w:rPrChange w:id="1292" w:author="Jing wang" w:date="2026-05-27T17:16:00Z" w16du:dateUtc="2026-05-27T09:16:00Z">
            <w:rPr>
              <w:snapToGrid w:val="0"/>
              <w:color w:val="000000" w:themeColor="text1"/>
              <w:kern w:val="0"/>
              <w:sz w:val="24"/>
            </w:rPr>
          </w:rPrChange>
        </w:rPr>
        <w:t>CI</w:t>
      </w:r>
      <w:r w:rsidRPr="00206E77">
        <w:rPr>
          <w:rFonts w:hint="eastAsia"/>
          <w:snapToGrid w:val="0"/>
          <w:color w:val="000000" w:themeColor="text1"/>
          <w:kern w:val="0"/>
          <w:sz w:val="24"/>
          <w:highlight w:val="yellow"/>
          <w:rPrChange w:id="1293" w:author="Jing wang" w:date="2026-05-27T17:16:00Z" w16du:dateUtc="2026-05-27T09:16:00Z">
            <w:rPr>
              <w:rFonts w:hint="eastAsia"/>
              <w:snapToGrid w:val="0"/>
              <w:color w:val="000000" w:themeColor="text1"/>
              <w:kern w:val="0"/>
              <w:sz w:val="24"/>
            </w:rPr>
          </w:rPrChange>
        </w:rPr>
        <w:t>）。若两组</w:t>
      </w:r>
      <w:r w:rsidRPr="00206E77">
        <w:rPr>
          <w:snapToGrid w:val="0"/>
          <w:color w:val="000000" w:themeColor="text1"/>
          <w:kern w:val="0"/>
          <w:sz w:val="24"/>
          <w:highlight w:val="yellow"/>
          <w:rPrChange w:id="1294" w:author="Jing wang" w:date="2026-05-27T17:16:00Z" w16du:dateUtc="2026-05-27T09:16:00Z">
            <w:rPr>
              <w:snapToGrid w:val="0"/>
              <w:color w:val="000000" w:themeColor="text1"/>
              <w:kern w:val="0"/>
              <w:sz w:val="24"/>
            </w:rPr>
          </w:rPrChange>
        </w:rPr>
        <w:t>LSmeans</w:t>
      </w:r>
      <w:r w:rsidRPr="00206E77">
        <w:rPr>
          <w:rFonts w:hint="eastAsia"/>
          <w:snapToGrid w:val="0"/>
          <w:color w:val="000000" w:themeColor="text1"/>
          <w:kern w:val="0"/>
          <w:sz w:val="24"/>
          <w:highlight w:val="yellow"/>
          <w:rPrChange w:id="1295" w:author="Jing wang" w:date="2026-05-27T17:16:00Z" w16du:dateUtc="2026-05-27T09:16:00Z">
            <w:rPr>
              <w:rFonts w:hint="eastAsia"/>
              <w:snapToGrid w:val="0"/>
              <w:color w:val="000000" w:themeColor="text1"/>
              <w:kern w:val="0"/>
              <w:sz w:val="24"/>
            </w:rPr>
          </w:rPrChange>
        </w:rPr>
        <w:t>差值</w:t>
      </w:r>
      <w:r w:rsidRPr="00206E77">
        <w:rPr>
          <w:snapToGrid w:val="0"/>
          <w:color w:val="000000" w:themeColor="text1"/>
          <w:kern w:val="0"/>
          <w:sz w:val="24"/>
          <w:highlight w:val="yellow"/>
          <w:rPrChange w:id="1296" w:author="Jing wang" w:date="2026-05-27T17:16:00Z" w16du:dateUtc="2026-05-27T09:16:00Z">
            <w:rPr>
              <w:snapToGrid w:val="0"/>
              <w:color w:val="000000" w:themeColor="text1"/>
              <w:kern w:val="0"/>
              <w:sz w:val="24"/>
            </w:rPr>
          </w:rPrChange>
        </w:rPr>
        <w:t>95%CI</w:t>
      </w:r>
      <w:r w:rsidRPr="00206E77">
        <w:rPr>
          <w:rFonts w:hint="eastAsia"/>
          <w:snapToGrid w:val="0"/>
          <w:color w:val="000000" w:themeColor="text1"/>
          <w:kern w:val="0"/>
          <w:sz w:val="24"/>
          <w:highlight w:val="yellow"/>
          <w:rPrChange w:id="1297" w:author="Jing wang" w:date="2026-05-27T17:16:00Z" w16du:dateUtc="2026-05-27T09:16:00Z">
            <w:rPr>
              <w:rFonts w:hint="eastAsia"/>
              <w:snapToGrid w:val="0"/>
              <w:color w:val="000000" w:themeColor="text1"/>
              <w:kern w:val="0"/>
              <w:sz w:val="24"/>
            </w:rPr>
          </w:rPrChange>
        </w:rPr>
        <w:t>的下限大于</w:t>
      </w:r>
      <w:del w:id="1298" w:author="Jing wang" w:date="2026-05-27T17:16:00Z" w16du:dateUtc="2026-05-27T09:16:00Z">
        <w:r w:rsidRPr="00206E77" w:rsidDel="00206E77">
          <w:rPr>
            <w:snapToGrid w:val="0"/>
            <w:color w:val="000000" w:themeColor="text1"/>
            <w:kern w:val="0"/>
            <w:sz w:val="24"/>
            <w:highlight w:val="yellow"/>
            <w:rPrChange w:id="1299" w:author="Jing wang" w:date="2026-05-27T17:16:00Z" w16du:dateUtc="2026-05-27T09:16:00Z">
              <w:rPr>
                <w:snapToGrid w:val="0"/>
                <w:color w:val="000000" w:themeColor="text1"/>
                <w:kern w:val="0"/>
                <w:sz w:val="24"/>
              </w:rPr>
            </w:rPrChange>
          </w:rPr>
          <w:delText>0</w:delText>
        </w:r>
      </w:del>
      <w:ins w:id="1300" w:author="Jing wang" w:date="2026-05-27T17:16:00Z" w16du:dateUtc="2026-05-27T09:16:00Z">
        <w:r w:rsidR="00206E77" w:rsidRPr="00206E77">
          <w:rPr>
            <w:snapToGrid w:val="0"/>
            <w:color w:val="000000" w:themeColor="text1"/>
            <w:kern w:val="0"/>
            <w:sz w:val="24"/>
            <w:highlight w:val="yellow"/>
            <w:rPrChange w:id="1301" w:author="Jing wang" w:date="2026-05-27T17:16:00Z" w16du:dateUtc="2026-05-27T09:16:00Z">
              <w:rPr>
                <w:snapToGrid w:val="0"/>
                <w:color w:val="000000" w:themeColor="text1"/>
                <w:kern w:val="0"/>
                <w:sz w:val="24"/>
              </w:rPr>
            </w:rPrChange>
          </w:rPr>
          <w:t>5%</w:t>
        </w:r>
      </w:ins>
      <w:r w:rsidRPr="00206E77">
        <w:rPr>
          <w:rFonts w:hint="eastAsia"/>
          <w:snapToGrid w:val="0"/>
          <w:color w:val="000000" w:themeColor="text1"/>
          <w:kern w:val="0"/>
          <w:sz w:val="24"/>
          <w:highlight w:val="yellow"/>
          <w:rPrChange w:id="1302" w:author="Jing wang" w:date="2026-05-27T17:16:00Z" w16du:dateUtc="2026-05-27T09:16:00Z">
            <w:rPr>
              <w:rFonts w:hint="eastAsia"/>
              <w:snapToGrid w:val="0"/>
              <w:color w:val="000000" w:themeColor="text1"/>
              <w:kern w:val="0"/>
              <w:sz w:val="24"/>
            </w:rPr>
          </w:rPrChange>
        </w:rPr>
        <w:t>，则可认为“优效性假设”结论成立。为考察各中心间的一致性，还将在上述协方差分析模型基础上，考虑一个含中心与分组交互项的协方差分析模型，并在</w:t>
      </w:r>
      <w:r w:rsidRPr="00206E77">
        <w:rPr>
          <w:snapToGrid w:val="0"/>
          <w:color w:val="000000" w:themeColor="text1"/>
          <w:kern w:val="0"/>
          <w:sz w:val="24"/>
          <w:highlight w:val="yellow"/>
          <w:rPrChange w:id="1303" w:author="Jing wang" w:date="2026-05-27T17:16:00Z" w16du:dateUtc="2026-05-27T09:16:00Z">
            <w:rPr>
              <w:snapToGrid w:val="0"/>
              <w:color w:val="000000" w:themeColor="text1"/>
              <w:kern w:val="0"/>
              <w:sz w:val="24"/>
            </w:rPr>
          </w:rPrChange>
        </w:rPr>
        <w:t>0.10</w:t>
      </w:r>
      <w:r w:rsidRPr="00206E77">
        <w:rPr>
          <w:rFonts w:hint="eastAsia"/>
          <w:snapToGrid w:val="0"/>
          <w:color w:val="000000" w:themeColor="text1"/>
          <w:kern w:val="0"/>
          <w:sz w:val="24"/>
          <w:highlight w:val="yellow"/>
          <w:rPrChange w:id="1304" w:author="Jing wang" w:date="2026-05-27T17:16:00Z" w16du:dateUtc="2026-05-27T09:16:00Z">
            <w:rPr>
              <w:rFonts w:hint="eastAsia"/>
              <w:snapToGrid w:val="0"/>
              <w:color w:val="000000" w:themeColor="text1"/>
              <w:kern w:val="0"/>
              <w:sz w:val="24"/>
            </w:rPr>
          </w:rPrChange>
        </w:rPr>
        <w:t>水平判断交互项是否有意义。</w:t>
      </w:r>
    </w:p>
    <w:p w14:paraId="47E0088B" w14:textId="77777777" w:rsidR="001C73AA" w:rsidRDefault="00000000">
      <w:pPr>
        <w:pStyle w:val="afe"/>
        <w:numPr>
          <w:ilvl w:val="0"/>
          <w:numId w:val="50"/>
        </w:numPr>
        <w:tabs>
          <w:tab w:val="left" w:pos="420"/>
        </w:tabs>
        <w:adjustRightInd w:val="0"/>
        <w:snapToGrid w:val="0"/>
        <w:spacing w:line="360" w:lineRule="auto"/>
        <w:ind w:firstLineChars="0"/>
        <w:rPr>
          <w:color w:val="000000" w:themeColor="text1"/>
          <w:sz w:val="24"/>
          <w:shd w:val="clear" w:color="auto" w:fill="FFFFFF"/>
        </w:rPr>
      </w:pPr>
      <w:r>
        <w:rPr>
          <w:rFonts w:hint="eastAsia"/>
          <w:color w:val="000000" w:themeColor="text1"/>
          <w:sz w:val="24"/>
        </w:rPr>
        <w:t>次要疗效指标</w:t>
      </w:r>
    </w:p>
    <w:p w14:paraId="501F859F" w14:textId="77777777" w:rsidR="001C73AA" w:rsidRDefault="00000000">
      <w:pPr>
        <w:pStyle w:val="05220"/>
        <w:spacing w:line="360" w:lineRule="auto"/>
        <w:ind w:firstLineChars="200" w:firstLine="480"/>
        <w:rPr>
          <w:rFonts w:eastAsia="宋体" w:cs="Times New Roman"/>
          <w:color w:val="000000" w:themeColor="text1"/>
          <w:sz w:val="24"/>
          <w:szCs w:val="24"/>
          <w:shd w:val="clear" w:color="auto" w:fill="FFFFFF"/>
        </w:rPr>
      </w:pPr>
      <w:r>
        <w:rPr>
          <w:rFonts w:eastAsia="宋体" w:cs="Times New Roman" w:hint="eastAsia"/>
          <w:color w:val="000000" w:themeColor="text1"/>
          <w:sz w:val="24"/>
          <w:szCs w:val="24"/>
          <w:shd w:val="clear" w:color="auto" w:fill="FFFFFF"/>
        </w:rPr>
        <w:t>计算</w:t>
      </w:r>
      <w:r>
        <w:rPr>
          <w:rFonts w:eastAsia="宋体" w:cs="Times New Roman"/>
          <w:color w:val="000000" w:themeColor="text1"/>
          <w:sz w:val="24"/>
          <w:szCs w:val="24"/>
          <w:shd w:val="clear" w:color="auto" w:fill="FFFFFF"/>
        </w:rPr>
        <w:tab/>
      </w:r>
      <w:r>
        <w:rPr>
          <w:rFonts w:eastAsia="宋体" w:cs="Times New Roman" w:hint="eastAsia"/>
          <w:color w:val="000000" w:themeColor="text1"/>
          <w:sz w:val="24"/>
          <w:szCs w:val="24"/>
          <w:shd w:val="clear" w:color="auto" w:fill="FFFFFF"/>
        </w:rPr>
        <w:t>溶栓治疗</w:t>
      </w:r>
      <w:r>
        <w:rPr>
          <w:rFonts w:eastAsia="宋体" w:cs="Times New Roman" w:hint="eastAsia"/>
          <w:color w:val="000000" w:themeColor="text1"/>
          <w:sz w:val="24"/>
          <w:szCs w:val="24"/>
          <w:shd w:val="clear" w:color="auto" w:fill="FFFFFF"/>
        </w:rPr>
        <w:t>30min</w:t>
      </w:r>
      <w:r>
        <w:rPr>
          <w:rFonts w:eastAsia="宋体" w:cs="Times New Roman" w:hint="eastAsia"/>
          <w:color w:val="000000" w:themeColor="text1"/>
          <w:sz w:val="24"/>
          <w:szCs w:val="24"/>
          <w:shd w:val="clear" w:color="auto" w:fill="FFFFFF"/>
        </w:rPr>
        <w:t>、溶栓治疗</w:t>
      </w:r>
      <w:r>
        <w:rPr>
          <w:rFonts w:eastAsia="宋体" w:cs="Times New Roman" w:hint="eastAsia"/>
          <w:color w:val="000000" w:themeColor="text1"/>
          <w:sz w:val="24"/>
          <w:szCs w:val="24"/>
          <w:shd w:val="clear" w:color="auto" w:fill="FFFFFF"/>
        </w:rPr>
        <w:t>24h</w:t>
      </w:r>
      <w:r>
        <w:rPr>
          <w:rFonts w:eastAsia="宋体" w:cs="Times New Roman" w:hint="eastAsia"/>
          <w:color w:val="000000" w:themeColor="text1"/>
          <w:sz w:val="24"/>
          <w:szCs w:val="24"/>
          <w:shd w:val="clear" w:color="auto" w:fill="FFFFFF"/>
        </w:rPr>
        <w:t>血栓清除成功率，器械成功率，出院前及术后</w:t>
      </w:r>
      <w:r>
        <w:rPr>
          <w:rFonts w:eastAsia="宋体" w:cs="Times New Roman"/>
          <w:color w:val="000000" w:themeColor="text1"/>
          <w:sz w:val="24"/>
          <w:szCs w:val="24"/>
          <w:shd w:val="clear" w:color="auto" w:fill="FFFFFF"/>
        </w:rPr>
        <w:t>1</w:t>
      </w:r>
      <w:r>
        <w:rPr>
          <w:rFonts w:eastAsia="宋体" w:cs="Times New Roman" w:hint="eastAsia"/>
          <w:color w:val="000000" w:themeColor="text1"/>
          <w:sz w:val="24"/>
          <w:szCs w:val="24"/>
          <w:shd w:val="clear" w:color="auto" w:fill="FFFFFF"/>
        </w:rPr>
        <w:t>个月患肢消肿率，</w:t>
      </w:r>
      <w:r>
        <w:rPr>
          <w:rFonts w:eastAsia="宋体" w:cs="Times New Roman"/>
          <w:color w:val="000000" w:themeColor="text1"/>
          <w:sz w:val="24"/>
          <w:szCs w:val="24"/>
          <w:shd w:val="clear" w:color="auto" w:fill="FFFFFF"/>
        </w:rPr>
        <w:tab/>
      </w:r>
      <w:r>
        <w:rPr>
          <w:rFonts w:eastAsia="宋体" w:cs="Times New Roman" w:hint="eastAsia"/>
          <w:color w:val="000000" w:themeColor="text1"/>
          <w:sz w:val="24"/>
          <w:szCs w:val="24"/>
          <w:shd w:val="clear" w:color="auto" w:fill="FFFFFF"/>
        </w:rPr>
        <w:t>术后</w:t>
      </w:r>
      <w:r>
        <w:rPr>
          <w:rFonts w:eastAsia="宋体" w:cs="Times New Roman" w:hint="eastAsia"/>
          <w:color w:val="000000" w:themeColor="text1"/>
          <w:sz w:val="24"/>
          <w:szCs w:val="24"/>
          <w:shd w:val="clear" w:color="auto" w:fill="FFFFFF"/>
        </w:rPr>
        <w:t>1</w:t>
      </w:r>
      <w:r>
        <w:rPr>
          <w:rFonts w:eastAsia="宋体" w:cs="Times New Roman" w:hint="eastAsia"/>
          <w:color w:val="000000" w:themeColor="text1"/>
          <w:sz w:val="24"/>
          <w:szCs w:val="24"/>
          <w:shd w:val="clear" w:color="auto" w:fill="FFFFFF"/>
        </w:rPr>
        <w:t>个月和</w:t>
      </w:r>
      <w:r>
        <w:rPr>
          <w:rFonts w:eastAsia="宋体" w:cs="Times New Roman" w:hint="eastAsia"/>
          <w:color w:val="000000" w:themeColor="text1"/>
          <w:sz w:val="24"/>
          <w:szCs w:val="24"/>
          <w:shd w:val="clear" w:color="auto" w:fill="FFFFFF"/>
        </w:rPr>
        <w:t>6</w:t>
      </w:r>
      <w:r>
        <w:rPr>
          <w:rFonts w:eastAsia="宋体" w:cs="Times New Roman" w:hint="eastAsia"/>
          <w:color w:val="000000" w:themeColor="text1"/>
          <w:sz w:val="24"/>
          <w:szCs w:val="24"/>
          <w:shd w:val="clear" w:color="auto" w:fill="FFFFFF"/>
        </w:rPr>
        <w:t>个月的靶病变静脉通畅率，术后</w:t>
      </w:r>
      <w:r>
        <w:rPr>
          <w:rFonts w:eastAsia="宋体" w:cs="Times New Roman"/>
          <w:color w:val="000000" w:themeColor="text1"/>
          <w:sz w:val="24"/>
          <w:szCs w:val="24"/>
          <w:shd w:val="clear" w:color="auto" w:fill="FFFFFF"/>
        </w:rPr>
        <w:t>6</w:t>
      </w:r>
      <w:r>
        <w:rPr>
          <w:rFonts w:eastAsia="宋体" w:cs="Times New Roman" w:hint="eastAsia"/>
          <w:color w:val="000000" w:themeColor="text1"/>
          <w:sz w:val="24"/>
          <w:szCs w:val="24"/>
          <w:shd w:val="clear" w:color="auto" w:fill="FFFFFF"/>
        </w:rPr>
        <w:t>个月血栓后综合征</w:t>
      </w:r>
      <w:r>
        <w:rPr>
          <w:rFonts w:eastAsia="宋体" w:cs="Times New Roman"/>
          <w:color w:val="000000" w:themeColor="text1"/>
          <w:sz w:val="24"/>
          <w:szCs w:val="24"/>
          <w:shd w:val="clear" w:color="auto" w:fill="FFFFFF"/>
        </w:rPr>
        <w:t>(PTS)</w:t>
      </w:r>
      <w:r>
        <w:rPr>
          <w:rFonts w:eastAsia="宋体" w:cs="Times New Roman" w:hint="eastAsia"/>
          <w:color w:val="000000" w:themeColor="text1"/>
          <w:sz w:val="24"/>
          <w:szCs w:val="24"/>
          <w:shd w:val="clear" w:color="auto" w:fill="FFFFFF"/>
        </w:rPr>
        <w:t>发生率，对靶血管因血栓导致正向血流消失患者，溶栓后</w:t>
      </w:r>
      <w:r>
        <w:rPr>
          <w:rFonts w:eastAsia="宋体" w:cs="Times New Roman" w:hint="eastAsia"/>
          <w:color w:val="000000" w:themeColor="text1"/>
          <w:sz w:val="24"/>
          <w:szCs w:val="24"/>
          <w:shd w:val="clear" w:color="auto" w:fill="FFFFFF"/>
        </w:rPr>
        <w:t>30min</w:t>
      </w:r>
      <w:r>
        <w:rPr>
          <w:rFonts w:eastAsia="宋体" w:cs="Times New Roman" w:hint="eastAsia"/>
          <w:color w:val="000000" w:themeColor="text1"/>
          <w:sz w:val="24"/>
          <w:szCs w:val="24"/>
          <w:shd w:val="clear" w:color="auto" w:fill="FFFFFF"/>
        </w:rPr>
        <w:t>正向血流恢复率。组间比较采用卡方检验或精确概率法（若卡方检验不适用）。</w:t>
      </w:r>
    </w:p>
    <w:p w14:paraId="4BB26042" w14:textId="77777777" w:rsidR="001C73AA" w:rsidRDefault="00000000">
      <w:pPr>
        <w:pStyle w:val="05220"/>
        <w:spacing w:line="360" w:lineRule="auto"/>
        <w:ind w:firstLineChars="200" w:firstLine="480"/>
        <w:rPr>
          <w:rFonts w:eastAsia="宋体" w:cs="Times New Roman"/>
          <w:color w:val="000000" w:themeColor="text1"/>
          <w:sz w:val="24"/>
          <w:szCs w:val="24"/>
          <w:shd w:val="clear" w:color="auto" w:fill="FFFFFF"/>
        </w:rPr>
      </w:pPr>
      <w:r>
        <w:rPr>
          <w:rFonts w:eastAsia="宋体" w:cs="Times New Roman"/>
          <w:color w:val="000000" w:themeColor="text1"/>
          <w:sz w:val="24"/>
          <w:szCs w:val="24"/>
          <w:shd w:val="clear" w:color="auto" w:fill="FFFFFF"/>
        </w:rPr>
        <w:tab/>
      </w:r>
      <w:r>
        <w:rPr>
          <w:rFonts w:eastAsia="宋体" w:cs="Times New Roman" w:hint="eastAsia"/>
          <w:color w:val="000000" w:themeColor="text1"/>
          <w:sz w:val="24"/>
          <w:szCs w:val="24"/>
          <w:shd w:val="clear" w:color="auto" w:fill="FFFFFF"/>
        </w:rPr>
        <w:t>描述溶栓治疗</w:t>
      </w:r>
      <w:r>
        <w:rPr>
          <w:rFonts w:eastAsia="宋体" w:cs="Times New Roman"/>
          <w:color w:val="000000" w:themeColor="text1"/>
          <w:sz w:val="24"/>
          <w:szCs w:val="24"/>
          <w:shd w:val="clear" w:color="auto" w:fill="FFFFFF"/>
        </w:rPr>
        <w:t>3</w:t>
      </w:r>
      <w:r>
        <w:rPr>
          <w:rFonts w:eastAsia="宋体" w:cs="Times New Roman" w:hint="eastAsia"/>
          <w:color w:val="000000" w:themeColor="text1"/>
          <w:sz w:val="24"/>
          <w:szCs w:val="24"/>
          <w:shd w:val="clear" w:color="auto" w:fill="FFFFFF"/>
        </w:rPr>
        <w:t>0min</w:t>
      </w:r>
      <w:r>
        <w:rPr>
          <w:rFonts w:eastAsia="宋体" w:cs="Times New Roman" w:hint="eastAsia"/>
          <w:color w:val="000000" w:themeColor="text1"/>
          <w:sz w:val="24"/>
          <w:szCs w:val="24"/>
          <w:shd w:val="clear" w:color="auto" w:fill="FFFFFF"/>
        </w:rPr>
        <w:t>血栓清除率，本次住院治疗期间使用尿激酶治疗总天数，本次住院治疗期间使用尿激酶的总剂量，术后</w:t>
      </w:r>
      <w:r>
        <w:rPr>
          <w:rFonts w:eastAsia="宋体" w:cs="Times New Roman" w:hint="eastAsia"/>
          <w:color w:val="000000" w:themeColor="text1"/>
          <w:sz w:val="24"/>
          <w:szCs w:val="24"/>
          <w:shd w:val="clear" w:color="auto" w:fill="FFFFFF"/>
        </w:rPr>
        <w:t>1</w:t>
      </w:r>
      <w:r>
        <w:rPr>
          <w:rFonts w:eastAsia="宋体" w:cs="Times New Roman" w:hint="eastAsia"/>
          <w:color w:val="000000" w:themeColor="text1"/>
          <w:sz w:val="24"/>
          <w:szCs w:val="24"/>
          <w:shd w:val="clear" w:color="auto" w:fill="FFFFFF"/>
        </w:rPr>
        <w:t>个月、</w:t>
      </w:r>
      <w:r>
        <w:rPr>
          <w:rFonts w:eastAsia="宋体" w:cs="Times New Roman" w:hint="eastAsia"/>
          <w:color w:val="000000" w:themeColor="text1"/>
          <w:sz w:val="24"/>
          <w:szCs w:val="24"/>
          <w:shd w:val="clear" w:color="auto" w:fill="FFFFFF"/>
        </w:rPr>
        <w:t>3</w:t>
      </w:r>
      <w:r>
        <w:rPr>
          <w:rFonts w:eastAsia="宋体" w:cs="Times New Roman" w:hint="eastAsia"/>
          <w:color w:val="000000" w:themeColor="text1"/>
          <w:sz w:val="24"/>
          <w:szCs w:val="24"/>
          <w:shd w:val="clear" w:color="auto" w:fill="FFFFFF"/>
        </w:rPr>
        <w:t>个月、</w:t>
      </w:r>
      <w:r>
        <w:rPr>
          <w:rFonts w:eastAsia="宋体" w:cs="Times New Roman" w:hint="eastAsia"/>
          <w:color w:val="000000" w:themeColor="text1"/>
          <w:sz w:val="24"/>
          <w:szCs w:val="24"/>
          <w:shd w:val="clear" w:color="auto" w:fill="FFFFFF"/>
        </w:rPr>
        <w:t>6</w:t>
      </w:r>
      <w:r>
        <w:rPr>
          <w:rFonts w:eastAsia="宋体" w:cs="Times New Roman" w:hint="eastAsia"/>
          <w:color w:val="000000" w:themeColor="text1"/>
          <w:sz w:val="24"/>
          <w:szCs w:val="24"/>
          <w:shd w:val="clear" w:color="auto" w:fill="FFFFFF"/>
        </w:rPr>
        <w:t>个月静脉临床严重程度评分</w:t>
      </w:r>
      <w:r>
        <w:rPr>
          <w:rFonts w:eastAsia="宋体" w:cs="Times New Roman" w:hint="eastAsia"/>
          <w:color w:val="000000" w:themeColor="text1"/>
          <w:sz w:val="24"/>
          <w:szCs w:val="24"/>
          <w:shd w:val="clear" w:color="auto" w:fill="FFFFFF"/>
        </w:rPr>
        <w:t>(VCSS)</w:t>
      </w:r>
      <w:r>
        <w:rPr>
          <w:rFonts w:eastAsia="宋体" w:cs="Times New Roman" w:hint="eastAsia"/>
          <w:color w:val="000000" w:themeColor="text1"/>
          <w:sz w:val="24"/>
          <w:szCs w:val="24"/>
          <w:shd w:val="clear" w:color="auto" w:fill="FFFFFF"/>
        </w:rPr>
        <w:t>较基线值变化。组间比较采用根据数据分布情况成组</w:t>
      </w:r>
      <w:r>
        <w:rPr>
          <w:rFonts w:eastAsia="宋体" w:cs="Times New Roman" w:hint="eastAsia"/>
          <w:color w:val="000000" w:themeColor="text1"/>
          <w:sz w:val="24"/>
          <w:szCs w:val="24"/>
          <w:shd w:val="clear" w:color="auto" w:fill="FFFFFF"/>
        </w:rPr>
        <w:t>t</w:t>
      </w:r>
      <w:r>
        <w:rPr>
          <w:rFonts w:eastAsia="宋体" w:cs="Times New Roman" w:hint="eastAsia"/>
          <w:color w:val="000000" w:themeColor="text1"/>
          <w:sz w:val="24"/>
          <w:szCs w:val="24"/>
          <w:shd w:val="clear" w:color="auto" w:fill="FFFFFF"/>
        </w:rPr>
        <w:t>检验或</w:t>
      </w:r>
      <w:r>
        <w:rPr>
          <w:rFonts w:eastAsia="宋体" w:cs="Times New Roman" w:hint="eastAsia"/>
          <w:color w:val="000000" w:themeColor="text1"/>
          <w:sz w:val="24"/>
          <w:szCs w:val="24"/>
          <w:shd w:val="clear" w:color="auto" w:fill="FFFFFF"/>
        </w:rPr>
        <w:t>Wilcoxon</w:t>
      </w:r>
      <w:r>
        <w:rPr>
          <w:rFonts w:eastAsia="宋体" w:cs="Times New Roman" w:hint="eastAsia"/>
          <w:color w:val="000000" w:themeColor="text1"/>
          <w:sz w:val="24"/>
          <w:szCs w:val="24"/>
          <w:shd w:val="clear" w:color="auto" w:fill="FFFFFF"/>
        </w:rPr>
        <w:t>秩和检验。</w:t>
      </w:r>
    </w:p>
    <w:p w14:paraId="5D3BB3FF" w14:textId="77777777" w:rsidR="001C73AA" w:rsidRDefault="00000000">
      <w:pPr>
        <w:spacing w:line="360" w:lineRule="auto"/>
        <w:ind w:firstLineChars="200" w:firstLine="480"/>
        <w:rPr>
          <w:color w:val="000000" w:themeColor="text1"/>
          <w:sz w:val="24"/>
        </w:rPr>
      </w:pPr>
      <w:r>
        <w:rPr>
          <w:rFonts w:hint="eastAsia"/>
          <w:color w:val="000000" w:themeColor="text1"/>
          <w:sz w:val="24"/>
          <w:shd w:val="clear" w:color="auto" w:fill="FFFFFF"/>
        </w:rPr>
        <w:t>次要疗效指标的分析基于</w:t>
      </w:r>
      <w:r>
        <w:rPr>
          <w:rFonts w:hint="eastAsia"/>
          <w:color w:val="000000" w:themeColor="text1"/>
          <w:sz w:val="24"/>
          <w:shd w:val="clear" w:color="auto" w:fill="FFFFFF"/>
        </w:rPr>
        <w:t>FAS</w:t>
      </w:r>
      <w:r>
        <w:rPr>
          <w:rFonts w:hint="eastAsia"/>
          <w:color w:val="000000" w:themeColor="text1"/>
          <w:sz w:val="24"/>
          <w:shd w:val="clear" w:color="auto" w:fill="FFFFFF"/>
        </w:rPr>
        <w:t>分析集和</w:t>
      </w:r>
      <w:r>
        <w:rPr>
          <w:rFonts w:hint="eastAsia"/>
          <w:color w:val="000000" w:themeColor="text1"/>
          <w:sz w:val="24"/>
          <w:shd w:val="clear" w:color="auto" w:fill="FFFFFF"/>
        </w:rPr>
        <w:t>PPS</w:t>
      </w:r>
      <w:r>
        <w:rPr>
          <w:rFonts w:hint="eastAsia"/>
          <w:color w:val="000000" w:themeColor="text1"/>
          <w:sz w:val="24"/>
          <w:shd w:val="clear" w:color="auto" w:fill="FFFFFF"/>
        </w:rPr>
        <w:t>分析集</w:t>
      </w:r>
      <w:r>
        <w:rPr>
          <w:rFonts w:hint="eastAsia"/>
          <w:color w:val="000000" w:themeColor="text1"/>
          <w:sz w:val="24"/>
        </w:rPr>
        <w:t>。</w:t>
      </w:r>
      <w:bookmarkEnd w:id="1220"/>
      <w:bookmarkEnd w:id="1221"/>
    </w:p>
    <w:p w14:paraId="0498D139" w14:textId="77777777" w:rsidR="001C73AA" w:rsidRDefault="00000000">
      <w:pPr>
        <w:pStyle w:val="32"/>
        <w:numPr>
          <w:ilvl w:val="2"/>
          <w:numId w:val="49"/>
        </w:numPr>
        <w:ind w:left="711" w:hangingChars="295" w:hanging="711"/>
        <w:rPr>
          <w:bCs/>
          <w:shd w:val="clear" w:color="auto" w:fill="FFFFFF"/>
        </w:rPr>
      </w:pPr>
      <w:r>
        <w:rPr>
          <w:rFonts w:hint="eastAsia"/>
          <w:bCs/>
          <w:shd w:val="clear" w:color="auto" w:fill="FFFFFF"/>
        </w:rPr>
        <w:t>安全性</w:t>
      </w:r>
      <w:r>
        <w:rPr>
          <w:rFonts w:hint="eastAsia"/>
          <w:bCs/>
        </w:rPr>
        <w:t>评价</w:t>
      </w:r>
    </w:p>
    <w:p w14:paraId="35D5A557" w14:textId="77777777" w:rsidR="001C73AA" w:rsidRDefault="00000000">
      <w:pPr>
        <w:pStyle w:val="05220"/>
        <w:spacing w:line="360" w:lineRule="auto"/>
        <w:ind w:firstLineChars="200" w:firstLine="480"/>
        <w:rPr>
          <w:rFonts w:eastAsia="宋体" w:cs="Times New Roman"/>
          <w:color w:val="000000" w:themeColor="text1"/>
          <w:sz w:val="24"/>
          <w:szCs w:val="24"/>
          <w:shd w:val="clear" w:color="auto" w:fill="FFFFFF"/>
        </w:rPr>
      </w:pPr>
      <w:r>
        <w:rPr>
          <w:rFonts w:eastAsia="宋体" w:cs="Times New Roman" w:hint="eastAsia"/>
          <w:color w:val="000000" w:themeColor="text1"/>
          <w:sz w:val="24"/>
          <w:szCs w:val="24"/>
          <w:shd w:val="clear" w:color="auto" w:fill="FFFFFF"/>
        </w:rPr>
        <w:t>对不良事件、严重不良事件的发生例次、例数及发生率进行描述。同时，将详细描述各组病例出现的全部不良事件的具体表现、程度及其与研究产品的关系。</w:t>
      </w:r>
    </w:p>
    <w:p w14:paraId="7C9C412D" w14:textId="77777777" w:rsidR="001C73AA" w:rsidRDefault="00000000">
      <w:pPr>
        <w:pStyle w:val="05220"/>
        <w:spacing w:line="360" w:lineRule="auto"/>
        <w:ind w:firstLineChars="200" w:firstLine="480"/>
        <w:rPr>
          <w:rFonts w:eastAsia="宋体" w:cs="Times New Roman"/>
          <w:color w:val="000000" w:themeColor="text1"/>
          <w:sz w:val="24"/>
          <w:szCs w:val="24"/>
          <w:shd w:val="clear" w:color="auto" w:fill="FFFFFF"/>
        </w:rPr>
      </w:pPr>
      <w:r>
        <w:rPr>
          <w:rFonts w:eastAsia="宋体" w:cs="Times New Roman" w:hint="eastAsia"/>
          <w:color w:val="000000" w:themeColor="text1"/>
          <w:sz w:val="24"/>
          <w:szCs w:val="24"/>
          <w:shd w:val="clear" w:color="auto" w:fill="FFFFFF"/>
        </w:rPr>
        <w:t>描述术后</w:t>
      </w:r>
      <w:r>
        <w:rPr>
          <w:rFonts w:eastAsia="宋体" w:cs="Times New Roman" w:hint="eastAsia"/>
          <w:color w:val="000000" w:themeColor="text1"/>
          <w:sz w:val="24"/>
          <w:szCs w:val="24"/>
          <w:shd w:val="clear" w:color="auto" w:fill="FFFFFF"/>
        </w:rPr>
        <w:t>1</w:t>
      </w:r>
      <w:r>
        <w:rPr>
          <w:rFonts w:eastAsia="宋体" w:cs="Times New Roman" w:hint="eastAsia"/>
          <w:color w:val="000000" w:themeColor="text1"/>
          <w:sz w:val="24"/>
          <w:szCs w:val="24"/>
          <w:shd w:val="clear" w:color="auto" w:fill="FFFFFF"/>
        </w:rPr>
        <w:t>个月主要不良事件</w:t>
      </w:r>
      <w:r>
        <w:rPr>
          <w:rFonts w:eastAsia="宋体" w:cs="Times New Roman" w:hint="eastAsia"/>
          <w:color w:val="000000" w:themeColor="text1"/>
          <w:sz w:val="24"/>
          <w:szCs w:val="24"/>
          <w:shd w:val="clear" w:color="auto" w:fill="FFFFFF"/>
        </w:rPr>
        <w:t>(MAE)</w:t>
      </w:r>
      <w:r>
        <w:rPr>
          <w:rFonts w:eastAsia="宋体" w:cs="Times New Roman" w:hint="eastAsia"/>
          <w:color w:val="000000" w:themeColor="text1"/>
          <w:sz w:val="24"/>
          <w:szCs w:val="24"/>
          <w:shd w:val="clear" w:color="auto" w:fill="FFFFFF"/>
        </w:rPr>
        <w:t>的发生例次、例数及发生率，描述</w:t>
      </w:r>
      <w:r>
        <w:rPr>
          <w:rFonts w:eastAsia="宋体" w:cs="Times New Roman" w:hint="eastAsia"/>
          <w:bCs/>
          <w:kern w:val="0"/>
          <w:sz w:val="24"/>
        </w:rPr>
        <w:t>住院期间的出血事件的</w:t>
      </w:r>
      <w:r>
        <w:rPr>
          <w:rFonts w:eastAsia="宋体" w:cs="Times New Roman" w:hint="eastAsia"/>
          <w:color w:val="000000" w:themeColor="text1"/>
          <w:sz w:val="24"/>
          <w:szCs w:val="24"/>
          <w:shd w:val="clear" w:color="auto" w:fill="FFFFFF"/>
        </w:rPr>
        <w:t>发生例次、例数及发生率</w:t>
      </w:r>
      <w:r>
        <w:rPr>
          <w:rFonts w:eastAsia="宋体" w:cs="Times New Roman" w:hint="eastAsia"/>
          <w:bCs/>
          <w:kern w:val="0"/>
          <w:sz w:val="24"/>
        </w:rPr>
        <w:t>。</w:t>
      </w:r>
      <w:r>
        <w:rPr>
          <w:rFonts w:eastAsia="宋体" w:cs="Times New Roman" w:hint="eastAsia"/>
          <w:color w:val="000000" w:themeColor="text1"/>
          <w:sz w:val="24"/>
          <w:szCs w:val="24"/>
          <w:shd w:val="clear" w:color="auto" w:fill="FFFFFF"/>
        </w:rPr>
        <w:t>计算研究期间的全因死亡率。</w:t>
      </w:r>
    </w:p>
    <w:p w14:paraId="523915E5" w14:textId="77777777" w:rsidR="001C73AA" w:rsidRDefault="00000000">
      <w:pPr>
        <w:pStyle w:val="05220"/>
        <w:spacing w:line="360" w:lineRule="auto"/>
        <w:rPr>
          <w:rFonts w:eastAsia="宋体"/>
        </w:rPr>
      </w:pPr>
      <w:r>
        <w:rPr>
          <w:rFonts w:eastAsia="宋体" w:cs="Times New Roman" w:hint="eastAsia"/>
          <w:color w:val="000000" w:themeColor="text1"/>
          <w:sz w:val="24"/>
          <w:szCs w:val="24"/>
          <w:shd w:val="clear" w:color="auto" w:fill="FFFFFF"/>
        </w:rPr>
        <w:lastRenderedPageBreak/>
        <w:t>安全性指标对安全性数据集</w:t>
      </w:r>
      <w:r>
        <w:rPr>
          <w:rFonts w:eastAsia="宋体" w:cs="Times New Roman" w:hint="eastAsia"/>
          <w:color w:val="000000" w:themeColor="text1"/>
          <w:sz w:val="24"/>
          <w:szCs w:val="24"/>
          <w:shd w:val="clear" w:color="auto" w:fill="FFFFFF"/>
        </w:rPr>
        <w:t>(</w:t>
      </w:r>
      <w:r>
        <w:rPr>
          <w:rFonts w:eastAsia="宋体" w:cs="Times New Roman"/>
          <w:color w:val="000000" w:themeColor="text1"/>
          <w:sz w:val="24"/>
          <w:szCs w:val="24"/>
          <w:shd w:val="clear" w:color="auto" w:fill="FFFFFF"/>
        </w:rPr>
        <w:t>SS)</w:t>
      </w:r>
      <w:r>
        <w:rPr>
          <w:rFonts w:eastAsia="宋体" w:cs="Times New Roman" w:hint="eastAsia"/>
          <w:color w:val="000000" w:themeColor="text1"/>
          <w:sz w:val="24"/>
          <w:szCs w:val="24"/>
          <w:shd w:val="clear" w:color="auto" w:fill="FFFFFF"/>
        </w:rPr>
        <w:t>进行分析。</w:t>
      </w:r>
    </w:p>
    <w:p w14:paraId="63700D32" w14:textId="77777777" w:rsidR="001C73AA" w:rsidRDefault="00000000">
      <w:pPr>
        <w:pStyle w:val="24"/>
        <w:numPr>
          <w:ilvl w:val="1"/>
          <w:numId w:val="45"/>
        </w:numPr>
        <w:spacing w:before="156"/>
        <w:rPr>
          <w:bCs/>
        </w:rPr>
      </w:pPr>
      <w:bookmarkStart w:id="1305" w:name="_Toc104145003"/>
      <w:bookmarkStart w:id="1306" w:name="_Toc104144468"/>
      <w:bookmarkStart w:id="1307" w:name="_Toc104144630"/>
      <w:bookmarkStart w:id="1308" w:name="_Toc118380717"/>
      <w:bookmarkStart w:id="1309" w:name="_Toc8237"/>
      <w:bookmarkStart w:id="1310" w:name="_Toc26233"/>
      <w:bookmarkStart w:id="1311" w:name="_Toc15633"/>
      <w:r>
        <w:rPr>
          <w:bCs/>
        </w:rPr>
        <w:t>缺失值和异常值的处理</w:t>
      </w:r>
      <w:bookmarkEnd w:id="1305"/>
      <w:bookmarkEnd w:id="1306"/>
      <w:bookmarkEnd w:id="1307"/>
      <w:bookmarkEnd w:id="1308"/>
      <w:bookmarkEnd w:id="1309"/>
      <w:bookmarkEnd w:id="1310"/>
      <w:bookmarkEnd w:id="1311"/>
    </w:p>
    <w:p w14:paraId="7213A9A2" w14:textId="77777777" w:rsidR="001C73AA" w:rsidRDefault="00000000">
      <w:pPr>
        <w:pStyle w:val="afe"/>
        <w:numPr>
          <w:ilvl w:val="0"/>
          <w:numId w:val="51"/>
        </w:numPr>
        <w:spacing w:line="360" w:lineRule="auto"/>
        <w:ind w:firstLineChars="0"/>
        <w:rPr>
          <w:color w:val="000000" w:themeColor="text1"/>
          <w:sz w:val="24"/>
        </w:rPr>
      </w:pPr>
      <w:r>
        <w:rPr>
          <w:color w:val="000000" w:themeColor="text1"/>
          <w:sz w:val="24"/>
        </w:rPr>
        <w:t>缺失数据处理：缺失数据的处理将根据数据集，对全分析集进行疗效分析时，主要疗效指标缺失数据将采取最</w:t>
      </w:r>
      <w:r>
        <w:rPr>
          <w:rFonts w:hint="eastAsia"/>
          <w:color w:val="000000" w:themeColor="text1"/>
          <w:sz w:val="24"/>
        </w:rPr>
        <w:t>差</w:t>
      </w:r>
      <w:r>
        <w:rPr>
          <w:color w:val="000000" w:themeColor="text1"/>
          <w:sz w:val="24"/>
        </w:rPr>
        <w:t>的填补方法进行数据结转</w:t>
      </w:r>
      <w:r>
        <w:rPr>
          <w:rFonts w:hint="eastAsia"/>
          <w:color w:val="000000" w:themeColor="text1"/>
          <w:sz w:val="24"/>
        </w:rPr>
        <w:t>，即填补为</w:t>
      </w:r>
      <w:r>
        <w:rPr>
          <w:rFonts w:hint="eastAsia"/>
          <w:color w:val="000000" w:themeColor="text1"/>
          <w:sz w:val="24"/>
        </w:rPr>
        <w:t>0</w:t>
      </w:r>
      <w:r>
        <w:rPr>
          <w:color w:val="000000" w:themeColor="text1"/>
          <w:sz w:val="24"/>
        </w:rPr>
        <w:t>。</w:t>
      </w:r>
    </w:p>
    <w:p w14:paraId="0AAD4A52" w14:textId="77777777" w:rsidR="001C73AA" w:rsidRDefault="00000000">
      <w:pPr>
        <w:numPr>
          <w:ilvl w:val="0"/>
          <w:numId w:val="51"/>
        </w:numPr>
        <w:spacing w:line="360" w:lineRule="auto"/>
        <w:rPr>
          <w:color w:val="000000" w:themeColor="text1"/>
          <w:sz w:val="24"/>
        </w:rPr>
      </w:pPr>
      <w:r>
        <w:rPr>
          <w:color w:val="000000" w:themeColor="text1"/>
          <w:sz w:val="24"/>
        </w:rPr>
        <w:t>不合理数据数据处理：数据管理过程中，将对数据库中数据进行逻辑性核查，发现不合理数据将采用质疑</w:t>
      </w:r>
      <w:r>
        <w:rPr>
          <w:color w:val="000000" w:themeColor="text1"/>
          <w:sz w:val="24"/>
        </w:rPr>
        <w:t>(Query)</w:t>
      </w:r>
      <w:r>
        <w:rPr>
          <w:color w:val="000000" w:themeColor="text1"/>
          <w:sz w:val="24"/>
        </w:rPr>
        <w:t>形式向研究者或数据录入人员发出疑问，直至所有不合理数据获得解决，方可锁定数据库。</w:t>
      </w:r>
    </w:p>
    <w:p w14:paraId="0F47AC07" w14:textId="77777777" w:rsidR="001C73AA" w:rsidRDefault="00000000">
      <w:pPr>
        <w:numPr>
          <w:ilvl w:val="0"/>
          <w:numId w:val="51"/>
        </w:numPr>
        <w:spacing w:line="360" w:lineRule="auto"/>
        <w:rPr>
          <w:color w:val="000000" w:themeColor="text1"/>
          <w:sz w:val="24"/>
        </w:rPr>
      </w:pPr>
      <w:r>
        <w:rPr>
          <w:color w:val="000000" w:themeColor="text1"/>
          <w:sz w:val="24"/>
        </w:rPr>
        <w:t>错误数据处理：数据管理过程中，将对数据库中数据进行质量管理，发现错误数据将采用质疑</w:t>
      </w:r>
      <w:r>
        <w:rPr>
          <w:color w:val="000000" w:themeColor="text1"/>
          <w:sz w:val="24"/>
        </w:rPr>
        <w:t>(Query)</w:t>
      </w:r>
      <w:r>
        <w:rPr>
          <w:color w:val="000000" w:themeColor="text1"/>
          <w:sz w:val="24"/>
        </w:rPr>
        <w:t>形式向研究者或数据录入人员发出疑问，直至所有错误数据获得更正，方可锁定数据库。</w:t>
      </w:r>
    </w:p>
    <w:p w14:paraId="24EB4EEB" w14:textId="77777777" w:rsidR="001C73AA" w:rsidRDefault="00000000">
      <w:pPr>
        <w:pStyle w:val="11"/>
        <w:numPr>
          <w:ilvl w:val="0"/>
          <w:numId w:val="13"/>
        </w:numPr>
        <w:spacing w:before="312" w:after="156"/>
        <w:rPr>
          <w:bCs/>
        </w:rPr>
      </w:pPr>
      <w:bookmarkStart w:id="1312" w:name="_Toc19726"/>
      <w:bookmarkStart w:id="1313" w:name="_Toc104145004"/>
      <w:bookmarkStart w:id="1314" w:name="_Toc104144631"/>
      <w:bookmarkStart w:id="1315" w:name="_Toc29243"/>
      <w:bookmarkStart w:id="1316" w:name="_Toc4880"/>
      <w:bookmarkStart w:id="1317" w:name="_Toc4039"/>
      <w:bookmarkStart w:id="1318" w:name="_Toc104144469"/>
      <w:bookmarkStart w:id="1319" w:name="_Toc118380718"/>
      <w:bookmarkStart w:id="1320" w:name="_Toc31623"/>
      <w:bookmarkStart w:id="1321" w:name="_Toc26988"/>
      <w:bookmarkStart w:id="1322" w:name="_Toc3958"/>
      <w:bookmarkStart w:id="1323" w:name="_Toc26857"/>
      <w:bookmarkStart w:id="1324" w:name="_Toc30055"/>
      <w:r>
        <w:rPr>
          <w:bCs/>
        </w:rPr>
        <w:t>监查计划</w:t>
      </w:r>
      <w:bookmarkEnd w:id="1312"/>
      <w:bookmarkEnd w:id="1313"/>
      <w:bookmarkEnd w:id="1314"/>
      <w:bookmarkEnd w:id="1315"/>
      <w:bookmarkEnd w:id="1316"/>
      <w:bookmarkEnd w:id="1317"/>
      <w:bookmarkEnd w:id="1318"/>
      <w:bookmarkEnd w:id="1319"/>
      <w:bookmarkEnd w:id="1320"/>
      <w:bookmarkEnd w:id="1321"/>
      <w:bookmarkEnd w:id="1322"/>
      <w:bookmarkEnd w:id="1323"/>
      <w:bookmarkEnd w:id="1324"/>
    </w:p>
    <w:p w14:paraId="6FB772E5" w14:textId="77777777" w:rsidR="001C73AA" w:rsidRDefault="00000000">
      <w:pPr>
        <w:spacing w:line="360" w:lineRule="auto"/>
        <w:ind w:firstLineChars="200" w:firstLine="480"/>
        <w:rPr>
          <w:color w:val="000000" w:themeColor="text1"/>
          <w:sz w:val="24"/>
        </w:rPr>
      </w:pPr>
      <w:r>
        <w:rPr>
          <w:color w:val="000000" w:themeColor="text1"/>
          <w:sz w:val="24"/>
        </w:rPr>
        <w:t>在整个研究过程中，主要按如下阶段布置监查任务：</w:t>
      </w:r>
    </w:p>
    <w:p w14:paraId="2D5ABDB5" w14:textId="77777777" w:rsidR="001C73AA" w:rsidRDefault="00000000">
      <w:pPr>
        <w:numPr>
          <w:ilvl w:val="0"/>
          <w:numId w:val="52"/>
        </w:numPr>
        <w:adjustRightInd w:val="0"/>
        <w:spacing w:line="360" w:lineRule="auto"/>
        <w:outlineLvl w:val="3"/>
        <w:rPr>
          <w:color w:val="000000" w:themeColor="text1"/>
          <w:sz w:val="24"/>
        </w:rPr>
      </w:pPr>
      <w:bookmarkStart w:id="1325" w:name="_Toc22753"/>
      <w:bookmarkStart w:id="1326" w:name="_Toc23954"/>
      <w:bookmarkStart w:id="1327" w:name="_Toc17895_WPSOffice_Level3"/>
      <w:bookmarkStart w:id="1328" w:name="_Toc7252"/>
      <w:bookmarkStart w:id="1329" w:name="_Toc14043"/>
      <w:bookmarkStart w:id="1330" w:name="_Toc6028"/>
      <w:bookmarkStart w:id="1331" w:name="_Toc12396"/>
      <w:bookmarkStart w:id="1332" w:name="_Toc17916"/>
      <w:bookmarkStart w:id="1333" w:name="_Toc11560"/>
      <w:bookmarkStart w:id="1334" w:name="_Toc27714"/>
      <w:bookmarkStart w:id="1335" w:name="_Toc141"/>
      <w:bookmarkStart w:id="1336" w:name="_Toc28464"/>
      <w:bookmarkStart w:id="1337" w:name="_Toc12173"/>
      <w:bookmarkStart w:id="1338" w:name="_Toc10238"/>
      <w:bookmarkStart w:id="1339" w:name="_Toc31517"/>
      <w:bookmarkStart w:id="1340" w:name="_Toc25559"/>
      <w:bookmarkStart w:id="1341" w:name="_Toc1498"/>
      <w:bookmarkStart w:id="1342" w:name="_Toc18741"/>
      <w:r>
        <w:rPr>
          <w:color w:val="000000" w:themeColor="text1"/>
          <w:sz w:val="24"/>
        </w:rPr>
        <w:t>试验启动初期：</w:t>
      </w:r>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r>
        <w:rPr>
          <w:color w:val="000000" w:themeColor="text1"/>
          <w:sz w:val="24"/>
        </w:rPr>
        <w:tab/>
      </w:r>
    </w:p>
    <w:p w14:paraId="3CB0C9D0" w14:textId="77777777" w:rsidR="001C73AA" w:rsidRDefault="00000000">
      <w:pPr>
        <w:spacing w:line="360" w:lineRule="auto"/>
        <w:ind w:firstLineChars="200" w:firstLine="480"/>
        <w:rPr>
          <w:color w:val="000000" w:themeColor="text1"/>
          <w:sz w:val="24"/>
        </w:rPr>
      </w:pPr>
      <w:r>
        <w:rPr>
          <w:color w:val="000000" w:themeColor="text1"/>
          <w:sz w:val="24"/>
        </w:rPr>
        <w:t>在患者入组前，监查方配合研究者完成如下工作：</w:t>
      </w:r>
      <w:r>
        <w:rPr>
          <w:color w:val="000000" w:themeColor="text1"/>
          <w:sz w:val="24"/>
        </w:rPr>
        <w:t xml:space="preserve">     </w:t>
      </w:r>
    </w:p>
    <w:p w14:paraId="403CD1C7" w14:textId="77777777" w:rsidR="001C73AA" w:rsidRDefault="00000000">
      <w:pPr>
        <w:spacing w:line="360" w:lineRule="auto"/>
        <w:ind w:firstLineChars="200" w:firstLine="480"/>
        <w:rPr>
          <w:color w:val="000000" w:themeColor="text1"/>
          <w:sz w:val="24"/>
        </w:rPr>
      </w:pPr>
      <w:r>
        <w:rPr>
          <w:color w:val="000000" w:themeColor="text1"/>
          <w:sz w:val="24"/>
        </w:rPr>
        <w:t xml:space="preserve">-- </w:t>
      </w:r>
      <w:r>
        <w:rPr>
          <w:color w:val="000000" w:themeColor="text1"/>
          <w:sz w:val="24"/>
        </w:rPr>
        <w:t>提供正确的资料确保伦理审批；</w:t>
      </w:r>
    </w:p>
    <w:p w14:paraId="4AAE4806" w14:textId="77777777" w:rsidR="001C73AA" w:rsidRDefault="00000000">
      <w:pPr>
        <w:spacing w:line="360" w:lineRule="auto"/>
        <w:ind w:firstLineChars="200" w:firstLine="480"/>
        <w:rPr>
          <w:color w:val="000000" w:themeColor="text1"/>
          <w:sz w:val="24"/>
        </w:rPr>
      </w:pPr>
      <w:r>
        <w:rPr>
          <w:color w:val="000000" w:themeColor="text1"/>
          <w:sz w:val="24"/>
        </w:rPr>
        <w:t xml:space="preserve">-- </w:t>
      </w:r>
      <w:r>
        <w:rPr>
          <w:color w:val="000000" w:themeColor="text1"/>
          <w:sz w:val="24"/>
        </w:rPr>
        <w:t>对研究者及相关参加人员进行相关培训，确保其对试验方案和临床操作的充分理解；</w:t>
      </w:r>
    </w:p>
    <w:p w14:paraId="50B92895" w14:textId="77777777" w:rsidR="001C73AA" w:rsidRDefault="00000000">
      <w:pPr>
        <w:spacing w:line="360" w:lineRule="auto"/>
        <w:ind w:firstLineChars="200" w:firstLine="480"/>
        <w:rPr>
          <w:color w:val="000000" w:themeColor="text1"/>
          <w:sz w:val="24"/>
        </w:rPr>
      </w:pPr>
      <w:r>
        <w:rPr>
          <w:color w:val="000000" w:themeColor="text1"/>
          <w:sz w:val="24"/>
        </w:rPr>
        <w:t xml:space="preserve">-- </w:t>
      </w:r>
      <w:r>
        <w:rPr>
          <w:color w:val="000000" w:themeColor="text1"/>
          <w:sz w:val="24"/>
        </w:rPr>
        <w:t>配合研究者及试验人员完成试验分工，确保研究中每个人的具体责任，责任到人。</w:t>
      </w:r>
    </w:p>
    <w:p w14:paraId="1D67F8EB" w14:textId="77777777" w:rsidR="001C73AA" w:rsidRDefault="00000000">
      <w:pPr>
        <w:numPr>
          <w:ilvl w:val="0"/>
          <w:numId w:val="52"/>
        </w:numPr>
        <w:adjustRightInd w:val="0"/>
        <w:spacing w:line="360" w:lineRule="auto"/>
        <w:outlineLvl w:val="3"/>
        <w:rPr>
          <w:color w:val="000000" w:themeColor="text1"/>
          <w:sz w:val="24"/>
        </w:rPr>
      </w:pPr>
      <w:bookmarkStart w:id="1343" w:name="_Toc3665"/>
      <w:bookmarkStart w:id="1344" w:name="_Toc32021"/>
      <w:bookmarkStart w:id="1345" w:name="_Toc1794"/>
      <w:bookmarkStart w:id="1346" w:name="_Toc27440"/>
      <w:bookmarkStart w:id="1347" w:name="_Toc1002"/>
      <w:bookmarkStart w:id="1348" w:name="_Toc15936_WPSOffice_Level3"/>
      <w:bookmarkStart w:id="1349" w:name="_Toc32119"/>
      <w:bookmarkStart w:id="1350" w:name="_Toc27093"/>
      <w:bookmarkStart w:id="1351" w:name="_Toc21799"/>
      <w:bookmarkStart w:id="1352" w:name="_Toc17034"/>
      <w:bookmarkStart w:id="1353" w:name="_Toc15269"/>
      <w:bookmarkStart w:id="1354" w:name="_Toc3981"/>
      <w:bookmarkStart w:id="1355" w:name="_Toc17363"/>
      <w:bookmarkStart w:id="1356" w:name="_Toc3594"/>
      <w:bookmarkStart w:id="1357" w:name="_Toc13903"/>
      <w:bookmarkStart w:id="1358" w:name="_Toc28526"/>
      <w:bookmarkStart w:id="1359" w:name="_Toc9643"/>
      <w:bookmarkStart w:id="1360" w:name="_Toc27032"/>
      <w:bookmarkStart w:id="1361" w:name="_Toc31923"/>
      <w:r>
        <w:rPr>
          <w:color w:val="000000" w:themeColor="text1"/>
          <w:sz w:val="24"/>
        </w:rPr>
        <w:t>试验过程中：</w:t>
      </w:r>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p>
    <w:p w14:paraId="17B2BBA2" w14:textId="77777777" w:rsidR="001C73AA" w:rsidRDefault="00000000">
      <w:pPr>
        <w:spacing w:line="360" w:lineRule="auto"/>
        <w:ind w:firstLineChars="200" w:firstLine="480"/>
        <w:rPr>
          <w:color w:val="000000" w:themeColor="text1"/>
          <w:sz w:val="24"/>
        </w:rPr>
      </w:pPr>
      <w:bookmarkStart w:id="1362" w:name="_Toc14961"/>
      <w:bookmarkStart w:id="1363" w:name="_Toc13246"/>
      <w:bookmarkStart w:id="1364" w:name="_Toc11523"/>
      <w:bookmarkStart w:id="1365" w:name="_Toc31217"/>
      <w:bookmarkStart w:id="1366" w:name="_Toc29339"/>
      <w:bookmarkStart w:id="1367" w:name="_Toc20367"/>
      <w:bookmarkStart w:id="1368" w:name="_Toc25812_WPSOffice_Level3"/>
      <w:bookmarkStart w:id="1369" w:name="_Toc15424"/>
      <w:r>
        <w:rPr>
          <w:color w:val="000000" w:themeColor="text1"/>
          <w:sz w:val="24"/>
        </w:rPr>
        <w:t>在试验入组过程中必须保证定期的监查。每次监查的目的是确保患者的入组符合入排标准、试验操作严格按照方案执行，相关数据完整。监查频率依据患者入组速度决定。</w:t>
      </w:r>
    </w:p>
    <w:p w14:paraId="18056FE4" w14:textId="77777777" w:rsidR="001C73AA" w:rsidRDefault="00000000">
      <w:pPr>
        <w:numPr>
          <w:ilvl w:val="0"/>
          <w:numId w:val="52"/>
        </w:numPr>
        <w:spacing w:line="360" w:lineRule="auto"/>
        <w:outlineLvl w:val="3"/>
        <w:rPr>
          <w:color w:val="000000" w:themeColor="text1"/>
          <w:sz w:val="24"/>
        </w:rPr>
      </w:pPr>
      <w:bookmarkStart w:id="1370" w:name="_Toc21574"/>
      <w:bookmarkStart w:id="1371" w:name="_Toc31442"/>
      <w:bookmarkStart w:id="1372" w:name="_Toc30456"/>
      <w:bookmarkStart w:id="1373" w:name="_Toc22474"/>
      <w:bookmarkStart w:id="1374" w:name="_Toc21373"/>
      <w:bookmarkStart w:id="1375" w:name="_Toc17512"/>
      <w:bookmarkStart w:id="1376" w:name="_Toc23861"/>
      <w:bookmarkStart w:id="1377" w:name="_Toc13728"/>
      <w:bookmarkStart w:id="1378" w:name="_Toc25229"/>
      <w:bookmarkStart w:id="1379" w:name="_Toc18499"/>
      <w:r>
        <w:rPr>
          <w:color w:val="000000" w:themeColor="text1"/>
          <w:sz w:val="24"/>
        </w:rPr>
        <w:t>试验收尾阶段：</w:t>
      </w:r>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p>
    <w:p w14:paraId="5FD19EAA" w14:textId="77777777" w:rsidR="001C73AA" w:rsidRDefault="00000000">
      <w:pPr>
        <w:spacing w:line="360" w:lineRule="auto"/>
        <w:ind w:firstLineChars="200" w:firstLine="480"/>
        <w:rPr>
          <w:color w:val="000000" w:themeColor="text1"/>
          <w:sz w:val="24"/>
          <w:lang w:bidi="ar"/>
        </w:rPr>
      </w:pPr>
      <w:r>
        <w:rPr>
          <w:color w:val="000000" w:themeColor="text1"/>
          <w:sz w:val="24"/>
        </w:rPr>
        <w:t>在患者完成入组及试验全部内容后，需要进行试验最后的监查访视。全部的</w:t>
      </w:r>
      <w:r>
        <w:rPr>
          <w:color w:val="000000" w:themeColor="text1"/>
          <w:sz w:val="24"/>
        </w:rPr>
        <w:t>eCRF</w:t>
      </w:r>
      <w:r>
        <w:rPr>
          <w:color w:val="000000" w:themeColor="text1"/>
          <w:sz w:val="24"/>
        </w:rPr>
        <w:t>填写完毕、未使用的试验品及相关试验管理记录完整准确，所有临床试验相关费用都已结清</w:t>
      </w:r>
      <w:r>
        <w:rPr>
          <w:color w:val="000000" w:themeColor="text1"/>
          <w:kern w:val="0"/>
          <w:sz w:val="24"/>
          <w:lang w:bidi="ar"/>
        </w:rPr>
        <w:t>。</w:t>
      </w:r>
    </w:p>
    <w:p w14:paraId="100CAB7E" w14:textId="77777777" w:rsidR="001C73AA" w:rsidRDefault="00000000">
      <w:pPr>
        <w:pStyle w:val="11"/>
        <w:numPr>
          <w:ilvl w:val="0"/>
          <w:numId w:val="13"/>
        </w:numPr>
        <w:spacing w:before="312" w:after="156"/>
        <w:rPr>
          <w:bCs/>
        </w:rPr>
      </w:pPr>
      <w:bookmarkStart w:id="1380" w:name="_Toc104145005"/>
      <w:bookmarkStart w:id="1381" w:name="_Toc1761"/>
      <w:bookmarkStart w:id="1382" w:name="_Toc118380719"/>
      <w:bookmarkStart w:id="1383" w:name="_Toc104144470"/>
      <w:bookmarkStart w:id="1384" w:name="_Toc104144632"/>
      <w:bookmarkStart w:id="1385" w:name="_Toc12715"/>
      <w:bookmarkStart w:id="1386" w:name="_Toc20470"/>
      <w:r>
        <w:rPr>
          <w:bCs/>
        </w:rPr>
        <w:lastRenderedPageBreak/>
        <w:t>数据管理</w:t>
      </w:r>
      <w:bookmarkEnd w:id="1380"/>
      <w:bookmarkEnd w:id="1381"/>
      <w:bookmarkEnd w:id="1382"/>
      <w:bookmarkEnd w:id="1383"/>
      <w:bookmarkEnd w:id="1384"/>
      <w:bookmarkEnd w:id="1385"/>
      <w:bookmarkEnd w:id="1386"/>
    </w:p>
    <w:p w14:paraId="1902BF40" w14:textId="77777777" w:rsidR="001C73AA" w:rsidRDefault="00000000">
      <w:pPr>
        <w:spacing w:line="360" w:lineRule="auto"/>
        <w:ind w:firstLineChars="200" w:firstLine="480"/>
        <w:rPr>
          <w:color w:val="000000" w:themeColor="text1"/>
          <w:sz w:val="24"/>
        </w:rPr>
      </w:pPr>
      <w:bookmarkStart w:id="1387" w:name="_Toc525165163"/>
      <w:r>
        <w:rPr>
          <w:color w:val="000000" w:themeColor="text1"/>
          <w:sz w:val="24"/>
        </w:rPr>
        <w:t>采用电子数据收集系统</w:t>
      </w:r>
      <w:r>
        <w:rPr>
          <w:rFonts w:hint="eastAsia"/>
          <w:color w:val="000000" w:themeColor="text1"/>
          <w:sz w:val="24"/>
        </w:rPr>
        <w:t>(</w:t>
      </w:r>
      <w:r>
        <w:rPr>
          <w:color w:val="000000" w:themeColor="text1"/>
          <w:sz w:val="24"/>
        </w:rPr>
        <w:t>Electronic Data Capture</w:t>
      </w:r>
      <w:r>
        <w:rPr>
          <w:color w:val="000000" w:themeColor="text1"/>
          <w:sz w:val="24"/>
        </w:rPr>
        <w:t>，</w:t>
      </w:r>
      <w:r>
        <w:rPr>
          <w:color w:val="000000" w:themeColor="text1"/>
          <w:sz w:val="24"/>
        </w:rPr>
        <w:t>EDC</w:t>
      </w:r>
      <w:r>
        <w:rPr>
          <w:rFonts w:hint="eastAsia"/>
          <w:color w:val="000000" w:themeColor="text1"/>
          <w:sz w:val="24"/>
        </w:rPr>
        <w:t>)</w:t>
      </w:r>
      <w:r>
        <w:rPr>
          <w:color w:val="000000" w:themeColor="text1"/>
          <w:sz w:val="24"/>
        </w:rPr>
        <w:t>完成试验数据的收集。</w:t>
      </w:r>
      <w:r>
        <w:rPr>
          <w:color w:val="000000" w:themeColor="text1"/>
          <w:sz w:val="24"/>
        </w:rPr>
        <w:t>EDC</w:t>
      </w:r>
      <w:r>
        <w:rPr>
          <w:color w:val="000000" w:themeColor="text1"/>
          <w:sz w:val="24"/>
        </w:rPr>
        <w:t>系统经过严格测试，完全满足《医疗器械临床试验质量管理规范》的要求。系统正式上线之前，需要对相关使用人员进行培训测试，确保系统满足试验需求。正式上线后，相关人员将会得到账号和密码。账户绑定了用户的角色和权限，必须妥善保管账户信息，不得将账号信息告知他人或替他人行使相应权利。</w:t>
      </w:r>
    </w:p>
    <w:p w14:paraId="72D61756" w14:textId="77777777" w:rsidR="001C73AA" w:rsidRDefault="00000000">
      <w:pPr>
        <w:pStyle w:val="24"/>
        <w:numPr>
          <w:ilvl w:val="1"/>
          <w:numId w:val="53"/>
        </w:numPr>
        <w:spacing w:beforeLines="0" w:before="0"/>
        <w:rPr>
          <w:bCs/>
        </w:rPr>
      </w:pPr>
      <w:bookmarkStart w:id="1388" w:name="_Toc14439"/>
      <w:bookmarkStart w:id="1389" w:name="_Toc30588"/>
      <w:bookmarkStart w:id="1390" w:name="_Toc451792862"/>
      <w:bookmarkStart w:id="1391" w:name="_Toc16347"/>
      <w:bookmarkStart w:id="1392" w:name="_Toc28574"/>
      <w:bookmarkStart w:id="1393" w:name="_Toc18564"/>
      <w:bookmarkStart w:id="1394" w:name="_Toc633"/>
      <w:bookmarkStart w:id="1395" w:name="_Toc18587"/>
      <w:bookmarkStart w:id="1396" w:name="_Toc26664"/>
      <w:bookmarkStart w:id="1397" w:name="_Toc31421"/>
      <w:bookmarkStart w:id="1398" w:name="_Toc2189"/>
      <w:bookmarkStart w:id="1399" w:name="_Toc14647"/>
      <w:bookmarkStart w:id="1400" w:name="_Toc17803"/>
      <w:bookmarkStart w:id="1401" w:name="_Toc6001"/>
      <w:bookmarkStart w:id="1402" w:name="_Toc462180852"/>
      <w:bookmarkStart w:id="1403" w:name="_Toc17541"/>
      <w:bookmarkStart w:id="1404" w:name="_Toc9744"/>
      <w:bookmarkStart w:id="1405" w:name="_Toc14434"/>
      <w:bookmarkStart w:id="1406" w:name="_Toc104145006"/>
      <w:bookmarkStart w:id="1407" w:name="_Toc26801"/>
      <w:bookmarkStart w:id="1408" w:name="_Toc889"/>
      <w:bookmarkStart w:id="1409" w:name="_Toc118380720"/>
      <w:bookmarkStart w:id="1410" w:name="_Toc16992"/>
      <w:bookmarkStart w:id="1411" w:name="_Toc534"/>
      <w:bookmarkStart w:id="1412" w:name="_Toc104144633"/>
      <w:bookmarkStart w:id="1413" w:name="_Toc529961145"/>
      <w:bookmarkStart w:id="1414" w:name="_Toc6500"/>
      <w:bookmarkStart w:id="1415" w:name="_Toc667"/>
      <w:bookmarkStart w:id="1416" w:name="_Toc104144471"/>
      <w:bookmarkStart w:id="1417" w:name="_Toc8764"/>
      <w:bookmarkStart w:id="1418" w:name="_Toc524707229"/>
      <w:bookmarkStart w:id="1419" w:name="_Toc19661"/>
      <w:bookmarkStart w:id="1420" w:name="_Toc20687"/>
      <w:bookmarkStart w:id="1421" w:name="_Toc28294"/>
      <w:bookmarkStart w:id="1422" w:name="_Toc29938"/>
      <w:bookmarkStart w:id="1423" w:name="_Toc27565"/>
      <w:bookmarkStart w:id="1424" w:name="_Toc27302"/>
      <w:r>
        <w:rPr>
          <w:bCs/>
        </w:rPr>
        <w:t>数据收集</w:t>
      </w:r>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p>
    <w:p w14:paraId="654A5848" w14:textId="77777777" w:rsidR="001C73AA" w:rsidRDefault="00000000">
      <w:pPr>
        <w:spacing w:line="360" w:lineRule="auto"/>
        <w:ind w:firstLineChars="200" w:firstLine="480"/>
        <w:rPr>
          <w:color w:val="000000" w:themeColor="text1"/>
          <w:sz w:val="24"/>
        </w:rPr>
      </w:pPr>
      <w:r>
        <w:rPr>
          <w:color w:val="000000" w:themeColor="text1"/>
          <w:sz w:val="24"/>
        </w:rPr>
        <w:t>EDC</w:t>
      </w:r>
      <w:r>
        <w:rPr>
          <w:color w:val="000000" w:themeColor="text1"/>
          <w:sz w:val="24"/>
        </w:rPr>
        <w:t>通过互联网将数据从客户端直接传输至服务器端。临床试验人员无需填写纸质病例报告表，直接将源数据录入至</w:t>
      </w:r>
      <w:r>
        <w:rPr>
          <w:color w:val="000000" w:themeColor="text1"/>
          <w:sz w:val="24"/>
        </w:rPr>
        <w:t>EDC</w:t>
      </w:r>
      <w:r>
        <w:rPr>
          <w:color w:val="000000" w:themeColor="text1"/>
          <w:sz w:val="24"/>
        </w:rPr>
        <w:t>系统即可完成数据收集。研究者需对录入数据的质量负责，确保数据的真实性和完整性。</w:t>
      </w:r>
      <w:r>
        <w:rPr>
          <w:color w:val="000000" w:themeColor="text1"/>
          <w:sz w:val="24"/>
        </w:rPr>
        <w:t>EDC</w:t>
      </w:r>
      <w:r>
        <w:rPr>
          <w:color w:val="000000" w:themeColor="text1"/>
          <w:sz w:val="24"/>
        </w:rPr>
        <w:t>系统提供界面打印功能，研究者可以根据需要打印电子病例报告表的信息。</w:t>
      </w:r>
    </w:p>
    <w:p w14:paraId="7149C72B" w14:textId="77777777" w:rsidR="001C73AA" w:rsidRDefault="00000000">
      <w:pPr>
        <w:pStyle w:val="24"/>
        <w:numPr>
          <w:ilvl w:val="1"/>
          <w:numId w:val="53"/>
        </w:numPr>
        <w:spacing w:beforeLines="0" w:before="0"/>
        <w:rPr>
          <w:bCs/>
        </w:rPr>
      </w:pPr>
      <w:bookmarkStart w:id="1425" w:name="_Toc19772"/>
      <w:bookmarkStart w:id="1426" w:name="_Toc462180853"/>
      <w:bookmarkStart w:id="1427" w:name="_Toc19220"/>
      <w:bookmarkStart w:id="1428" w:name="_Toc28183"/>
      <w:bookmarkStart w:id="1429" w:name="_Toc524707230"/>
      <w:bookmarkStart w:id="1430" w:name="_Toc32060"/>
      <w:bookmarkStart w:id="1431" w:name="_Toc29185"/>
      <w:bookmarkStart w:id="1432" w:name="_Toc104145007"/>
      <w:bookmarkStart w:id="1433" w:name="_Toc451792863"/>
      <w:bookmarkStart w:id="1434" w:name="_Toc22257"/>
      <w:bookmarkStart w:id="1435" w:name="_Toc17202"/>
      <w:bookmarkStart w:id="1436" w:name="_Toc7317"/>
      <w:bookmarkStart w:id="1437" w:name="_Toc5015"/>
      <w:bookmarkStart w:id="1438" w:name="_Toc9999"/>
      <w:bookmarkStart w:id="1439" w:name="_Toc26380"/>
      <w:bookmarkStart w:id="1440" w:name="_Toc24164"/>
      <w:bookmarkStart w:id="1441" w:name="_Toc529961146"/>
      <w:bookmarkStart w:id="1442" w:name="_Toc30545"/>
      <w:bookmarkStart w:id="1443" w:name="_Toc18293"/>
      <w:bookmarkStart w:id="1444" w:name="_Toc2881"/>
      <w:bookmarkStart w:id="1445" w:name="_Toc26754"/>
      <w:bookmarkStart w:id="1446" w:name="_Toc3330"/>
      <w:bookmarkStart w:id="1447" w:name="_Toc3421"/>
      <w:bookmarkStart w:id="1448" w:name="_Toc15536"/>
      <w:bookmarkStart w:id="1449" w:name="_Toc12873"/>
      <w:bookmarkStart w:id="1450" w:name="_Toc17820"/>
      <w:bookmarkStart w:id="1451" w:name="_Toc3602"/>
      <w:bookmarkStart w:id="1452" w:name="_Toc13286"/>
      <w:bookmarkStart w:id="1453" w:name="_Toc104144634"/>
      <w:bookmarkStart w:id="1454" w:name="_Toc26594"/>
      <w:bookmarkStart w:id="1455" w:name="_Toc20043"/>
      <w:bookmarkStart w:id="1456" w:name="_Toc14291"/>
      <w:bookmarkStart w:id="1457" w:name="_Toc30252"/>
      <w:bookmarkStart w:id="1458" w:name="_Toc118380721"/>
      <w:bookmarkStart w:id="1459" w:name="_Toc12371"/>
      <w:bookmarkStart w:id="1460" w:name="_Toc23524"/>
      <w:bookmarkStart w:id="1461" w:name="_Toc10447"/>
      <w:bookmarkStart w:id="1462" w:name="_Toc104144472"/>
      <w:r>
        <w:rPr>
          <w:bCs/>
        </w:rPr>
        <w:t>数据核查与修改</w:t>
      </w:r>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p>
    <w:p w14:paraId="2E3CB0B6" w14:textId="77777777" w:rsidR="001C73AA" w:rsidRDefault="00000000">
      <w:pPr>
        <w:spacing w:line="360" w:lineRule="auto"/>
        <w:ind w:firstLineChars="200" w:firstLine="480"/>
        <w:rPr>
          <w:color w:val="000000" w:themeColor="text1"/>
          <w:sz w:val="24"/>
        </w:rPr>
      </w:pPr>
      <w:r>
        <w:rPr>
          <w:color w:val="000000" w:themeColor="text1"/>
          <w:sz w:val="24"/>
        </w:rPr>
        <w:t>数据管理员对服务器保存的数据进行逻辑核查，并将错误的数据以人工质疑的形式通过</w:t>
      </w:r>
      <w:r>
        <w:rPr>
          <w:color w:val="000000" w:themeColor="text1"/>
          <w:sz w:val="24"/>
        </w:rPr>
        <w:t>EDC</w:t>
      </w:r>
      <w:r>
        <w:rPr>
          <w:color w:val="000000" w:themeColor="text1"/>
          <w:sz w:val="24"/>
        </w:rPr>
        <w:t>发布。研究者需要对发布的疑问进行回答。监查员需要定期提醒并协助研究者对疑问进行回答，确保每一条疑问都被正确的处理。系统会记录所有的疑问以及对应的回答。</w:t>
      </w:r>
    </w:p>
    <w:p w14:paraId="43E20FA7" w14:textId="77777777" w:rsidR="001C73AA" w:rsidRDefault="00000000">
      <w:pPr>
        <w:pStyle w:val="24"/>
        <w:numPr>
          <w:ilvl w:val="1"/>
          <w:numId w:val="53"/>
        </w:numPr>
        <w:spacing w:beforeLines="0" w:before="0"/>
        <w:rPr>
          <w:bCs/>
        </w:rPr>
      </w:pPr>
      <w:bookmarkStart w:id="1463" w:name="_Toc104145008"/>
      <w:bookmarkStart w:id="1464" w:name="_Toc529961147"/>
      <w:bookmarkStart w:id="1465" w:name="_Toc32395"/>
      <w:bookmarkStart w:id="1466" w:name="_Toc23023"/>
      <w:bookmarkStart w:id="1467" w:name="_Toc23764"/>
      <w:bookmarkStart w:id="1468" w:name="_Toc27951"/>
      <w:bookmarkStart w:id="1469" w:name="_Toc12962"/>
      <w:bookmarkStart w:id="1470" w:name="_Toc3842"/>
      <w:bookmarkStart w:id="1471" w:name="_Toc462180854"/>
      <w:bookmarkStart w:id="1472" w:name="_Toc25425"/>
      <w:bookmarkStart w:id="1473" w:name="_Toc20331"/>
      <w:bookmarkStart w:id="1474" w:name="_Toc26424"/>
      <w:bookmarkStart w:id="1475" w:name="_Toc118380722"/>
      <w:bookmarkStart w:id="1476" w:name="_Toc15533"/>
      <w:bookmarkStart w:id="1477" w:name="_Toc524707231"/>
      <w:bookmarkStart w:id="1478" w:name="_Toc104144473"/>
      <w:bookmarkStart w:id="1479" w:name="_Toc6605"/>
      <w:bookmarkStart w:id="1480" w:name="_Toc18156"/>
      <w:bookmarkStart w:id="1481" w:name="_Toc9083"/>
      <w:bookmarkStart w:id="1482" w:name="_Toc4343"/>
      <w:bookmarkStart w:id="1483" w:name="_Toc104144635"/>
      <w:bookmarkStart w:id="1484" w:name="_Toc20652"/>
      <w:bookmarkStart w:id="1485" w:name="_Toc15739"/>
      <w:bookmarkStart w:id="1486" w:name="_Toc7859"/>
      <w:bookmarkStart w:id="1487" w:name="_Toc28734"/>
      <w:bookmarkStart w:id="1488" w:name="_Toc7280"/>
      <w:bookmarkStart w:id="1489" w:name="_Toc17668"/>
      <w:bookmarkStart w:id="1490" w:name="_Toc11366"/>
      <w:bookmarkStart w:id="1491" w:name="_Toc1375"/>
      <w:bookmarkStart w:id="1492" w:name="_Toc451792864"/>
      <w:bookmarkStart w:id="1493" w:name="_Toc16376"/>
      <w:bookmarkStart w:id="1494" w:name="_Toc1300"/>
      <w:bookmarkStart w:id="1495" w:name="_Toc21543"/>
      <w:bookmarkStart w:id="1496" w:name="_Toc11015"/>
      <w:bookmarkStart w:id="1497" w:name="_Toc24638"/>
      <w:bookmarkStart w:id="1498" w:name="_Toc29495"/>
      <w:bookmarkStart w:id="1499" w:name="_Toc14447"/>
      <w:r>
        <w:rPr>
          <w:bCs/>
        </w:rPr>
        <w:t>数据库锁定</w:t>
      </w:r>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p>
    <w:p w14:paraId="49848F31" w14:textId="77777777" w:rsidR="001C73AA" w:rsidRDefault="00000000">
      <w:pPr>
        <w:pStyle w:val="a8"/>
        <w:ind w:firstLine="480"/>
        <w:rPr>
          <w:color w:val="000000" w:themeColor="text1"/>
        </w:rPr>
      </w:pPr>
      <w:r>
        <w:rPr>
          <w:rFonts w:cs="Times New Roman"/>
          <w:color w:val="000000" w:themeColor="text1"/>
        </w:rPr>
        <w:t>当所有数据录入完成且提交，所有疑问均回答完毕，系统进入软锁定状态。统计师将基于该数据库生成审核报告。如果确认数据不再修改，需由申办者、数据管理负责人、统计负责人签署数据库锁定表格，数据管理员将依据此表格完成数据库锁定操作。锁定的数据库不得再次修改。若确实存在影响主要疗效指标或安全性指标的错误，需由申办者、数据管理负责人、统计负责人确认解锁修改并签署数据库解锁表格，数据管理员将按照解锁原因修改错误数据并进行质量控制。错误修改完毕，需要申办者、数据管理负责人、统计负责人再次签署数据库锁定表格。</w:t>
      </w:r>
      <w:bookmarkEnd w:id="1387"/>
    </w:p>
    <w:p w14:paraId="4FA7C773" w14:textId="77777777" w:rsidR="001C73AA" w:rsidRDefault="00000000">
      <w:pPr>
        <w:pStyle w:val="11"/>
        <w:numPr>
          <w:ilvl w:val="0"/>
          <w:numId w:val="13"/>
        </w:numPr>
        <w:spacing w:before="312" w:after="156"/>
        <w:rPr>
          <w:bCs/>
        </w:rPr>
      </w:pPr>
      <w:bookmarkStart w:id="1500" w:name="_Toc31440"/>
      <w:bookmarkStart w:id="1501" w:name="_Toc118380723"/>
      <w:bookmarkStart w:id="1502" w:name="_Toc8436"/>
      <w:bookmarkStart w:id="1503" w:name="_Toc104144474"/>
      <w:bookmarkStart w:id="1504" w:name="_Toc104145009"/>
      <w:bookmarkStart w:id="1505" w:name="_Toc5023"/>
      <w:bookmarkStart w:id="1506" w:name="_Toc104144636"/>
      <w:r>
        <w:rPr>
          <w:bCs/>
        </w:rPr>
        <w:t>风险受益分析</w:t>
      </w:r>
      <w:bookmarkEnd w:id="1500"/>
      <w:bookmarkEnd w:id="1501"/>
      <w:bookmarkEnd w:id="1502"/>
      <w:bookmarkEnd w:id="1503"/>
      <w:bookmarkEnd w:id="1504"/>
      <w:bookmarkEnd w:id="1505"/>
      <w:bookmarkEnd w:id="1506"/>
    </w:p>
    <w:p w14:paraId="28B2C724" w14:textId="77777777" w:rsidR="001C73AA" w:rsidRDefault="00000000">
      <w:pPr>
        <w:pStyle w:val="24"/>
        <w:numPr>
          <w:ilvl w:val="1"/>
          <w:numId w:val="54"/>
        </w:numPr>
        <w:spacing w:beforeLines="0" w:before="0"/>
      </w:pPr>
      <w:bookmarkStart w:id="1507" w:name="_Toc20484"/>
      <w:bookmarkStart w:id="1508" w:name="_Toc7558"/>
      <w:bookmarkStart w:id="1509" w:name="_Toc4660"/>
      <w:bookmarkStart w:id="1510" w:name="_Toc118380724"/>
      <w:bookmarkStart w:id="1511" w:name="_Toc104145010"/>
      <w:bookmarkStart w:id="1512" w:name="_Toc104144475"/>
      <w:bookmarkStart w:id="1513" w:name="_Toc104144637"/>
      <w:r>
        <w:rPr>
          <w:rFonts w:hint="eastAsia"/>
        </w:rPr>
        <w:t>临床试验风险分析</w:t>
      </w:r>
      <w:bookmarkEnd w:id="1507"/>
      <w:bookmarkEnd w:id="1508"/>
      <w:bookmarkEnd w:id="1509"/>
    </w:p>
    <w:p w14:paraId="5EFDCDFB" w14:textId="77777777" w:rsidR="001C73AA" w:rsidRDefault="00000000">
      <w:pPr>
        <w:numPr>
          <w:ilvl w:val="0"/>
          <w:numId w:val="55"/>
        </w:numPr>
        <w:snapToGrid w:val="0"/>
        <w:spacing w:beforeLines="50" w:before="156" w:line="360" w:lineRule="auto"/>
        <w:rPr>
          <w:b/>
          <w:sz w:val="24"/>
        </w:rPr>
      </w:pPr>
      <w:bookmarkStart w:id="1514" w:name="_Toc856194869"/>
      <w:r>
        <w:rPr>
          <w:b/>
          <w:sz w:val="24"/>
        </w:rPr>
        <w:t>成功的可能性分析</w:t>
      </w:r>
      <w:bookmarkEnd w:id="1514"/>
    </w:p>
    <w:p w14:paraId="0500A393" w14:textId="77777777" w:rsidR="001C73AA" w:rsidRDefault="00000000">
      <w:pPr>
        <w:numPr>
          <w:ilvl w:val="0"/>
          <w:numId w:val="56"/>
        </w:numPr>
        <w:snapToGrid w:val="0"/>
        <w:spacing w:line="360" w:lineRule="auto"/>
        <w:ind w:left="840"/>
        <w:rPr>
          <w:bCs/>
          <w:sz w:val="24"/>
        </w:rPr>
      </w:pPr>
      <w:bookmarkStart w:id="1515" w:name="_Toc24917_WPSOffice_Level3"/>
      <w:bookmarkStart w:id="1516" w:name="_Toc17080_WPSOffice_Level3"/>
      <w:bookmarkStart w:id="1517" w:name="_Toc17377_WPSOffice_Level3"/>
      <w:bookmarkStart w:id="1518" w:name="_Toc18558"/>
      <w:bookmarkStart w:id="1519" w:name="_Toc493260602"/>
      <w:bookmarkStart w:id="1520" w:name="_Toc3806"/>
      <w:bookmarkStart w:id="1521" w:name="_Toc16145_WPSOffice_Level3"/>
      <w:r>
        <w:rPr>
          <w:bCs/>
          <w:sz w:val="24"/>
        </w:rPr>
        <w:lastRenderedPageBreak/>
        <w:t>产品因素</w:t>
      </w:r>
      <w:bookmarkEnd w:id="1515"/>
      <w:bookmarkEnd w:id="1516"/>
      <w:bookmarkEnd w:id="1517"/>
      <w:bookmarkEnd w:id="1518"/>
      <w:bookmarkEnd w:id="1519"/>
      <w:bookmarkEnd w:id="1520"/>
      <w:bookmarkEnd w:id="1521"/>
      <w:r>
        <w:rPr>
          <w:bCs/>
          <w:sz w:val="24"/>
          <w:lang w:eastAsia="zh-Hans"/>
        </w:rPr>
        <w:t>：</w:t>
      </w:r>
      <w:r>
        <w:rPr>
          <w:bCs/>
          <w:sz w:val="24"/>
        </w:rPr>
        <w:t>试验组产品经国家药品监督管理局认定的</w:t>
      </w:r>
      <w:r>
        <w:rPr>
          <w:rFonts w:hint="eastAsia"/>
          <w:bCs/>
          <w:sz w:val="24"/>
        </w:rPr>
        <w:t>中国食品药品检定研究院检测</w:t>
      </w:r>
      <w:r>
        <w:rPr>
          <w:bCs/>
          <w:sz w:val="24"/>
        </w:rPr>
        <w:t>，结论为合格，符合临床应用的要求。</w:t>
      </w:r>
    </w:p>
    <w:p w14:paraId="177E41C2" w14:textId="77777777" w:rsidR="001C73AA" w:rsidRDefault="00000000">
      <w:pPr>
        <w:numPr>
          <w:ilvl w:val="0"/>
          <w:numId w:val="56"/>
        </w:numPr>
        <w:snapToGrid w:val="0"/>
        <w:spacing w:line="360" w:lineRule="auto"/>
        <w:ind w:left="840"/>
        <w:rPr>
          <w:sz w:val="24"/>
        </w:rPr>
      </w:pPr>
      <w:bookmarkStart w:id="1522" w:name="_Toc25659"/>
      <w:bookmarkStart w:id="1523" w:name="_Toc26192_WPSOffice_Level3"/>
      <w:bookmarkStart w:id="1524" w:name="_Toc493260603"/>
      <w:bookmarkStart w:id="1525" w:name="_Toc31166_WPSOffice_Level3"/>
      <w:bookmarkStart w:id="1526" w:name="_Toc12178"/>
      <w:bookmarkStart w:id="1527" w:name="_Toc30982_WPSOffice_Level3"/>
      <w:bookmarkStart w:id="1528" w:name="_Toc28592_WPSOffice_Level3"/>
      <w:r>
        <w:rPr>
          <w:bCs/>
          <w:sz w:val="24"/>
        </w:rPr>
        <w:t>人员设备因素</w:t>
      </w:r>
      <w:bookmarkEnd w:id="1522"/>
      <w:bookmarkEnd w:id="1523"/>
      <w:bookmarkEnd w:id="1524"/>
      <w:bookmarkEnd w:id="1525"/>
      <w:bookmarkEnd w:id="1526"/>
      <w:bookmarkEnd w:id="1527"/>
      <w:bookmarkEnd w:id="1528"/>
      <w:r>
        <w:rPr>
          <w:bCs/>
          <w:sz w:val="24"/>
          <w:lang w:eastAsia="zh-Hans"/>
        </w:rPr>
        <w:t>：</w:t>
      </w:r>
      <w:r>
        <w:rPr>
          <w:sz w:val="24"/>
        </w:rPr>
        <w:t>由于承担本试验的临床机构，均拥有完备的仪器设备、技术资源，研究者皆具有丰富的临床研究经验。在人员团队、设备设施上完全可以保证临床研究的顺利进行。</w:t>
      </w:r>
    </w:p>
    <w:p w14:paraId="09EAA002" w14:textId="77777777" w:rsidR="001C73AA" w:rsidRDefault="00000000">
      <w:pPr>
        <w:numPr>
          <w:ilvl w:val="0"/>
          <w:numId w:val="55"/>
        </w:numPr>
        <w:snapToGrid w:val="0"/>
        <w:spacing w:line="360" w:lineRule="auto"/>
        <w:rPr>
          <w:b/>
          <w:sz w:val="24"/>
        </w:rPr>
      </w:pPr>
      <w:bookmarkStart w:id="1529" w:name="_Toc578369628"/>
      <w:bookmarkStart w:id="1530" w:name="_Toc1671058240"/>
      <w:bookmarkStart w:id="1531" w:name="_Toc5953"/>
      <w:bookmarkStart w:id="1532" w:name="_Toc1379327210"/>
      <w:bookmarkStart w:id="1533" w:name="_Toc6600"/>
      <w:bookmarkStart w:id="1534" w:name="_Toc9440"/>
      <w:bookmarkStart w:id="1535" w:name="_Toc26570"/>
      <w:bookmarkStart w:id="1536" w:name="_Toc30787"/>
      <w:bookmarkStart w:id="1537" w:name="_Toc809"/>
      <w:bookmarkStart w:id="1538" w:name="_Toc22289"/>
      <w:bookmarkStart w:id="1539" w:name="_Toc13004"/>
      <w:bookmarkStart w:id="1540" w:name="_Toc1926728383"/>
      <w:bookmarkStart w:id="1541" w:name="_Toc525165175"/>
      <w:bookmarkStart w:id="1542" w:name="_Toc11347"/>
      <w:bookmarkStart w:id="1543" w:name="_Toc2589"/>
      <w:bookmarkStart w:id="1544" w:name="_Toc2172"/>
      <w:bookmarkStart w:id="1545" w:name="_Toc859524406"/>
      <w:bookmarkStart w:id="1546" w:name="_Toc16470"/>
      <w:bookmarkStart w:id="1547" w:name="_Toc4863"/>
      <w:bookmarkStart w:id="1548" w:name="_Toc16998"/>
      <w:bookmarkStart w:id="1549" w:name="_Toc5362"/>
      <w:bookmarkStart w:id="1550" w:name="_Toc3342"/>
      <w:bookmarkStart w:id="1551" w:name="_Toc30875"/>
      <w:bookmarkStart w:id="1552" w:name="_Toc486177816"/>
      <w:bookmarkStart w:id="1553" w:name="_Toc529961150"/>
      <w:bookmarkStart w:id="1554" w:name="_Toc16042"/>
      <w:bookmarkStart w:id="1555" w:name="_Toc16258"/>
      <w:bookmarkStart w:id="1556" w:name="_Toc3985"/>
      <w:bookmarkStart w:id="1557" w:name="_Toc20452"/>
      <w:bookmarkStart w:id="1558" w:name="_Toc12511"/>
      <w:bookmarkStart w:id="1559" w:name="_Toc1863601402"/>
      <w:bookmarkStart w:id="1560" w:name="_Toc20546"/>
      <w:bookmarkStart w:id="1561" w:name="_Toc22391"/>
      <w:bookmarkStart w:id="1562" w:name="_Toc21829"/>
      <w:r>
        <w:rPr>
          <w:b/>
          <w:sz w:val="24"/>
        </w:rPr>
        <w:t>失败的可能性分析</w:t>
      </w:r>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p>
    <w:p w14:paraId="19F0262E" w14:textId="77777777" w:rsidR="001C73AA" w:rsidRDefault="00000000">
      <w:pPr>
        <w:numPr>
          <w:ilvl w:val="0"/>
          <w:numId w:val="57"/>
        </w:numPr>
        <w:snapToGrid w:val="0"/>
        <w:spacing w:line="360" w:lineRule="auto"/>
        <w:ind w:left="840"/>
        <w:rPr>
          <w:color w:val="000000"/>
          <w:sz w:val="24"/>
        </w:rPr>
      </w:pPr>
      <w:r>
        <w:rPr>
          <w:color w:val="000000"/>
          <w:sz w:val="24"/>
        </w:rPr>
        <w:t>受试者出现严重不良事件，中途退出过多；</w:t>
      </w:r>
    </w:p>
    <w:p w14:paraId="1FE93BC5" w14:textId="77777777" w:rsidR="001C73AA" w:rsidRDefault="00000000">
      <w:pPr>
        <w:widowControl/>
        <w:numPr>
          <w:ilvl w:val="0"/>
          <w:numId w:val="57"/>
        </w:numPr>
        <w:snapToGrid w:val="0"/>
        <w:spacing w:line="360" w:lineRule="auto"/>
        <w:ind w:left="840"/>
        <w:jc w:val="left"/>
        <w:rPr>
          <w:color w:val="000000" w:themeColor="text1"/>
          <w:sz w:val="24"/>
        </w:rPr>
      </w:pPr>
      <w:r>
        <w:rPr>
          <w:color w:val="000000"/>
          <w:sz w:val="24"/>
        </w:rPr>
        <w:t>未规范使用研究产品进行操作等。</w:t>
      </w:r>
    </w:p>
    <w:p w14:paraId="2C5B8E87" w14:textId="77777777" w:rsidR="001C73AA" w:rsidRDefault="00000000">
      <w:pPr>
        <w:pStyle w:val="24"/>
        <w:numPr>
          <w:ilvl w:val="1"/>
          <w:numId w:val="54"/>
        </w:numPr>
        <w:spacing w:before="156"/>
      </w:pPr>
      <w:bookmarkStart w:id="1563" w:name="_Toc7005"/>
      <w:bookmarkStart w:id="1564" w:name="_Toc3951"/>
      <w:bookmarkStart w:id="1565" w:name="_Toc18312"/>
      <w:r>
        <w:rPr>
          <w:rFonts w:hint="eastAsia"/>
        </w:rPr>
        <w:t>受试者的风险受益分析</w:t>
      </w:r>
      <w:bookmarkEnd w:id="1563"/>
      <w:bookmarkEnd w:id="1564"/>
      <w:bookmarkEnd w:id="1565"/>
    </w:p>
    <w:p w14:paraId="6B3FC7EF" w14:textId="77777777" w:rsidR="001C73AA" w:rsidRDefault="00000000">
      <w:pPr>
        <w:pStyle w:val="24"/>
        <w:numPr>
          <w:ilvl w:val="0"/>
          <w:numId w:val="58"/>
        </w:numPr>
        <w:tabs>
          <w:tab w:val="left" w:pos="420"/>
        </w:tabs>
        <w:spacing w:before="156"/>
        <w:outlineLvl w:val="9"/>
        <w:rPr>
          <w:bCs/>
        </w:rPr>
      </w:pPr>
      <w:bookmarkStart w:id="1566" w:name="_Toc15348"/>
      <w:bookmarkStart w:id="1567" w:name="_Toc8277"/>
      <w:bookmarkStart w:id="1568" w:name="_Toc6437"/>
      <w:bookmarkStart w:id="1569" w:name="_Toc4663"/>
      <w:r>
        <w:rPr>
          <w:bCs/>
        </w:rPr>
        <w:t>可能的风险</w:t>
      </w:r>
      <w:bookmarkEnd w:id="1510"/>
      <w:bookmarkEnd w:id="1511"/>
      <w:bookmarkEnd w:id="1512"/>
      <w:bookmarkEnd w:id="1513"/>
      <w:bookmarkEnd w:id="1566"/>
      <w:bookmarkEnd w:id="1567"/>
      <w:bookmarkEnd w:id="1568"/>
      <w:bookmarkEnd w:id="1569"/>
    </w:p>
    <w:p w14:paraId="7E1EB9F6" w14:textId="77777777" w:rsidR="001C73AA" w:rsidRDefault="00000000">
      <w:pPr>
        <w:widowControl/>
        <w:spacing w:line="360" w:lineRule="auto"/>
        <w:ind w:firstLineChars="200" w:firstLine="480"/>
        <w:jc w:val="left"/>
        <w:rPr>
          <w:rFonts w:cs="宋体"/>
          <w:color w:val="000000" w:themeColor="text1"/>
          <w:kern w:val="0"/>
          <w:sz w:val="24"/>
          <w:lang w:bidi="ar"/>
        </w:rPr>
      </w:pPr>
      <w:r>
        <w:rPr>
          <w:rFonts w:cs="宋体" w:hint="eastAsia"/>
          <w:color w:val="000000" w:themeColor="text1"/>
          <w:kern w:val="0"/>
          <w:sz w:val="24"/>
          <w:lang w:bidi="ar"/>
        </w:rPr>
        <w:t>可能的并发症，包括但不限于：</w:t>
      </w:r>
      <w:r>
        <w:rPr>
          <w:rFonts w:hint="eastAsia"/>
          <w:sz w:val="24"/>
        </w:rPr>
        <w:t>溶血、血尿、肾功能不全、肾功能衰竭、肺栓塞、消化道出血、脑出血等出血并发症</w:t>
      </w:r>
      <w:r>
        <w:rPr>
          <w:rFonts w:cs="宋体" w:hint="eastAsia"/>
          <w:color w:val="000000" w:themeColor="text1"/>
          <w:kern w:val="0"/>
          <w:sz w:val="24"/>
          <w:lang w:bidi="ar"/>
        </w:rPr>
        <w:t>。</w:t>
      </w:r>
    </w:p>
    <w:p w14:paraId="7F20B724" w14:textId="77777777" w:rsidR="001C73AA" w:rsidRDefault="00000000">
      <w:pPr>
        <w:pStyle w:val="05220"/>
        <w:spacing w:line="360" w:lineRule="auto"/>
        <w:rPr>
          <w:rFonts w:ascii="宋体" w:eastAsia="宋体" w:hAnsi="宋体" w:hint="eastAsia"/>
          <w:b/>
          <w:bCs/>
          <w:color w:val="000000" w:themeColor="text1"/>
          <w:kern w:val="0"/>
          <w:sz w:val="24"/>
          <w:lang w:bidi="ar"/>
        </w:rPr>
      </w:pPr>
      <w:r>
        <w:rPr>
          <w:rFonts w:ascii="宋体" w:eastAsia="宋体" w:hAnsi="宋体" w:hint="eastAsia"/>
          <w:b/>
          <w:bCs/>
          <w:color w:val="000000" w:themeColor="text1"/>
          <w:kern w:val="0"/>
          <w:sz w:val="24"/>
          <w:lang w:bidi="ar"/>
        </w:rPr>
        <w:t>预防措施：</w:t>
      </w:r>
    </w:p>
    <w:p w14:paraId="485474D9" w14:textId="77777777" w:rsidR="001C73AA" w:rsidRDefault="00000000">
      <w:pPr>
        <w:pStyle w:val="afe"/>
        <w:numPr>
          <w:ilvl w:val="0"/>
          <w:numId w:val="59"/>
        </w:numPr>
        <w:tabs>
          <w:tab w:val="clear" w:pos="397"/>
          <w:tab w:val="left" w:pos="851"/>
        </w:tabs>
        <w:spacing w:line="360" w:lineRule="auto"/>
        <w:ind w:firstLineChars="0"/>
        <w:rPr>
          <w:kern w:val="0"/>
          <w:sz w:val="24"/>
          <w:lang w:bidi="ar"/>
        </w:rPr>
      </w:pPr>
      <w:bookmarkStart w:id="1570" w:name="OLE_LINK5"/>
      <w:bookmarkStart w:id="1571" w:name="_Hlk137562670"/>
      <w:r>
        <w:rPr>
          <w:rFonts w:hint="eastAsia"/>
          <w:sz w:val="24"/>
        </w:rPr>
        <w:t>肾功能不全、肾功能衰竭</w:t>
      </w:r>
      <w:bookmarkEnd w:id="1570"/>
      <w:r>
        <w:rPr>
          <w:rFonts w:hint="eastAsia"/>
          <w:sz w:val="24"/>
        </w:rPr>
        <w:t>：治疗过程中观察血肌酐以及肾小球滤过率的水平变化，如发生该事件需进行积极的对症治疗；</w:t>
      </w:r>
    </w:p>
    <w:p w14:paraId="0EC30972" w14:textId="77777777" w:rsidR="001C73AA" w:rsidRDefault="00000000">
      <w:pPr>
        <w:pStyle w:val="afe"/>
        <w:numPr>
          <w:ilvl w:val="0"/>
          <w:numId w:val="59"/>
        </w:numPr>
        <w:tabs>
          <w:tab w:val="clear" w:pos="397"/>
          <w:tab w:val="left" w:pos="851"/>
        </w:tabs>
        <w:spacing w:line="360" w:lineRule="auto"/>
        <w:ind w:firstLineChars="0"/>
        <w:rPr>
          <w:kern w:val="0"/>
          <w:sz w:val="24"/>
          <w:lang w:bidi="ar"/>
        </w:rPr>
      </w:pPr>
      <w:r>
        <w:rPr>
          <w:rFonts w:hint="eastAsia"/>
          <w:kern w:val="0"/>
          <w:sz w:val="24"/>
          <w:lang w:bidi="ar"/>
        </w:rPr>
        <w:t>肺栓塞：溶栓过程中患者如出现呼吸困难、胸闷、咳嗽、咯血、血氧饱和度下降、休克等症状，应考虑</w:t>
      </w:r>
      <w:r>
        <w:rPr>
          <w:kern w:val="0"/>
          <w:sz w:val="24"/>
          <w:lang w:bidi="ar"/>
        </w:rPr>
        <w:t>PE</w:t>
      </w:r>
      <w:r>
        <w:rPr>
          <w:rFonts w:hint="eastAsia"/>
          <w:kern w:val="0"/>
          <w:sz w:val="24"/>
          <w:lang w:bidi="ar"/>
        </w:rPr>
        <w:t>。介入治疗前对下腔静脉、髂静脉内存在新鲜血栓或漂浮性血栓者置入下腔静脉滤器，阻挡脱落血栓，是预防</w:t>
      </w:r>
      <w:r>
        <w:rPr>
          <w:kern w:val="0"/>
          <w:sz w:val="24"/>
          <w:lang w:bidi="ar"/>
        </w:rPr>
        <w:t>PE</w:t>
      </w:r>
      <w:r>
        <w:rPr>
          <w:rFonts w:hint="eastAsia"/>
          <w:kern w:val="0"/>
          <w:sz w:val="24"/>
          <w:lang w:bidi="ar"/>
        </w:rPr>
        <w:t>有效方法。对未置入滤器者，宜采用单纯性抗凝治疗。一旦发生有症状的</w:t>
      </w:r>
      <w:r>
        <w:rPr>
          <w:kern w:val="0"/>
          <w:sz w:val="24"/>
          <w:lang w:bidi="ar"/>
        </w:rPr>
        <w:t>PE</w:t>
      </w:r>
      <w:r>
        <w:rPr>
          <w:rFonts w:hint="eastAsia"/>
          <w:kern w:val="0"/>
          <w:sz w:val="24"/>
          <w:lang w:bidi="ar"/>
        </w:rPr>
        <w:t>，可视具体情况选择综合性介入治疗；</w:t>
      </w:r>
    </w:p>
    <w:p w14:paraId="7346214A" w14:textId="77777777" w:rsidR="001C73AA" w:rsidRDefault="00000000">
      <w:pPr>
        <w:pStyle w:val="afe"/>
        <w:numPr>
          <w:ilvl w:val="0"/>
          <w:numId w:val="59"/>
        </w:numPr>
        <w:tabs>
          <w:tab w:val="clear" w:pos="397"/>
          <w:tab w:val="left" w:pos="851"/>
        </w:tabs>
        <w:spacing w:line="360" w:lineRule="auto"/>
        <w:ind w:firstLineChars="0"/>
        <w:rPr>
          <w:rFonts w:cs="宋体"/>
          <w:color w:val="000000" w:themeColor="text1"/>
          <w:kern w:val="0"/>
          <w:lang w:bidi="ar"/>
        </w:rPr>
      </w:pPr>
      <w:r>
        <w:rPr>
          <w:rFonts w:hint="eastAsia"/>
          <w:sz w:val="24"/>
        </w:rPr>
        <w:t>其他出血并发症：抗凝溶栓治疗过程中，①</w:t>
      </w:r>
      <w:r>
        <w:rPr>
          <w:rFonts w:hint="eastAsia"/>
          <w:sz w:val="24"/>
        </w:rPr>
        <w:t xml:space="preserve"> </w:t>
      </w:r>
      <w:r>
        <w:rPr>
          <w:rFonts w:hint="eastAsia"/>
          <w:sz w:val="24"/>
        </w:rPr>
        <w:t>术中及术后及时监测凝血功能以调整抗凝、溶栓药物使用剂量，②</w:t>
      </w:r>
      <w:r>
        <w:rPr>
          <w:rFonts w:hint="eastAsia"/>
          <w:sz w:val="24"/>
        </w:rPr>
        <w:t xml:space="preserve"> </w:t>
      </w:r>
      <w:r>
        <w:rPr>
          <w:rFonts w:hint="eastAsia"/>
          <w:sz w:val="24"/>
        </w:rPr>
        <w:t>密切观察患者皮下、黏膜及内脏出血征象。皮下淤斑、牙龈出血较为常见，偶尔发生咯血和呕血。当患者出现神经系统症状如头痛、喷射性呕吐，应首先考虑脑出血可能，须立即停用抗凝、溶栓药物，推荐行急症头颅</w:t>
      </w:r>
      <w:r>
        <w:rPr>
          <w:sz w:val="24"/>
        </w:rPr>
        <w:t>CT</w:t>
      </w:r>
      <w:r>
        <w:rPr>
          <w:rFonts w:hint="eastAsia"/>
          <w:sz w:val="24"/>
        </w:rPr>
        <w:t>检查以明确诊断；如有出血应及时请相关专科会诊，必要时转脑外科治疗。</w:t>
      </w:r>
      <w:bookmarkEnd w:id="1571"/>
    </w:p>
    <w:p w14:paraId="16EF3BA1" w14:textId="77777777" w:rsidR="001C73AA" w:rsidRDefault="00000000">
      <w:pPr>
        <w:pStyle w:val="24"/>
        <w:numPr>
          <w:ilvl w:val="0"/>
          <w:numId w:val="58"/>
        </w:numPr>
        <w:tabs>
          <w:tab w:val="left" w:pos="420"/>
        </w:tabs>
        <w:spacing w:before="156"/>
        <w:outlineLvl w:val="9"/>
        <w:rPr>
          <w:bCs/>
        </w:rPr>
      </w:pPr>
      <w:bookmarkStart w:id="1572" w:name="_Toc104145011"/>
      <w:bookmarkStart w:id="1573" w:name="_Toc1047"/>
      <w:bookmarkStart w:id="1574" w:name="_Toc18325"/>
      <w:bookmarkStart w:id="1575" w:name="_Toc104144638"/>
      <w:bookmarkStart w:id="1576" w:name="_Toc18910"/>
      <w:bookmarkStart w:id="1577" w:name="_Toc15989"/>
      <w:bookmarkStart w:id="1578" w:name="_Toc118380725"/>
      <w:bookmarkStart w:id="1579" w:name="_Toc104144476"/>
      <w:r>
        <w:rPr>
          <w:rFonts w:hint="eastAsia"/>
          <w:bCs/>
        </w:rPr>
        <w:t>可能的受益</w:t>
      </w:r>
      <w:bookmarkEnd w:id="1572"/>
      <w:bookmarkEnd w:id="1573"/>
      <w:bookmarkEnd w:id="1574"/>
      <w:bookmarkEnd w:id="1575"/>
      <w:bookmarkEnd w:id="1576"/>
      <w:bookmarkEnd w:id="1577"/>
      <w:bookmarkEnd w:id="1578"/>
      <w:bookmarkEnd w:id="1579"/>
    </w:p>
    <w:p w14:paraId="286D9512" w14:textId="77777777" w:rsidR="001C73AA" w:rsidRDefault="00000000">
      <w:pPr>
        <w:spacing w:line="360" w:lineRule="auto"/>
        <w:ind w:firstLineChars="200" w:firstLine="480"/>
        <w:rPr>
          <w:bCs/>
          <w:color w:val="000000" w:themeColor="text1"/>
          <w:sz w:val="24"/>
        </w:rPr>
      </w:pPr>
      <w:r>
        <w:rPr>
          <w:rFonts w:hint="eastAsia"/>
          <w:color w:val="000000" w:themeColor="text1"/>
          <w:sz w:val="24"/>
        </w:rPr>
        <w:t>受试者参与本研究潜在的间接医疗受益是从一系列的检查（例如血液化验）中发现未知的健康状况。这项研究的目的是收集更多的关于器械疗效和安全性的信息，受</w:t>
      </w:r>
      <w:r>
        <w:rPr>
          <w:rFonts w:hint="eastAsia"/>
          <w:color w:val="000000" w:themeColor="text1"/>
          <w:sz w:val="24"/>
        </w:rPr>
        <w:lastRenderedPageBreak/>
        <w:t>试者可能不会从本研究中直接获得更多的好处，但受试者的病情会得到研究者的密切关注，当发生不良事件时，可以及时获得处理，同时受试者参加本项临床研究，所得到的相关数据结果会对本研究领域作出贡献，通过本次研究可协助有同类疾病的患者提供新的治疗选择。</w:t>
      </w:r>
    </w:p>
    <w:p w14:paraId="74072933" w14:textId="77777777" w:rsidR="001C73AA" w:rsidRDefault="00000000">
      <w:pPr>
        <w:pStyle w:val="11"/>
        <w:numPr>
          <w:ilvl w:val="0"/>
          <w:numId w:val="13"/>
        </w:numPr>
        <w:spacing w:before="312" w:after="156"/>
        <w:rPr>
          <w:bCs/>
        </w:rPr>
      </w:pPr>
      <w:bookmarkStart w:id="1580" w:name="_Toc118380726"/>
      <w:bookmarkStart w:id="1581" w:name="_Toc104144639"/>
      <w:bookmarkStart w:id="1582" w:name="_Toc179"/>
      <w:bookmarkStart w:id="1583" w:name="_Toc104145012"/>
      <w:bookmarkStart w:id="1584" w:name="_Toc11725"/>
      <w:bookmarkStart w:id="1585" w:name="_Toc30676"/>
      <w:bookmarkStart w:id="1586" w:name="_Toc104144477"/>
      <w:r>
        <w:rPr>
          <w:bCs/>
        </w:rPr>
        <w:t>临床试验的质量控制</w:t>
      </w:r>
      <w:bookmarkEnd w:id="1580"/>
      <w:bookmarkEnd w:id="1581"/>
      <w:bookmarkEnd w:id="1582"/>
      <w:bookmarkEnd w:id="1583"/>
      <w:bookmarkEnd w:id="1584"/>
      <w:bookmarkEnd w:id="1585"/>
      <w:bookmarkEnd w:id="1586"/>
    </w:p>
    <w:p w14:paraId="1EB16890" w14:textId="77777777" w:rsidR="001C73AA" w:rsidRDefault="00000000">
      <w:pPr>
        <w:pStyle w:val="24"/>
        <w:numPr>
          <w:ilvl w:val="1"/>
          <w:numId w:val="60"/>
        </w:numPr>
        <w:spacing w:before="156"/>
        <w:rPr>
          <w:bCs/>
        </w:rPr>
      </w:pPr>
      <w:bookmarkStart w:id="1587" w:name="_Toc16918"/>
      <w:bookmarkStart w:id="1588" w:name="_Toc31897"/>
      <w:bookmarkStart w:id="1589" w:name="_Toc104144640"/>
      <w:bookmarkStart w:id="1590" w:name="_Toc16206"/>
      <w:bookmarkStart w:id="1591" w:name="_Toc11645"/>
      <w:bookmarkStart w:id="1592" w:name="_Toc118380727"/>
      <w:bookmarkStart w:id="1593" w:name="_Toc104145013"/>
      <w:bookmarkStart w:id="1594" w:name="_Toc5375"/>
      <w:bookmarkStart w:id="1595" w:name="_Toc30526"/>
      <w:bookmarkStart w:id="1596" w:name="_Toc11230"/>
      <w:bookmarkStart w:id="1597" w:name="_Toc4321"/>
      <w:bookmarkStart w:id="1598" w:name="_Toc94253497"/>
      <w:bookmarkStart w:id="1599" w:name="_Toc6802"/>
      <w:bookmarkStart w:id="1600" w:name="_Toc7218"/>
      <w:bookmarkStart w:id="1601" w:name="_Toc18895"/>
      <w:bookmarkStart w:id="1602" w:name="_Toc4024"/>
      <w:bookmarkStart w:id="1603" w:name="_Toc6955"/>
      <w:bookmarkStart w:id="1604" w:name="_Toc30439"/>
      <w:bookmarkStart w:id="1605" w:name="_Toc20903"/>
      <w:bookmarkStart w:id="1606" w:name="_Toc31311"/>
      <w:bookmarkStart w:id="1607" w:name="_Toc21610"/>
      <w:bookmarkStart w:id="1608" w:name="_Toc23731"/>
      <w:bookmarkStart w:id="1609" w:name="_Toc13526"/>
      <w:bookmarkStart w:id="1610" w:name="_Toc11608"/>
      <w:bookmarkStart w:id="1611" w:name="_Toc6075"/>
      <w:bookmarkStart w:id="1612" w:name="_Toc21263"/>
      <w:bookmarkStart w:id="1613" w:name="_Toc104144478"/>
      <w:bookmarkStart w:id="1614" w:name="_Toc1424"/>
      <w:bookmarkStart w:id="1615" w:name="_Toc9301"/>
      <w:bookmarkStart w:id="1616" w:name="_Toc24988"/>
      <w:r>
        <w:rPr>
          <w:bCs/>
        </w:rPr>
        <w:t>质量控制</w:t>
      </w:r>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p>
    <w:p w14:paraId="0D32BCDA" w14:textId="77777777" w:rsidR="001C73AA" w:rsidRDefault="00000000">
      <w:pPr>
        <w:spacing w:line="360" w:lineRule="auto"/>
        <w:ind w:firstLineChars="200" w:firstLine="480"/>
        <w:rPr>
          <w:color w:val="000000" w:themeColor="text1"/>
          <w:sz w:val="24"/>
        </w:rPr>
      </w:pPr>
      <w:r>
        <w:rPr>
          <w:color w:val="000000" w:themeColor="text1"/>
          <w:sz w:val="24"/>
        </w:rPr>
        <w:t>由主要研究者全面负责，由研究者具体实施和执行。包括如下内容：</w:t>
      </w:r>
    </w:p>
    <w:p w14:paraId="7A8BB5BA" w14:textId="77777777" w:rsidR="001C73AA" w:rsidRDefault="00000000">
      <w:pPr>
        <w:pStyle w:val="afe"/>
        <w:numPr>
          <w:ilvl w:val="1"/>
          <w:numId w:val="61"/>
        </w:numPr>
        <w:spacing w:line="360" w:lineRule="auto"/>
        <w:ind w:firstLineChars="0"/>
        <w:rPr>
          <w:color w:val="000000" w:themeColor="text1"/>
          <w:sz w:val="24"/>
        </w:rPr>
      </w:pPr>
      <w:r>
        <w:rPr>
          <w:color w:val="000000" w:themeColor="text1"/>
          <w:sz w:val="24"/>
        </w:rPr>
        <w:t>收集各参加临床试验中心的实验室检查正常值范围；</w:t>
      </w:r>
    </w:p>
    <w:p w14:paraId="36CC1657" w14:textId="77777777" w:rsidR="001C73AA" w:rsidRDefault="00000000">
      <w:pPr>
        <w:pStyle w:val="afe"/>
        <w:numPr>
          <w:ilvl w:val="1"/>
          <w:numId w:val="61"/>
        </w:numPr>
        <w:spacing w:line="360" w:lineRule="auto"/>
        <w:ind w:firstLineChars="0"/>
        <w:rPr>
          <w:color w:val="000000" w:themeColor="text1"/>
          <w:sz w:val="24"/>
        </w:rPr>
      </w:pPr>
      <w:r>
        <w:rPr>
          <w:color w:val="000000" w:themeColor="text1"/>
          <w:sz w:val="24"/>
        </w:rPr>
        <w:t>要定期验证实验系统和校准仪器设备，并保存相关记录；</w:t>
      </w:r>
    </w:p>
    <w:p w14:paraId="03AEBF65" w14:textId="77777777" w:rsidR="001C73AA" w:rsidRDefault="00000000">
      <w:pPr>
        <w:pStyle w:val="afe"/>
        <w:numPr>
          <w:ilvl w:val="1"/>
          <w:numId w:val="61"/>
        </w:numPr>
        <w:spacing w:line="360" w:lineRule="auto"/>
        <w:ind w:firstLineChars="0"/>
        <w:rPr>
          <w:color w:val="000000" w:themeColor="text1"/>
          <w:sz w:val="24"/>
        </w:rPr>
      </w:pPr>
      <w:r>
        <w:rPr>
          <w:color w:val="000000" w:themeColor="text1"/>
          <w:sz w:val="24"/>
        </w:rPr>
        <w:t>参加临床试验的研究者必须具有临床试验的专业特长、资格和能力，经过资格审查，人员要求相对固定；</w:t>
      </w:r>
    </w:p>
    <w:p w14:paraId="7A916EF9" w14:textId="77777777" w:rsidR="001C73AA" w:rsidRDefault="00000000">
      <w:pPr>
        <w:pStyle w:val="afe"/>
        <w:numPr>
          <w:ilvl w:val="1"/>
          <w:numId w:val="61"/>
        </w:numPr>
        <w:spacing w:line="360" w:lineRule="auto"/>
        <w:ind w:firstLineChars="0"/>
        <w:rPr>
          <w:color w:val="000000" w:themeColor="text1"/>
          <w:sz w:val="24"/>
        </w:rPr>
      </w:pPr>
      <w:r>
        <w:rPr>
          <w:color w:val="000000" w:themeColor="text1"/>
          <w:sz w:val="24"/>
        </w:rPr>
        <w:t>临床试验开始前培训：通过临床试验前培训使研究人员对于临床试验方案及其各指标充分地理解和认识。临床试验所有人员在依据器械</w:t>
      </w:r>
      <w:r>
        <w:rPr>
          <w:color w:val="000000" w:themeColor="text1"/>
          <w:sz w:val="24"/>
        </w:rPr>
        <w:t>GCP</w:t>
      </w:r>
      <w:r>
        <w:rPr>
          <w:color w:val="000000" w:themeColor="text1"/>
          <w:sz w:val="24"/>
        </w:rPr>
        <w:t>条例的前提下，严格按照</w:t>
      </w:r>
      <w:r>
        <w:rPr>
          <w:color w:val="000000" w:themeColor="text1"/>
          <w:sz w:val="24"/>
        </w:rPr>
        <w:t>SOP</w:t>
      </w:r>
      <w:r>
        <w:rPr>
          <w:color w:val="000000" w:themeColor="text1"/>
          <w:sz w:val="24"/>
        </w:rPr>
        <w:t>和试验方案进行操作；</w:t>
      </w:r>
    </w:p>
    <w:p w14:paraId="386F3DC2" w14:textId="77777777" w:rsidR="001C73AA" w:rsidRDefault="00000000">
      <w:pPr>
        <w:pStyle w:val="afe"/>
        <w:numPr>
          <w:ilvl w:val="1"/>
          <w:numId w:val="61"/>
        </w:numPr>
        <w:spacing w:line="360" w:lineRule="auto"/>
        <w:ind w:firstLineChars="0"/>
        <w:rPr>
          <w:color w:val="000000" w:themeColor="text1"/>
          <w:sz w:val="24"/>
        </w:rPr>
      </w:pPr>
      <w:r>
        <w:rPr>
          <w:color w:val="000000" w:themeColor="text1"/>
          <w:sz w:val="24"/>
        </w:rPr>
        <w:t>数据的记录要及时、直接、准确、清楚，签名并注明日期；</w:t>
      </w:r>
    </w:p>
    <w:p w14:paraId="53D164CF" w14:textId="77777777" w:rsidR="001C73AA" w:rsidRDefault="00000000">
      <w:pPr>
        <w:pStyle w:val="afe"/>
        <w:numPr>
          <w:ilvl w:val="1"/>
          <w:numId w:val="61"/>
        </w:numPr>
        <w:spacing w:line="360" w:lineRule="auto"/>
        <w:ind w:firstLineChars="0"/>
        <w:rPr>
          <w:color w:val="000000" w:themeColor="text1"/>
          <w:sz w:val="24"/>
        </w:rPr>
      </w:pPr>
      <w:r>
        <w:rPr>
          <w:color w:val="000000" w:themeColor="text1"/>
          <w:sz w:val="24"/>
        </w:rPr>
        <w:t>要经常自查数据记录的准确性和完整性，更正错误时要按照规定的方法执行。</w:t>
      </w:r>
    </w:p>
    <w:p w14:paraId="0F105CCE" w14:textId="77777777" w:rsidR="001C73AA" w:rsidRDefault="00000000">
      <w:pPr>
        <w:pStyle w:val="24"/>
        <w:numPr>
          <w:ilvl w:val="1"/>
          <w:numId w:val="60"/>
        </w:numPr>
        <w:spacing w:beforeLines="0" w:before="0"/>
        <w:rPr>
          <w:bCs/>
        </w:rPr>
      </w:pPr>
      <w:bookmarkStart w:id="1617" w:name="_Toc94253498"/>
      <w:bookmarkStart w:id="1618" w:name="_Toc23941"/>
      <w:bookmarkStart w:id="1619" w:name="_Toc6558"/>
      <w:bookmarkStart w:id="1620" w:name="_Toc31600"/>
      <w:bookmarkStart w:id="1621" w:name="_Toc23297"/>
      <w:bookmarkStart w:id="1622" w:name="_Toc20204"/>
      <w:bookmarkStart w:id="1623" w:name="_Toc23828"/>
      <w:bookmarkStart w:id="1624" w:name="_Toc32286"/>
      <w:bookmarkStart w:id="1625" w:name="_Toc27831"/>
      <w:bookmarkStart w:id="1626" w:name="_Toc18780"/>
      <w:bookmarkStart w:id="1627" w:name="_Toc13968"/>
      <w:bookmarkStart w:id="1628" w:name="_Toc20210"/>
      <w:bookmarkStart w:id="1629" w:name="_Toc9491"/>
      <w:bookmarkStart w:id="1630" w:name="_Toc19768"/>
      <w:bookmarkStart w:id="1631" w:name="_Toc104144479"/>
      <w:bookmarkStart w:id="1632" w:name="_Toc16032"/>
      <w:bookmarkStart w:id="1633" w:name="_Toc22841"/>
      <w:bookmarkStart w:id="1634" w:name="_Toc12379"/>
      <w:bookmarkStart w:id="1635" w:name="_Toc15665"/>
      <w:bookmarkStart w:id="1636" w:name="_Toc14042"/>
      <w:bookmarkStart w:id="1637" w:name="_Toc18868"/>
      <w:bookmarkStart w:id="1638" w:name="_Toc23790"/>
      <w:bookmarkStart w:id="1639" w:name="_Toc2690"/>
      <w:bookmarkStart w:id="1640" w:name="_Toc15590"/>
      <w:bookmarkStart w:id="1641" w:name="_Toc118380728"/>
      <w:bookmarkStart w:id="1642" w:name="_Toc104145014"/>
      <w:bookmarkStart w:id="1643" w:name="_Toc8013"/>
      <w:bookmarkStart w:id="1644" w:name="_Toc9574"/>
      <w:bookmarkStart w:id="1645" w:name="_Toc104144641"/>
      <w:bookmarkStart w:id="1646" w:name="_Toc27166"/>
      <w:r>
        <w:rPr>
          <w:bCs/>
        </w:rPr>
        <w:t>质量保证</w:t>
      </w:r>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p>
    <w:p w14:paraId="4D1B3D74" w14:textId="77777777" w:rsidR="001C73AA" w:rsidRDefault="00000000">
      <w:pPr>
        <w:pStyle w:val="afe"/>
        <w:numPr>
          <w:ilvl w:val="0"/>
          <w:numId w:val="62"/>
        </w:numPr>
        <w:spacing w:line="360" w:lineRule="auto"/>
        <w:ind w:firstLineChars="0"/>
        <w:rPr>
          <w:color w:val="000000" w:themeColor="text1"/>
          <w:sz w:val="24"/>
        </w:rPr>
      </w:pPr>
      <w:r>
        <w:rPr>
          <w:color w:val="000000" w:themeColor="text1"/>
          <w:sz w:val="24"/>
        </w:rPr>
        <w:t>申办者及研究者均应履行各自职责，并严格遵循临床试验方案，采用标准操作规程，以保证临床试验的质量控制和质量保证系统的实施。临床试验中有关的所有观察结果和发现都应加以核实，在数据处理的每一阶段必须进行质量控制，以保证数据完整、准确、真实、可靠。</w:t>
      </w:r>
    </w:p>
    <w:p w14:paraId="1F80873B" w14:textId="77777777" w:rsidR="001C73AA" w:rsidRDefault="00000000">
      <w:pPr>
        <w:pStyle w:val="afe"/>
        <w:numPr>
          <w:ilvl w:val="0"/>
          <w:numId w:val="62"/>
        </w:numPr>
        <w:spacing w:line="360" w:lineRule="auto"/>
        <w:ind w:firstLineChars="0"/>
        <w:rPr>
          <w:color w:val="000000" w:themeColor="text1"/>
          <w:sz w:val="24"/>
        </w:rPr>
      </w:pPr>
      <w:r>
        <w:rPr>
          <w:color w:val="000000" w:themeColor="text1"/>
          <w:sz w:val="24"/>
        </w:rPr>
        <w:t>监查员保证临床试验中受试者的权益得到保障，试验记录与报告的数据准确、完整无误，保证试验遵循已批准的方案、《医疗器械临床试验质量管理规范》和有关法规。</w:t>
      </w:r>
    </w:p>
    <w:p w14:paraId="0C169806" w14:textId="77777777" w:rsidR="001C73AA" w:rsidRDefault="00000000">
      <w:pPr>
        <w:pStyle w:val="afe"/>
        <w:numPr>
          <w:ilvl w:val="0"/>
          <w:numId w:val="62"/>
        </w:numPr>
        <w:spacing w:line="360" w:lineRule="auto"/>
        <w:ind w:firstLineChars="0"/>
        <w:rPr>
          <w:color w:val="000000" w:themeColor="text1"/>
          <w:sz w:val="24"/>
        </w:rPr>
      </w:pPr>
      <w:r>
        <w:rPr>
          <w:color w:val="000000" w:themeColor="text1"/>
          <w:sz w:val="24"/>
        </w:rPr>
        <w:t>监查和核查：监查员的主要责任是督促试验的进程，保证试验遵循研究方案并符合</w:t>
      </w:r>
      <w:r>
        <w:rPr>
          <w:color w:val="000000" w:themeColor="text1"/>
          <w:sz w:val="24"/>
        </w:rPr>
        <w:t>GCP</w:t>
      </w:r>
      <w:r>
        <w:rPr>
          <w:color w:val="000000" w:themeColor="text1"/>
          <w:sz w:val="24"/>
        </w:rPr>
        <w:t>原则，保证试验记录与报告准确、完整无误，确认所有受试者均在进入研究前进行了知情同意。如试验过程中出现任何与研究方案不符合的情况，监查员应及时向申办者和伦理委员会报告。试验过程中监查员将对试验进行监查，以保证试验过</w:t>
      </w:r>
      <w:r>
        <w:rPr>
          <w:color w:val="000000" w:themeColor="text1"/>
          <w:sz w:val="24"/>
        </w:rPr>
        <w:lastRenderedPageBreak/>
        <w:t>程、</w:t>
      </w:r>
      <w:r>
        <w:rPr>
          <w:rFonts w:hint="eastAsia"/>
          <w:color w:val="000000" w:themeColor="text1"/>
          <w:sz w:val="24"/>
        </w:rPr>
        <w:t>EDC</w:t>
      </w:r>
      <w:r>
        <w:rPr>
          <w:color w:val="000000" w:themeColor="text1"/>
          <w:sz w:val="24"/>
        </w:rPr>
        <w:t>填写以及其他所有的报告符合</w:t>
      </w:r>
      <w:r>
        <w:rPr>
          <w:color w:val="000000" w:themeColor="text1"/>
          <w:sz w:val="24"/>
        </w:rPr>
        <w:t>GCP</w:t>
      </w:r>
      <w:r>
        <w:rPr>
          <w:color w:val="000000" w:themeColor="text1"/>
          <w:sz w:val="24"/>
        </w:rPr>
        <w:t>和</w:t>
      </w:r>
      <w:r>
        <w:rPr>
          <w:color w:val="000000" w:themeColor="text1"/>
          <w:sz w:val="24"/>
        </w:rPr>
        <w:t>NMPA</w:t>
      </w:r>
      <w:r>
        <w:rPr>
          <w:color w:val="000000" w:themeColor="text1"/>
          <w:sz w:val="24"/>
        </w:rPr>
        <w:t>的要求。所有试验场所、数据和文件均应该经过核实，对于所有的观察结果和研究发现均加以证实以保证数据的可信度。在试验的每一阶段均采取质量控制，保证数据可靠、研究过程正确。并按照数据管理和质量控制标准操作规程进行数据管理和质量控制。申办者为保证临床试验的质量，可以组织独立于临床试验并具有相应培训和经验的核查员对临床试验开展情况进行核查，评估临床试验是否符合试验方案的要求。核查可以作为申办者临床试验质量管理常规工作的一部分，也可以用于评估监查活动的有效性，或者针对严重的或者反复的临床试验方案偏离、涉嫌造假等情况开展核查。</w:t>
      </w:r>
    </w:p>
    <w:p w14:paraId="30D626B6" w14:textId="77777777" w:rsidR="001C73AA" w:rsidRDefault="00000000">
      <w:pPr>
        <w:pStyle w:val="afe"/>
        <w:numPr>
          <w:ilvl w:val="0"/>
          <w:numId w:val="62"/>
        </w:numPr>
        <w:spacing w:line="360" w:lineRule="auto"/>
        <w:ind w:firstLineChars="0"/>
        <w:rPr>
          <w:color w:val="000000" w:themeColor="text1"/>
          <w:sz w:val="24"/>
        </w:rPr>
      </w:pPr>
      <w:r>
        <w:rPr>
          <w:color w:val="000000" w:themeColor="text1"/>
          <w:sz w:val="24"/>
        </w:rPr>
        <w:t>药监部门、申办者可委托核查人员对临床试验相关活动和文件进行系统性检查，以评价试验是否按照试验方案、标准操作规程以及相关法规要求进行，试验数据是否及时、真实、准确、完整地记录。</w:t>
      </w:r>
    </w:p>
    <w:p w14:paraId="35484FB4" w14:textId="77777777" w:rsidR="001C73AA" w:rsidRDefault="00000000">
      <w:pPr>
        <w:pStyle w:val="afe"/>
        <w:numPr>
          <w:ilvl w:val="0"/>
          <w:numId w:val="62"/>
        </w:numPr>
        <w:spacing w:line="360" w:lineRule="auto"/>
        <w:ind w:firstLineChars="0"/>
        <w:rPr>
          <w:color w:val="000000" w:themeColor="text1"/>
          <w:sz w:val="24"/>
        </w:rPr>
      </w:pPr>
      <w:r>
        <w:rPr>
          <w:color w:val="000000" w:themeColor="text1"/>
          <w:sz w:val="24"/>
        </w:rPr>
        <w:t>参加临床试验的医疗机构和实验室的有关资料及文件</w:t>
      </w:r>
      <w:r>
        <w:rPr>
          <w:color w:val="000000" w:themeColor="text1"/>
          <w:sz w:val="24"/>
        </w:rPr>
        <w:t>(</w:t>
      </w:r>
      <w:r>
        <w:rPr>
          <w:color w:val="000000" w:themeColor="text1"/>
          <w:sz w:val="24"/>
        </w:rPr>
        <w:t>包括病历</w:t>
      </w:r>
      <w:r>
        <w:rPr>
          <w:color w:val="000000" w:themeColor="text1"/>
          <w:sz w:val="24"/>
        </w:rPr>
        <w:t>)</w:t>
      </w:r>
      <w:r>
        <w:rPr>
          <w:color w:val="000000" w:themeColor="text1"/>
          <w:sz w:val="24"/>
        </w:rPr>
        <w:t>均应接受医疗器械监督管理部门的检查。</w:t>
      </w:r>
    </w:p>
    <w:p w14:paraId="6172943F" w14:textId="77777777" w:rsidR="001C73AA" w:rsidRDefault="00000000">
      <w:pPr>
        <w:pStyle w:val="11"/>
        <w:numPr>
          <w:ilvl w:val="0"/>
          <w:numId w:val="13"/>
        </w:numPr>
        <w:spacing w:before="312" w:after="156"/>
        <w:rPr>
          <w:bCs/>
        </w:rPr>
      </w:pPr>
      <w:bookmarkStart w:id="1647" w:name="_Toc104144642"/>
      <w:bookmarkStart w:id="1648" w:name="_Toc25175"/>
      <w:bookmarkStart w:id="1649" w:name="_Toc21531"/>
      <w:bookmarkStart w:id="1650" w:name="_Toc9459"/>
      <w:bookmarkStart w:id="1651" w:name="_Toc12106"/>
      <w:bookmarkStart w:id="1652" w:name="_Toc104145015"/>
      <w:bookmarkStart w:id="1653" w:name="_Toc24932"/>
      <w:bookmarkStart w:id="1654" w:name="_Toc8275"/>
      <w:bookmarkStart w:id="1655" w:name="_Toc104144480"/>
      <w:bookmarkStart w:id="1656" w:name="_Toc22976"/>
      <w:bookmarkStart w:id="1657" w:name="_Toc653"/>
      <w:bookmarkStart w:id="1658" w:name="_Toc118380729"/>
      <w:bookmarkStart w:id="1659" w:name="_Toc29580"/>
      <w:r>
        <w:rPr>
          <w:bCs/>
        </w:rPr>
        <w:t>临床试验的伦理问题</w:t>
      </w:r>
      <w:r>
        <w:rPr>
          <w:rFonts w:hint="eastAsia"/>
          <w:bCs/>
        </w:rPr>
        <w:t>以</w:t>
      </w:r>
      <w:r>
        <w:rPr>
          <w:bCs/>
        </w:rPr>
        <w:t>及知情同意</w:t>
      </w:r>
      <w:bookmarkEnd w:id="1647"/>
      <w:bookmarkEnd w:id="1648"/>
      <w:bookmarkEnd w:id="1649"/>
      <w:bookmarkEnd w:id="1650"/>
      <w:bookmarkEnd w:id="1651"/>
      <w:bookmarkEnd w:id="1652"/>
      <w:bookmarkEnd w:id="1653"/>
      <w:bookmarkEnd w:id="1654"/>
      <w:bookmarkEnd w:id="1655"/>
      <w:bookmarkEnd w:id="1656"/>
      <w:bookmarkEnd w:id="1657"/>
      <w:bookmarkEnd w:id="1658"/>
      <w:bookmarkEnd w:id="1659"/>
    </w:p>
    <w:p w14:paraId="4A81991B" w14:textId="77777777" w:rsidR="001C73AA" w:rsidRDefault="00000000">
      <w:pPr>
        <w:pStyle w:val="24"/>
        <w:numPr>
          <w:ilvl w:val="1"/>
          <w:numId w:val="63"/>
        </w:numPr>
        <w:spacing w:before="156"/>
        <w:ind w:firstLine="0"/>
        <w:rPr>
          <w:bCs/>
        </w:rPr>
      </w:pPr>
      <w:bookmarkStart w:id="1660" w:name="_Toc31346"/>
      <w:bookmarkStart w:id="1661" w:name="_Toc104144481"/>
      <w:bookmarkStart w:id="1662" w:name="_Toc1377"/>
      <w:bookmarkStart w:id="1663" w:name="_Toc6813"/>
      <w:bookmarkStart w:id="1664" w:name="_Toc104145016"/>
      <w:bookmarkStart w:id="1665" w:name="_Toc2394"/>
      <w:bookmarkStart w:id="1666" w:name="_Toc7917"/>
      <w:bookmarkStart w:id="1667" w:name="_Toc7150"/>
      <w:bookmarkStart w:id="1668" w:name="_Toc2631"/>
      <w:bookmarkStart w:id="1669" w:name="_Toc12667"/>
      <w:bookmarkStart w:id="1670" w:name="_Toc25075"/>
      <w:bookmarkStart w:id="1671" w:name="_Toc118380730"/>
      <w:bookmarkStart w:id="1672" w:name="_Toc104144643"/>
      <w:r>
        <w:rPr>
          <w:bCs/>
        </w:rPr>
        <w:t>伦理方面的考虑</w:t>
      </w:r>
      <w:bookmarkEnd w:id="1660"/>
      <w:bookmarkEnd w:id="1661"/>
      <w:bookmarkEnd w:id="1662"/>
      <w:bookmarkEnd w:id="1663"/>
      <w:bookmarkEnd w:id="1664"/>
      <w:bookmarkEnd w:id="1665"/>
      <w:bookmarkEnd w:id="1666"/>
      <w:bookmarkEnd w:id="1667"/>
      <w:bookmarkEnd w:id="1668"/>
      <w:bookmarkEnd w:id="1669"/>
      <w:bookmarkEnd w:id="1670"/>
      <w:bookmarkEnd w:id="1671"/>
      <w:bookmarkEnd w:id="1672"/>
    </w:p>
    <w:p w14:paraId="4D6B6931" w14:textId="77777777" w:rsidR="001C73AA" w:rsidRDefault="00000000">
      <w:pPr>
        <w:spacing w:line="360" w:lineRule="auto"/>
        <w:ind w:firstLineChars="200" w:firstLine="480"/>
        <w:rPr>
          <w:color w:val="000000" w:themeColor="text1"/>
          <w:sz w:val="24"/>
        </w:rPr>
      </w:pPr>
      <w:r>
        <w:rPr>
          <w:color w:val="000000" w:themeColor="text1"/>
          <w:sz w:val="24"/>
        </w:rPr>
        <w:t>本临床遵守赫尔辛基宣言和国家相关法规的要求实施。研究者有责任向伦理委员会提供临床试验方案、知情同意书</w:t>
      </w:r>
      <w:r>
        <w:rPr>
          <w:rFonts w:hint="eastAsia"/>
          <w:color w:val="000000" w:themeColor="text1"/>
          <w:sz w:val="24"/>
        </w:rPr>
        <w:t>、试验相关文件以及</w:t>
      </w:r>
      <w:r>
        <w:rPr>
          <w:color w:val="000000" w:themeColor="text1"/>
          <w:sz w:val="24"/>
        </w:rPr>
        <w:t>提供给受试者的信息资料，以获得实施该临床试验的独立批准文件。临床试验开始前必须获得伦理委员会的批准文件。伦理委员会的批准文书须以书面的形式送交研究者，然后再由研究者将批准文件的副本提供给研究申办方。伦理委员会的批准文件须附有所有参与批准文件讨论的委员会成员的名单及其各自的职责。</w:t>
      </w:r>
    </w:p>
    <w:p w14:paraId="26E15422" w14:textId="77777777" w:rsidR="001C73AA" w:rsidRDefault="00000000">
      <w:pPr>
        <w:spacing w:line="360" w:lineRule="auto"/>
        <w:ind w:firstLineChars="200" w:firstLine="480"/>
        <w:rPr>
          <w:color w:val="000000" w:themeColor="text1"/>
          <w:kern w:val="0"/>
          <w:sz w:val="24"/>
        </w:rPr>
      </w:pPr>
      <w:r>
        <w:rPr>
          <w:color w:val="000000" w:themeColor="text1"/>
          <w:sz w:val="24"/>
        </w:rPr>
        <w:t>在临床试验过程中，任何与临床试验安全性相关的问题，如临床试验方案或受试者知情同意书的更改以及临床试验中的严重不良事件，都必须及时向伦理委员报告。临床试验的结束或提前终止也必须向伦理委员会报告</w:t>
      </w:r>
      <w:r>
        <w:rPr>
          <w:color w:val="000000" w:themeColor="text1"/>
          <w:kern w:val="0"/>
          <w:sz w:val="24"/>
        </w:rPr>
        <w:t>。</w:t>
      </w:r>
    </w:p>
    <w:p w14:paraId="65C78CA8" w14:textId="77777777" w:rsidR="001C73AA" w:rsidRDefault="00000000">
      <w:pPr>
        <w:pStyle w:val="24"/>
        <w:numPr>
          <w:ilvl w:val="1"/>
          <w:numId w:val="63"/>
        </w:numPr>
        <w:spacing w:beforeLines="0" w:before="0"/>
        <w:ind w:firstLine="0"/>
        <w:rPr>
          <w:bCs/>
        </w:rPr>
      </w:pPr>
      <w:bookmarkStart w:id="1673" w:name="_Toc4255"/>
      <w:bookmarkStart w:id="1674" w:name="_Toc9239"/>
      <w:bookmarkStart w:id="1675" w:name="_Toc8030"/>
      <w:bookmarkStart w:id="1676" w:name="_Toc9262"/>
      <w:bookmarkStart w:id="1677" w:name="_Toc22334"/>
      <w:bookmarkStart w:id="1678" w:name="_Toc104144482"/>
      <w:bookmarkStart w:id="1679" w:name="_Toc4736"/>
      <w:bookmarkStart w:id="1680" w:name="_Toc13606"/>
      <w:bookmarkStart w:id="1681" w:name="_Toc118380731"/>
      <w:bookmarkStart w:id="1682" w:name="_Toc11470"/>
      <w:bookmarkStart w:id="1683" w:name="_Toc104145017"/>
      <w:bookmarkStart w:id="1684" w:name="_Toc15293"/>
      <w:bookmarkStart w:id="1685" w:name="_Toc104144644"/>
      <w:r>
        <w:rPr>
          <w:bCs/>
        </w:rPr>
        <w:t>知情同意过程</w:t>
      </w:r>
      <w:bookmarkEnd w:id="1673"/>
      <w:bookmarkEnd w:id="1674"/>
      <w:bookmarkEnd w:id="1675"/>
      <w:bookmarkEnd w:id="1676"/>
      <w:bookmarkEnd w:id="1677"/>
      <w:bookmarkEnd w:id="1678"/>
      <w:bookmarkEnd w:id="1679"/>
      <w:bookmarkEnd w:id="1680"/>
      <w:bookmarkEnd w:id="1681"/>
      <w:bookmarkEnd w:id="1682"/>
      <w:bookmarkEnd w:id="1683"/>
      <w:bookmarkEnd w:id="1684"/>
      <w:bookmarkEnd w:id="1685"/>
    </w:p>
    <w:p w14:paraId="135FD7B6" w14:textId="77777777" w:rsidR="001C73AA" w:rsidRDefault="00000000">
      <w:pPr>
        <w:spacing w:line="360" w:lineRule="auto"/>
        <w:ind w:firstLineChars="200" w:firstLine="480"/>
        <w:rPr>
          <w:sz w:val="24"/>
        </w:rPr>
      </w:pPr>
      <w:r>
        <w:rPr>
          <w:rFonts w:hint="eastAsia"/>
          <w:sz w:val="24"/>
        </w:rPr>
        <w:t>在受试者参与临床试验前，研究者应当使用经伦理委员会同意的最新版本知情同意书和其他提供给受试者的信息，应当向受试者说明试验医疗器械以及临床试验有关的详细情况，告知受试者可能的受益和已知的、可以预见的风险，经充分和详细解释</w:t>
      </w:r>
      <w:r>
        <w:rPr>
          <w:rFonts w:hint="eastAsia"/>
          <w:sz w:val="24"/>
        </w:rPr>
        <w:lastRenderedPageBreak/>
        <w:t>后由受试者在知情同意书上签署姓名和日期，研究者在知情同意书上应当签署姓名和日期。</w:t>
      </w:r>
    </w:p>
    <w:p w14:paraId="3699C797" w14:textId="77777777" w:rsidR="001C73AA" w:rsidRDefault="00000000">
      <w:pPr>
        <w:spacing w:line="360" w:lineRule="auto"/>
        <w:ind w:firstLineChars="200" w:firstLine="480"/>
        <w:rPr>
          <w:sz w:val="24"/>
        </w:rPr>
      </w:pPr>
      <w:r>
        <w:rPr>
          <w:rFonts w:hint="eastAsia"/>
          <w:sz w:val="24"/>
        </w:rPr>
        <w:t>受试者为无民事行为能力人或者限制民事行为能力人的，应当依法获得其监护人的书面知情同意；受试者缺乏阅读能力的，应当有一位公正见证人见证整个知情同意过程并在知情同意书上签字并注明日期。</w:t>
      </w:r>
    </w:p>
    <w:p w14:paraId="1BB8C6A3" w14:textId="77777777" w:rsidR="001C73AA" w:rsidRDefault="00000000">
      <w:pPr>
        <w:spacing w:before="120" w:after="120" w:line="360" w:lineRule="auto"/>
        <w:ind w:firstLine="420"/>
        <w:rPr>
          <w:bCs/>
          <w:color w:val="000000" w:themeColor="text1"/>
          <w:kern w:val="0"/>
          <w:sz w:val="24"/>
        </w:rPr>
      </w:pPr>
      <w:r>
        <w:rPr>
          <w:rFonts w:hint="eastAsia"/>
          <w:sz w:val="24"/>
        </w:rPr>
        <w:t>每一位受试者都要留下身份证复印件，现住址，紧急联系人，联系方式等。同时研究者要将自己和本医院的联系电话留给受试者，以便受试者在有疑问的时候能够联系研究者和医院伦理委员会，这也有利于研究者随时了解受试者病情的变化</w:t>
      </w:r>
      <w:bookmarkStart w:id="1686" w:name="_Toc10114"/>
      <w:bookmarkStart w:id="1687" w:name="_Toc4727"/>
      <w:bookmarkStart w:id="1688" w:name="_Toc26879"/>
      <w:r>
        <w:rPr>
          <w:color w:val="000000" w:themeColor="text1"/>
          <w:kern w:val="0"/>
          <w:sz w:val="24"/>
        </w:rPr>
        <w:t>。</w:t>
      </w:r>
      <w:bookmarkEnd w:id="1686"/>
      <w:bookmarkEnd w:id="1687"/>
      <w:bookmarkEnd w:id="1688"/>
    </w:p>
    <w:p w14:paraId="0AFF81DE" w14:textId="77777777" w:rsidR="001C73AA" w:rsidRDefault="00000000">
      <w:pPr>
        <w:pStyle w:val="11"/>
        <w:numPr>
          <w:ilvl w:val="0"/>
          <w:numId w:val="13"/>
        </w:numPr>
        <w:spacing w:before="312" w:after="156"/>
        <w:rPr>
          <w:bCs/>
        </w:rPr>
      </w:pPr>
      <w:bookmarkStart w:id="1689" w:name="_Toc104145018"/>
      <w:bookmarkStart w:id="1690" w:name="_Toc104144483"/>
      <w:bookmarkStart w:id="1691" w:name="_Toc24458"/>
      <w:bookmarkStart w:id="1692" w:name="_Toc28728"/>
      <w:bookmarkStart w:id="1693" w:name="_Toc22483"/>
      <w:bookmarkStart w:id="1694" w:name="_Toc712"/>
      <w:bookmarkStart w:id="1695" w:name="_Toc12872"/>
      <w:bookmarkStart w:id="1696" w:name="_Toc31098"/>
      <w:bookmarkStart w:id="1697" w:name="_Toc22775"/>
      <w:bookmarkStart w:id="1698" w:name="_Toc118380732"/>
      <w:bookmarkStart w:id="1699" w:name="_Toc104144645"/>
      <w:bookmarkStart w:id="1700" w:name="_Toc5080"/>
      <w:bookmarkStart w:id="1701" w:name="_Toc25350"/>
      <w:r>
        <w:rPr>
          <w:bCs/>
        </w:rPr>
        <w:t>对不良事件和器械缺陷报告的规定</w:t>
      </w:r>
      <w:bookmarkEnd w:id="1689"/>
      <w:bookmarkEnd w:id="1690"/>
      <w:bookmarkEnd w:id="1691"/>
      <w:bookmarkEnd w:id="1692"/>
      <w:bookmarkEnd w:id="1693"/>
      <w:bookmarkEnd w:id="1694"/>
      <w:bookmarkEnd w:id="1695"/>
      <w:bookmarkEnd w:id="1696"/>
      <w:bookmarkEnd w:id="1697"/>
      <w:bookmarkEnd w:id="1698"/>
      <w:bookmarkEnd w:id="1699"/>
      <w:bookmarkEnd w:id="1700"/>
      <w:bookmarkEnd w:id="1701"/>
    </w:p>
    <w:p w14:paraId="449D2600" w14:textId="77777777" w:rsidR="001C73AA" w:rsidRDefault="00000000">
      <w:pPr>
        <w:pStyle w:val="24"/>
        <w:numPr>
          <w:ilvl w:val="1"/>
          <w:numId w:val="64"/>
        </w:numPr>
        <w:spacing w:before="156"/>
        <w:ind w:firstLine="0"/>
        <w:rPr>
          <w:bCs/>
        </w:rPr>
      </w:pPr>
      <w:bookmarkStart w:id="1702" w:name="_Toc12543"/>
      <w:bookmarkStart w:id="1703" w:name="_Toc118380733"/>
      <w:bookmarkStart w:id="1704" w:name="_Toc104144646"/>
      <w:bookmarkStart w:id="1705" w:name="_Toc12921"/>
      <w:bookmarkStart w:id="1706" w:name="_Toc15088"/>
      <w:bookmarkStart w:id="1707" w:name="_Toc104145019"/>
      <w:bookmarkStart w:id="1708" w:name="_Toc13533"/>
      <w:bookmarkStart w:id="1709" w:name="_Toc31778"/>
      <w:bookmarkStart w:id="1710" w:name="_Toc10272"/>
      <w:bookmarkStart w:id="1711" w:name="_Toc104144484"/>
      <w:bookmarkStart w:id="1712" w:name="_Toc7380"/>
      <w:bookmarkStart w:id="1713" w:name="_Toc29147"/>
      <w:bookmarkStart w:id="1714" w:name="_Toc15850"/>
      <w:r>
        <w:rPr>
          <w:bCs/>
        </w:rPr>
        <w:t>不良事件的定义和报告规定</w:t>
      </w:r>
      <w:bookmarkEnd w:id="1702"/>
      <w:bookmarkEnd w:id="1703"/>
      <w:bookmarkEnd w:id="1704"/>
      <w:bookmarkEnd w:id="1705"/>
      <w:bookmarkEnd w:id="1706"/>
      <w:bookmarkEnd w:id="1707"/>
      <w:bookmarkEnd w:id="1708"/>
      <w:bookmarkEnd w:id="1709"/>
      <w:bookmarkEnd w:id="1710"/>
      <w:bookmarkEnd w:id="1711"/>
      <w:bookmarkEnd w:id="1712"/>
      <w:bookmarkEnd w:id="1713"/>
      <w:bookmarkEnd w:id="1714"/>
    </w:p>
    <w:p w14:paraId="0326610B" w14:textId="77777777" w:rsidR="001C73AA" w:rsidRDefault="00000000">
      <w:pPr>
        <w:numPr>
          <w:ilvl w:val="2"/>
          <w:numId w:val="65"/>
        </w:numPr>
        <w:spacing w:line="360" w:lineRule="auto"/>
        <w:outlineLvl w:val="2"/>
        <w:rPr>
          <w:b/>
          <w:color w:val="000000" w:themeColor="text1"/>
          <w:sz w:val="24"/>
        </w:rPr>
      </w:pPr>
      <w:bookmarkStart w:id="1715" w:name="_Toc367709482"/>
      <w:bookmarkStart w:id="1716" w:name="_Toc94253505"/>
      <w:bookmarkStart w:id="1717" w:name="_Toc7053"/>
      <w:bookmarkStart w:id="1718" w:name="_Toc14843"/>
      <w:bookmarkStart w:id="1719" w:name="_Toc8505"/>
      <w:bookmarkStart w:id="1720" w:name="_Toc24909"/>
      <w:bookmarkStart w:id="1721" w:name="_Toc31512"/>
      <w:bookmarkStart w:id="1722" w:name="_Toc11372"/>
      <w:bookmarkStart w:id="1723" w:name="_Toc19236"/>
      <w:bookmarkStart w:id="1724" w:name="_Toc21420"/>
      <w:bookmarkStart w:id="1725" w:name="_Toc5478"/>
      <w:bookmarkStart w:id="1726" w:name="_Toc6272"/>
      <w:bookmarkStart w:id="1727" w:name="_Toc10155"/>
      <w:bookmarkStart w:id="1728" w:name="_Toc104145020"/>
      <w:bookmarkStart w:id="1729" w:name="_Toc529173719"/>
      <w:bookmarkStart w:id="1730" w:name="_Toc11740"/>
      <w:bookmarkStart w:id="1731" w:name="_Toc23153"/>
      <w:bookmarkStart w:id="1732" w:name="_Toc2849"/>
      <w:bookmarkStart w:id="1733" w:name="_Toc12684"/>
      <w:bookmarkStart w:id="1734" w:name="_Toc547"/>
      <w:bookmarkStart w:id="1735" w:name="_Toc20644"/>
      <w:bookmarkStart w:id="1736" w:name="_Toc31224"/>
      <w:bookmarkStart w:id="1737" w:name="_Toc26717"/>
      <w:bookmarkStart w:id="1738" w:name="_Toc14722"/>
      <w:bookmarkStart w:id="1739" w:name="_Toc25119"/>
      <w:bookmarkStart w:id="1740" w:name="_Toc7974"/>
      <w:bookmarkStart w:id="1741" w:name="_Toc2437"/>
      <w:bookmarkStart w:id="1742" w:name="_Toc2345"/>
      <w:bookmarkStart w:id="1743" w:name="_Toc8700"/>
      <w:bookmarkStart w:id="1744" w:name="_Toc439841042"/>
      <w:bookmarkStart w:id="1745" w:name="_Toc31716"/>
      <w:bookmarkStart w:id="1746" w:name="_Toc10740"/>
      <w:bookmarkStart w:id="1747" w:name="_Toc16642"/>
      <w:bookmarkStart w:id="1748" w:name="_Toc2709"/>
      <w:r>
        <w:rPr>
          <w:b/>
          <w:color w:val="000000" w:themeColor="text1"/>
          <w:sz w:val="24"/>
        </w:rPr>
        <w:t>不良事件</w:t>
      </w:r>
      <w:bookmarkEnd w:id="1715"/>
      <w:r>
        <w:rPr>
          <w:b/>
          <w:color w:val="000000" w:themeColor="text1"/>
          <w:sz w:val="24"/>
        </w:rPr>
        <w:t>的定义</w:t>
      </w:r>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p>
    <w:p w14:paraId="43194B33" w14:textId="77777777" w:rsidR="001C73AA" w:rsidRDefault="00000000">
      <w:pPr>
        <w:widowControl/>
        <w:spacing w:line="360" w:lineRule="auto"/>
        <w:ind w:firstLineChars="200" w:firstLine="480"/>
        <w:rPr>
          <w:color w:val="000000" w:themeColor="text1"/>
          <w:sz w:val="24"/>
        </w:rPr>
      </w:pPr>
      <w:bookmarkStart w:id="1749" w:name="_Toc24620"/>
      <w:bookmarkStart w:id="1750" w:name="_Toc8204"/>
      <w:bookmarkStart w:id="1751" w:name="_Toc10523"/>
      <w:bookmarkStart w:id="1752" w:name="_Toc4595"/>
      <w:bookmarkStart w:id="1753" w:name="_Toc2773"/>
      <w:bookmarkStart w:id="1754" w:name="_Toc94253506"/>
      <w:bookmarkStart w:id="1755" w:name="_Toc32163"/>
      <w:bookmarkStart w:id="1756" w:name="_Toc3003"/>
      <w:bookmarkStart w:id="1757" w:name="_Toc13436"/>
      <w:bookmarkStart w:id="1758" w:name="_Toc20120"/>
      <w:bookmarkStart w:id="1759" w:name="_Toc4212"/>
      <w:bookmarkStart w:id="1760" w:name="_Toc31976"/>
      <w:bookmarkStart w:id="1761" w:name="_Toc16977"/>
      <w:bookmarkStart w:id="1762" w:name="_Toc15360"/>
      <w:bookmarkStart w:id="1763" w:name="_Toc9188"/>
      <w:bookmarkStart w:id="1764" w:name="_Toc18398"/>
      <w:bookmarkStart w:id="1765" w:name="_Toc26088"/>
      <w:bookmarkStart w:id="1766" w:name="_Toc25573"/>
      <w:bookmarkStart w:id="1767" w:name="_Toc26243"/>
      <w:bookmarkStart w:id="1768" w:name="_Toc16517"/>
      <w:bookmarkStart w:id="1769" w:name="_Toc11071"/>
      <w:bookmarkStart w:id="1770" w:name="_Toc12789"/>
      <w:bookmarkStart w:id="1771" w:name="_Toc27101"/>
      <w:bookmarkStart w:id="1772" w:name="_Toc16712"/>
      <w:bookmarkStart w:id="1773" w:name="_Toc12032"/>
      <w:bookmarkStart w:id="1774" w:name="_Toc26812"/>
      <w:bookmarkStart w:id="1775" w:name="_Toc18744"/>
      <w:bookmarkStart w:id="1776" w:name="_Toc9522"/>
      <w:bookmarkStart w:id="1777" w:name="_Toc700"/>
      <w:bookmarkStart w:id="1778" w:name="_Toc529173720"/>
      <w:bookmarkStart w:id="1779" w:name="_Toc29701"/>
      <w:bookmarkStart w:id="1780" w:name="_Toc439841043"/>
      <w:r>
        <w:rPr>
          <w:color w:val="000000" w:themeColor="text1"/>
          <w:sz w:val="24"/>
          <w:lang w:bidi="ar"/>
        </w:rPr>
        <w:t>不良事件</w:t>
      </w:r>
      <w:r>
        <w:rPr>
          <w:rFonts w:hint="eastAsia"/>
          <w:color w:val="000000" w:themeColor="text1"/>
          <w:sz w:val="24"/>
          <w:lang w:bidi="ar"/>
        </w:rPr>
        <w:t>(</w:t>
      </w:r>
      <w:r>
        <w:rPr>
          <w:color w:val="000000" w:themeColor="text1"/>
          <w:sz w:val="24"/>
          <w:lang w:bidi="ar"/>
        </w:rPr>
        <w:t>AE</w:t>
      </w:r>
      <w:r>
        <w:rPr>
          <w:rFonts w:hint="eastAsia"/>
          <w:color w:val="000000" w:themeColor="text1"/>
          <w:sz w:val="24"/>
          <w:lang w:bidi="ar"/>
        </w:rPr>
        <w:t>)</w:t>
      </w:r>
      <w:r>
        <w:rPr>
          <w:color w:val="000000" w:themeColor="text1"/>
          <w:sz w:val="24"/>
          <w:lang w:bidi="ar"/>
        </w:rPr>
        <w:t>是指在临床试验过程中出现的不利的医学事件，无论是否与试验用医疗器械相关。</w:t>
      </w:r>
    </w:p>
    <w:p w14:paraId="099A74A5" w14:textId="77777777" w:rsidR="001C73AA" w:rsidRDefault="00000000">
      <w:pPr>
        <w:numPr>
          <w:ilvl w:val="2"/>
          <w:numId w:val="65"/>
        </w:numPr>
        <w:spacing w:line="360" w:lineRule="auto"/>
        <w:outlineLvl w:val="2"/>
        <w:rPr>
          <w:b/>
          <w:color w:val="000000" w:themeColor="text1"/>
          <w:sz w:val="24"/>
        </w:rPr>
      </w:pPr>
      <w:bookmarkStart w:id="1781" w:name="_Toc104145021"/>
      <w:r>
        <w:rPr>
          <w:b/>
          <w:color w:val="000000" w:themeColor="text1"/>
          <w:sz w:val="24"/>
        </w:rPr>
        <w:t>不良事件严重程度判定标准</w:t>
      </w:r>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p>
    <w:p w14:paraId="729BA9CF" w14:textId="77777777" w:rsidR="001C73AA" w:rsidRDefault="00000000">
      <w:pPr>
        <w:widowControl/>
        <w:snapToGrid w:val="0"/>
        <w:spacing w:line="360" w:lineRule="auto"/>
        <w:jc w:val="left"/>
        <w:rPr>
          <w:color w:val="000000" w:themeColor="text1"/>
          <w:sz w:val="24"/>
          <w:lang w:bidi="ar"/>
        </w:rPr>
      </w:pPr>
      <w:bookmarkStart w:id="1782" w:name="_Toc94253507"/>
      <w:bookmarkStart w:id="1783" w:name="_Toc8612"/>
      <w:bookmarkStart w:id="1784" w:name="_Toc20380"/>
      <w:bookmarkStart w:id="1785" w:name="_Toc3334"/>
      <w:bookmarkStart w:id="1786" w:name="_Toc12479"/>
      <w:bookmarkStart w:id="1787" w:name="_Toc24658"/>
      <w:bookmarkStart w:id="1788" w:name="_Toc14557"/>
      <w:bookmarkStart w:id="1789" w:name="_Toc13607"/>
      <w:bookmarkStart w:id="1790" w:name="_Toc19014"/>
      <w:bookmarkStart w:id="1791" w:name="_Toc15659"/>
      <w:bookmarkStart w:id="1792" w:name="_Toc2013"/>
      <w:bookmarkStart w:id="1793" w:name="_Toc20614"/>
      <w:bookmarkStart w:id="1794" w:name="_Toc20045"/>
      <w:bookmarkStart w:id="1795" w:name="_Toc22058"/>
      <w:bookmarkStart w:id="1796" w:name="_Toc3538"/>
      <w:bookmarkStart w:id="1797" w:name="_Toc6267"/>
      <w:bookmarkStart w:id="1798" w:name="_Toc2506"/>
      <w:bookmarkStart w:id="1799" w:name="_Toc3184"/>
      <w:bookmarkStart w:id="1800" w:name="_Toc396"/>
      <w:bookmarkStart w:id="1801" w:name="_Toc16214"/>
      <w:bookmarkStart w:id="1802" w:name="_Toc529173721"/>
      <w:bookmarkStart w:id="1803" w:name="_Toc1151"/>
      <w:bookmarkStart w:id="1804" w:name="_Toc7193"/>
      <w:bookmarkStart w:id="1805" w:name="_Toc439841044"/>
      <w:bookmarkStart w:id="1806" w:name="_Toc21458"/>
      <w:bookmarkStart w:id="1807" w:name="_Toc9884"/>
      <w:bookmarkStart w:id="1808" w:name="_Toc8316"/>
      <w:bookmarkStart w:id="1809" w:name="_Toc25516"/>
      <w:bookmarkStart w:id="1810" w:name="_Toc24875"/>
      <w:bookmarkStart w:id="1811" w:name="_Toc17963"/>
      <w:bookmarkStart w:id="1812" w:name="_Toc14582"/>
      <w:bookmarkStart w:id="1813" w:name="_Toc19804"/>
      <w:r>
        <w:rPr>
          <w:color w:val="000000" w:themeColor="text1"/>
          <w:sz w:val="24"/>
          <w:lang w:bidi="ar"/>
        </w:rPr>
        <w:t>下列定义判断所有不良事件的严重程度：</w:t>
      </w:r>
      <w:r>
        <w:rPr>
          <w:color w:val="000000" w:themeColor="text1"/>
          <w:sz w:val="24"/>
          <w:lang w:bidi="ar"/>
        </w:rPr>
        <w:t xml:space="preserve"> </w:t>
      </w:r>
    </w:p>
    <w:p w14:paraId="599B81F5" w14:textId="77777777" w:rsidR="001C73AA" w:rsidRDefault="00000000">
      <w:pPr>
        <w:numPr>
          <w:ilvl w:val="0"/>
          <w:numId w:val="66"/>
        </w:numPr>
        <w:snapToGrid w:val="0"/>
        <w:spacing w:line="360" w:lineRule="auto"/>
        <w:rPr>
          <w:color w:val="000000" w:themeColor="text1"/>
          <w:sz w:val="24"/>
        </w:rPr>
      </w:pPr>
      <w:r>
        <w:rPr>
          <w:color w:val="000000" w:themeColor="text1"/>
          <w:sz w:val="24"/>
        </w:rPr>
        <w:t>轻度：轻微的不影响日常生活及行动，无需特别采取措施或进行治疗；</w:t>
      </w:r>
    </w:p>
    <w:p w14:paraId="32619F0F" w14:textId="77777777" w:rsidR="001C73AA" w:rsidRDefault="00000000">
      <w:pPr>
        <w:numPr>
          <w:ilvl w:val="0"/>
          <w:numId w:val="66"/>
        </w:numPr>
        <w:snapToGrid w:val="0"/>
        <w:spacing w:line="360" w:lineRule="auto"/>
        <w:rPr>
          <w:color w:val="000000" w:themeColor="text1"/>
          <w:sz w:val="24"/>
        </w:rPr>
      </w:pPr>
      <w:r>
        <w:rPr>
          <w:color w:val="000000" w:themeColor="text1"/>
          <w:sz w:val="24"/>
        </w:rPr>
        <w:t>中度：对日常生活及行动有轻微的影响，必要时采取措施或进行治疗；</w:t>
      </w:r>
    </w:p>
    <w:p w14:paraId="4AFA9A0B" w14:textId="77777777" w:rsidR="001C73AA" w:rsidRDefault="00000000">
      <w:pPr>
        <w:numPr>
          <w:ilvl w:val="0"/>
          <w:numId w:val="66"/>
        </w:numPr>
        <w:snapToGrid w:val="0"/>
        <w:spacing w:line="360" w:lineRule="auto"/>
        <w:rPr>
          <w:color w:val="000000" w:themeColor="text1"/>
          <w:sz w:val="24"/>
          <w:lang w:bidi="ar"/>
        </w:rPr>
      </w:pPr>
      <w:r>
        <w:rPr>
          <w:color w:val="000000" w:themeColor="text1"/>
          <w:sz w:val="24"/>
        </w:rPr>
        <w:t>重度：严重影响到日常生活及行动，必须采取特别措施或治疗，必要时需住院治疗。</w:t>
      </w:r>
    </w:p>
    <w:p w14:paraId="2BEC1FD1" w14:textId="77777777" w:rsidR="001C73AA" w:rsidRDefault="00000000">
      <w:pPr>
        <w:numPr>
          <w:ilvl w:val="2"/>
          <w:numId w:val="65"/>
        </w:numPr>
        <w:spacing w:line="360" w:lineRule="auto"/>
        <w:outlineLvl w:val="2"/>
        <w:rPr>
          <w:b/>
          <w:color w:val="000000" w:themeColor="text1"/>
          <w:sz w:val="24"/>
        </w:rPr>
      </w:pPr>
      <w:bookmarkStart w:id="1814" w:name="_Toc104145022"/>
      <w:r>
        <w:rPr>
          <w:b/>
          <w:color w:val="000000" w:themeColor="text1"/>
          <w:sz w:val="24"/>
        </w:rPr>
        <w:t>不良事件与医疗器械因果关系的判断标准</w:t>
      </w:r>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p>
    <w:p w14:paraId="4FC3CA7F" w14:textId="77777777" w:rsidR="001C73AA" w:rsidRDefault="00000000">
      <w:pPr>
        <w:widowControl/>
        <w:spacing w:line="360" w:lineRule="auto"/>
        <w:jc w:val="left"/>
        <w:rPr>
          <w:sz w:val="24"/>
          <w:szCs w:val="32"/>
        </w:rPr>
      </w:pPr>
      <w:r>
        <w:t>不</w:t>
      </w:r>
      <w:r>
        <w:rPr>
          <w:sz w:val="24"/>
          <w:szCs w:val="32"/>
        </w:rPr>
        <w:t>良事件与试验器械的关系判断标准可参照以下分类标准评定。</w:t>
      </w:r>
    </w:p>
    <w:p w14:paraId="119A6A59" w14:textId="77777777" w:rsidR="001C73AA" w:rsidRDefault="00000000">
      <w:pPr>
        <w:numPr>
          <w:ilvl w:val="0"/>
          <w:numId w:val="67"/>
        </w:numPr>
        <w:spacing w:line="360" w:lineRule="auto"/>
        <w:rPr>
          <w:sz w:val="24"/>
          <w:szCs w:val="32"/>
        </w:rPr>
      </w:pPr>
      <w:r>
        <w:rPr>
          <w:sz w:val="24"/>
          <w:szCs w:val="32"/>
        </w:rPr>
        <w:t>与试验医疗器械有关：</w:t>
      </w:r>
    </w:p>
    <w:p w14:paraId="1407B430" w14:textId="77777777" w:rsidR="001C73AA" w:rsidRDefault="00000000">
      <w:pPr>
        <w:numPr>
          <w:ilvl w:val="0"/>
          <w:numId w:val="68"/>
        </w:numPr>
        <w:spacing w:line="360" w:lineRule="auto"/>
        <w:ind w:leftChars="200" w:left="708" w:hangingChars="120" w:hanging="288"/>
        <w:rPr>
          <w:sz w:val="24"/>
          <w:szCs w:val="32"/>
        </w:rPr>
      </w:pPr>
      <w:r>
        <w:rPr>
          <w:sz w:val="24"/>
          <w:szCs w:val="32"/>
        </w:rPr>
        <w:t>两者存在合理时间关系；</w:t>
      </w:r>
    </w:p>
    <w:p w14:paraId="683C8C21" w14:textId="77777777" w:rsidR="001C73AA" w:rsidRDefault="00000000">
      <w:pPr>
        <w:numPr>
          <w:ilvl w:val="0"/>
          <w:numId w:val="68"/>
        </w:numPr>
        <w:spacing w:line="360" w:lineRule="auto"/>
        <w:ind w:leftChars="200" w:left="708" w:hangingChars="120" w:hanging="288"/>
        <w:rPr>
          <w:sz w:val="24"/>
          <w:szCs w:val="32"/>
        </w:rPr>
      </w:pPr>
      <w:r>
        <w:rPr>
          <w:sz w:val="24"/>
          <w:szCs w:val="32"/>
        </w:rPr>
        <w:t>试验医疗器械已知风险或者可以用试验医疗器械的机理去解释；</w:t>
      </w:r>
    </w:p>
    <w:p w14:paraId="22B4F216" w14:textId="77777777" w:rsidR="001C73AA" w:rsidRDefault="00000000">
      <w:pPr>
        <w:numPr>
          <w:ilvl w:val="0"/>
          <w:numId w:val="68"/>
        </w:numPr>
        <w:spacing w:line="360" w:lineRule="auto"/>
        <w:ind w:leftChars="200" w:left="708" w:hangingChars="120" w:hanging="288"/>
        <w:rPr>
          <w:sz w:val="24"/>
          <w:szCs w:val="32"/>
        </w:rPr>
      </w:pPr>
      <w:r>
        <w:rPr>
          <w:sz w:val="24"/>
          <w:szCs w:val="32"/>
        </w:rPr>
        <w:t>停止使用后伤害减轻或者消失；</w:t>
      </w:r>
    </w:p>
    <w:p w14:paraId="613562E3" w14:textId="77777777" w:rsidR="001C73AA" w:rsidRDefault="00000000">
      <w:pPr>
        <w:numPr>
          <w:ilvl w:val="0"/>
          <w:numId w:val="68"/>
        </w:numPr>
        <w:spacing w:line="360" w:lineRule="auto"/>
        <w:ind w:leftChars="200" w:left="708" w:hangingChars="120" w:hanging="288"/>
        <w:rPr>
          <w:sz w:val="24"/>
          <w:szCs w:val="32"/>
        </w:rPr>
      </w:pPr>
      <w:r>
        <w:rPr>
          <w:sz w:val="24"/>
          <w:szCs w:val="32"/>
        </w:rPr>
        <w:t>再次使用后伤害再次出现；</w:t>
      </w:r>
    </w:p>
    <w:p w14:paraId="6141F6D2" w14:textId="77777777" w:rsidR="001C73AA" w:rsidRDefault="00000000">
      <w:pPr>
        <w:numPr>
          <w:ilvl w:val="0"/>
          <w:numId w:val="68"/>
        </w:numPr>
        <w:spacing w:line="360" w:lineRule="auto"/>
        <w:ind w:leftChars="200" w:left="708" w:hangingChars="120" w:hanging="288"/>
        <w:rPr>
          <w:sz w:val="24"/>
          <w:szCs w:val="32"/>
        </w:rPr>
      </w:pPr>
      <w:r>
        <w:rPr>
          <w:sz w:val="24"/>
          <w:szCs w:val="32"/>
        </w:rPr>
        <w:t>无法用其他影响因素解释。</w:t>
      </w:r>
    </w:p>
    <w:p w14:paraId="063FEF93" w14:textId="77777777" w:rsidR="001C73AA" w:rsidRDefault="00000000">
      <w:pPr>
        <w:spacing w:line="360" w:lineRule="auto"/>
        <w:ind w:leftChars="200" w:left="1260" w:hangingChars="350" w:hanging="840"/>
        <w:rPr>
          <w:sz w:val="24"/>
          <w:szCs w:val="32"/>
        </w:rPr>
      </w:pPr>
      <w:r>
        <w:rPr>
          <w:sz w:val="24"/>
          <w:szCs w:val="32"/>
        </w:rPr>
        <w:t>同时满足其中五条判断为</w:t>
      </w:r>
      <w:r>
        <w:rPr>
          <w:sz w:val="24"/>
          <w:szCs w:val="32"/>
        </w:rPr>
        <w:t>“</w:t>
      </w:r>
      <w:r>
        <w:rPr>
          <w:sz w:val="24"/>
          <w:szCs w:val="32"/>
        </w:rPr>
        <w:t>肯定有关</w:t>
      </w:r>
      <w:r>
        <w:rPr>
          <w:sz w:val="24"/>
          <w:szCs w:val="32"/>
        </w:rPr>
        <w:t>”</w:t>
      </w:r>
      <w:r>
        <w:rPr>
          <w:sz w:val="24"/>
          <w:szCs w:val="32"/>
        </w:rPr>
        <w:t>；满足其中两条判断为</w:t>
      </w:r>
      <w:r>
        <w:rPr>
          <w:sz w:val="24"/>
          <w:szCs w:val="32"/>
        </w:rPr>
        <w:t>“</w:t>
      </w:r>
      <w:r>
        <w:rPr>
          <w:sz w:val="24"/>
          <w:szCs w:val="32"/>
        </w:rPr>
        <w:t>可能有关</w:t>
      </w:r>
      <w:r>
        <w:rPr>
          <w:sz w:val="24"/>
          <w:szCs w:val="32"/>
        </w:rPr>
        <w:t>”</w:t>
      </w:r>
      <w:r>
        <w:rPr>
          <w:sz w:val="24"/>
          <w:szCs w:val="32"/>
        </w:rPr>
        <w:t>。</w:t>
      </w:r>
    </w:p>
    <w:p w14:paraId="6187A21D" w14:textId="77777777" w:rsidR="001C73AA" w:rsidRDefault="00000000">
      <w:pPr>
        <w:numPr>
          <w:ilvl w:val="0"/>
          <w:numId w:val="67"/>
        </w:numPr>
        <w:spacing w:line="360" w:lineRule="auto"/>
        <w:rPr>
          <w:sz w:val="24"/>
          <w:szCs w:val="32"/>
        </w:rPr>
      </w:pPr>
      <w:r>
        <w:rPr>
          <w:sz w:val="24"/>
          <w:szCs w:val="32"/>
        </w:rPr>
        <w:lastRenderedPageBreak/>
        <w:t>与试验医疗器械无关：</w:t>
      </w:r>
    </w:p>
    <w:p w14:paraId="64C7E7BE" w14:textId="77777777" w:rsidR="001C73AA" w:rsidRDefault="00000000">
      <w:pPr>
        <w:numPr>
          <w:ilvl w:val="0"/>
          <w:numId w:val="69"/>
        </w:numPr>
        <w:spacing w:line="360" w:lineRule="auto"/>
        <w:ind w:leftChars="200" w:left="708" w:hangingChars="120" w:hanging="288"/>
        <w:rPr>
          <w:sz w:val="24"/>
          <w:szCs w:val="32"/>
        </w:rPr>
      </w:pPr>
      <w:r>
        <w:rPr>
          <w:sz w:val="24"/>
          <w:szCs w:val="32"/>
        </w:rPr>
        <w:t>两者不存在合理时间关系；</w:t>
      </w:r>
    </w:p>
    <w:p w14:paraId="09BE8378" w14:textId="77777777" w:rsidR="001C73AA" w:rsidRDefault="00000000">
      <w:pPr>
        <w:numPr>
          <w:ilvl w:val="0"/>
          <w:numId w:val="69"/>
        </w:numPr>
        <w:spacing w:line="360" w:lineRule="auto"/>
        <w:ind w:leftChars="200" w:left="708" w:hangingChars="120" w:hanging="288"/>
        <w:rPr>
          <w:sz w:val="24"/>
          <w:szCs w:val="32"/>
        </w:rPr>
      </w:pPr>
      <w:r>
        <w:rPr>
          <w:sz w:val="24"/>
          <w:szCs w:val="32"/>
        </w:rPr>
        <w:t>该不良事件为该试验医疗器械不可能导致的事件类型；</w:t>
      </w:r>
    </w:p>
    <w:p w14:paraId="29816633" w14:textId="77777777" w:rsidR="001C73AA" w:rsidRDefault="00000000">
      <w:pPr>
        <w:numPr>
          <w:ilvl w:val="0"/>
          <w:numId w:val="69"/>
        </w:numPr>
        <w:spacing w:line="360" w:lineRule="auto"/>
        <w:ind w:leftChars="200" w:left="708" w:hangingChars="120" w:hanging="288"/>
        <w:rPr>
          <w:sz w:val="24"/>
          <w:szCs w:val="32"/>
        </w:rPr>
      </w:pPr>
      <w:r>
        <w:rPr>
          <w:sz w:val="24"/>
          <w:szCs w:val="32"/>
        </w:rPr>
        <w:t>该不良事件可用合并用械</w:t>
      </w:r>
      <w:r>
        <w:rPr>
          <w:sz w:val="24"/>
          <w:szCs w:val="32"/>
        </w:rPr>
        <w:t>/</w:t>
      </w:r>
      <w:r>
        <w:rPr>
          <w:sz w:val="24"/>
          <w:szCs w:val="32"/>
        </w:rPr>
        <w:t>药、患者病情进展、其他治疗影响来解释。</w:t>
      </w:r>
    </w:p>
    <w:p w14:paraId="02C484A8" w14:textId="77777777" w:rsidR="001C73AA" w:rsidRDefault="00000000">
      <w:pPr>
        <w:spacing w:line="360" w:lineRule="auto"/>
        <w:ind w:leftChars="200" w:left="1260" w:hangingChars="350" w:hanging="840"/>
        <w:rPr>
          <w:sz w:val="24"/>
          <w:szCs w:val="32"/>
        </w:rPr>
      </w:pPr>
      <w:r>
        <w:rPr>
          <w:sz w:val="24"/>
          <w:szCs w:val="32"/>
        </w:rPr>
        <w:t>同时满足其中三条判断为</w:t>
      </w:r>
      <w:r>
        <w:rPr>
          <w:sz w:val="24"/>
          <w:szCs w:val="32"/>
        </w:rPr>
        <w:t>“</w:t>
      </w:r>
      <w:r>
        <w:rPr>
          <w:sz w:val="24"/>
          <w:szCs w:val="32"/>
        </w:rPr>
        <w:t>肯定无关</w:t>
      </w:r>
      <w:r>
        <w:rPr>
          <w:sz w:val="24"/>
          <w:szCs w:val="32"/>
        </w:rPr>
        <w:t>”</w:t>
      </w:r>
      <w:r>
        <w:rPr>
          <w:sz w:val="24"/>
          <w:szCs w:val="32"/>
        </w:rPr>
        <w:t>；满足其中一条判断为</w:t>
      </w:r>
      <w:r>
        <w:rPr>
          <w:sz w:val="24"/>
          <w:szCs w:val="32"/>
        </w:rPr>
        <w:t>“</w:t>
      </w:r>
      <w:r>
        <w:rPr>
          <w:sz w:val="24"/>
          <w:szCs w:val="32"/>
        </w:rPr>
        <w:t>可能无关</w:t>
      </w:r>
      <w:r>
        <w:rPr>
          <w:sz w:val="24"/>
          <w:szCs w:val="32"/>
        </w:rPr>
        <w:t>”</w:t>
      </w:r>
      <w:r>
        <w:rPr>
          <w:sz w:val="24"/>
          <w:szCs w:val="32"/>
        </w:rPr>
        <w:t>。</w:t>
      </w:r>
    </w:p>
    <w:p w14:paraId="4C492644" w14:textId="77777777" w:rsidR="001C73AA" w:rsidRDefault="00000000">
      <w:pPr>
        <w:pStyle w:val="24"/>
        <w:numPr>
          <w:ilvl w:val="1"/>
          <w:numId w:val="64"/>
        </w:numPr>
        <w:spacing w:beforeLines="0" w:before="0"/>
        <w:ind w:firstLine="0"/>
        <w:rPr>
          <w:bCs/>
        </w:rPr>
      </w:pPr>
      <w:bookmarkStart w:id="1815" w:name="_Toc118380734"/>
      <w:bookmarkStart w:id="1816" w:name="_Toc32650"/>
      <w:bookmarkStart w:id="1817" w:name="_Toc11890"/>
      <w:bookmarkStart w:id="1818" w:name="_Toc13233"/>
      <w:bookmarkStart w:id="1819" w:name="_Toc24046"/>
      <w:bookmarkStart w:id="1820" w:name="_Toc15565"/>
      <w:bookmarkStart w:id="1821" w:name="_Toc7625"/>
      <w:bookmarkStart w:id="1822" w:name="_Toc15188"/>
      <w:bookmarkStart w:id="1823" w:name="_Toc4355"/>
      <w:bookmarkStart w:id="1824" w:name="_Toc19938"/>
      <w:bookmarkStart w:id="1825" w:name="_Toc104145023"/>
      <w:bookmarkStart w:id="1826" w:name="_Toc104144647"/>
      <w:bookmarkStart w:id="1827" w:name="_Toc104144485"/>
      <w:r>
        <w:rPr>
          <w:bCs/>
        </w:rPr>
        <w:t>器械缺陷</w:t>
      </w:r>
      <w:bookmarkEnd w:id="1815"/>
      <w:bookmarkEnd w:id="1816"/>
      <w:bookmarkEnd w:id="1817"/>
      <w:bookmarkEnd w:id="1818"/>
      <w:bookmarkEnd w:id="1819"/>
      <w:bookmarkEnd w:id="1820"/>
      <w:bookmarkEnd w:id="1821"/>
      <w:bookmarkEnd w:id="1822"/>
      <w:bookmarkEnd w:id="1823"/>
      <w:bookmarkEnd w:id="1824"/>
      <w:bookmarkEnd w:id="1825"/>
      <w:bookmarkEnd w:id="1826"/>
      <w:bookmarkEnd w:id="1827"/>
    </w:p>
    <w:p w14:paraId="4B83763D" w14:textId="77777777" w:rsidR="001C73AA" w:rsidRDefault="00000000">
      <w:pPr>
        <w:widowControl/>
        <w:spacing w:line="360" w:lineRule="auto"/>
        <w:ind w:firstLineChars="200" w:firstLine="480"/>
        <w:rPr>
          <w:color w:val="000000" w:themeColor="text1"/>
          <w:sz w:val="24"/>
          <w:lang w:bidi="ar"/>
        </w:rPr>
      </w:pPr>
      <w:bookmarkStart w:id="1828" w:name="_Toc17925"/>
      <w:bookmarkStart w:id="1829" w:name="_Toc26913"/>
      <w:bookmarkStart w:id="1830" w:name="_Toc31718"/>
      <w:bookmarkStart w:id="1831" w:name="_Toc16795"/>
      <w:bookmarkStart w:id="1832" w:name="_Toc24570"/>
      <w:bookmarkStart w:id="1833" w:name="_Toc14780"/>
      <w:r>
        <w:rPr>
          <w:color w:val="000000" w:themeColor="text1"/>
          <w:sz w:val="24"/>
          <w:lang w:bidi="ar"/>
        </w:rPr>
        <w:t>器械缺陷，是指临床试验过程中医疗器械在正常使用情况下存在可能危及人体健康和生命安全的不合理风险，如标签错误、质量问题、故障等。研究者应当记录临床试验过程中发现的所有器械缺陷。</w:t>
      </w:r>
    </w:p>
    <w:p w14:paraId="343741CD" w14:textId="77777777" w:rsidR="001C73AA" w:rsidRDefault="00000000">
      <w:pPr>
        <w:widowControl/>
        <w:spacing w:line="360" w:lineRule="auto"/>
        <w:ind w:firstLineChars="200" w:firstLine="480"/>
        <w:rPr>
          <w:color w:val="000000" w:themeColor="text1"/>
          <w:sz w:val="24"/>
        </w:rPr>
      </w:pPr>
      <w:r>
        <w:rPr>
          <w:color w:val="000000" w:themeColor="text1"/>
          <w:sz w:val="24"/>
        </w:rPr>
        <w:t>本试验研究器械已</w:t>
      </w:r>
      <w:r>
        <w:rPr>
          <w:bCs/>
          <w:color w:val="000000" w:themeColor="text1"/>
          <w:sz w:val="24"/>
        </w:rPr>
        <w:t>经国家药品监督管理局认定的</w:t>
      </w:r>
      <w:r>
        <w:rPr>
          <w:rFonts w:hint="eastAsia"/>
          <w:bCs/>
          <w:sz w:val="24"/>
        </w:rPr>
        <w:t>中国食品药品检定研究院检测</w:t>
      </w:r>
      <w:r>
        <w:rPr>
          <w:bCs/>
          <w:color w:val="000000" w:themeColor="text1"/>
          <w:sz w:val="24"/>
        </w:rPr>
        <w:t>，结论为合格，符合临床应用的要求</w:t>
      </w:r>
      <w:r>
        <w:rPr>
          <w:color w:val="000000" w:themeColor="text1"/>
          <w:sz w:val="24"/>
        </w:rPr>
        <w:t>，并在出厂时经生产企业内部检验为合格，生产企业会严格把控产品质量问题，避免上述器械缺陷发生。</w:t>
      </w:r>
    </w:p>
    <w:p w14:paraId="05AB580F" w14:textId="77777777" w:rsidR="001C73AA" w:rsidRDefault="00000000">
      <w:pPr>
        <w:pStyle w:val="24"/>
        <w:numPr>
          <w:ilvl w:val="1"/>
          <w:numId w:val="64"/>
        </w:numPr>
        <w:spacing w:beforeLines="0" w:before="0"/>
        <w:ind w:firstLine="0"/>
        <w:rPr>
          <w:bCs/>
        </w:rPr>
      </w:pPr>
      <w:bookmarkStart w:id="1834" w:name="_Toc28090"/>
      <w:bookmarkStart w:id="1835" w:name="_Toc4935"/>
      <w:bookmarkStart w:id="1836" w:name="_Toc118380735"/>
      <w:bookmarkStart w:id="1837" w:name="_Toc338"/>
      <w:bookmarkStart w:id="1838" w:name="_Toc104145024"/>
      <w:bookmarkStart w:id="1839" w:name="_Toc104144648"/>
      <w:bookmarkStart w:id="1840" w:name="_Toc104144486"/>
      <w:r>
        <w:rPr>
          <w:bCs/>
        </w:rPr>
        <w:t>严重不良事件的定义</w:t>
      </w:r>
      <w:bookmarkEnd w:id="1828"/>
      <w:bookmarkEnd w:id="1829"/>
      <w:bookmarkEnd w:id="1830"/>
      <w:bookmarkEnd w:id="1831"/>
      <w:bookmarkEnd w:id="1832"/>
      <w:bookmarkEnd w:id="1833"/>
      <w:bookmarkEnd w:id="1834"/>
      <w:bookmarkEnd w:id="1835"/>
      <w:bookmarkEnd w:id="1836"/>
      <w:bookmarkEnd w:id="1837"/>
      <w:bookmarkEnd w:id="1838"/>
      <w:bookmarkEnd w:id="1839"/>
      <w:bookmarkEnd w:id="1840"/>
    </w:p>
    <w:p w14:paraId="63893CA7" w14:textId="77777777" w:rsidR="001C73AA" w:rsidRDefault="00000000">
      <w:pPr>
        <w:spacing w:line="360" w:lineRule="auto"/>
        <w:ind w:firstLineChars="200" w:firstLine="480"/>
        <w:rPr>
          <w:color w:val="000000" w:themeColor="text1"/>
          <w:sz w:val="24"/>
          <w:szCs w:val="32"/>
          <w:lang w:val="en-GB"/>
        </w:rPr>
      </w:pPr>
      <w:r>
        <w:rPr>
          <w:color w:val="000000" w:themeColor="text1"/>
          <w:sz w:val="24"/>
          <w:szCs w:val="32"/>
          <w:lang w:val="en-GB"/>
        </w:rPr>
        <w:t>严重不良事件：是指临床试验过程中发生的导致死亡或者健康状况严重恶化，包括致命的疾病或者伤害、身体结构或者身体功能的永久性缺陷、需住院治疗或者延长住院时间、需要进行医疗或者手术介入以避免对身体结构或者身体功能造成永久性缺陷；导致胎儿窘迫、胎儿死亡或者先天性异常、先天缺损等事件。</w:t>
      </w:r>
    </w:p>
    <w:p w14:paraId="0BD6A131" w14:textId="77777777" w:rsidR="001C73AA" w:rsidRDefault="00000000">
      <w:pPr>
        <w:pStyle w:val="24"/>
        <w:numPr>
          <w:ilvl w:val="1"/>
          <w:numId w:val="64"/>
        </w:numPr>
        <w:spacing w:beforeLines="0" w:before="0"/>
        <w:ind w:firstLine="0"/>
        <w:rPr>
          <w:bCs/>
        </w:rPr>
      </w:pPr>
      <w:bookmarkStart w:id="1841" w:name="_Toc104145025"/>
      <w:bookmarkStart w:id="1842" w:name="_Toc104144487"/>
      <w:bookmarkStart w:id="1843" w:name="_Toc28457"/>
      <w:bookmarkStart w:id="1844" w:name="_Toc8518"/>
      <w:bookmarkStart w:id="1845" w:name="_Toc104144649"/>
      <w:bookmarkStart w:id="1846" w:name="_Toc102036712"/>
      <w:bookmarkStart w:id="1847" w:name="_Toc118380736"/>
      <w:bookmarkStart w:id="1848" w:name="_Toc22232"/>
      <w:r>
        <w:rPr>
          <w:bCs/>
        </w:rPr>
        <w:t>报告程序、联络人信息</w:t>
      </w:r>
      <w:bookmarkEnd w:id="1841"/>
      <w:bookmarkEnd w:id="1842"/>
      <w:bookmarkEnd w:id="1843"/>
      <w:bookmarkEnd w:id="1844"/>
      <w:bookmarkEnd w:id="1845"/>
      <w:bookmarkEnd w:id="1846"/>
      <w:bookmarkEnd w:id="1847"/>
      <w:bookmarkEnd w:id="1848"/>
    </w:p>
    <w:p w14:paraId="337B5AAE" w14:textId="77777777" w:rsidR="001C73AA" w:rsidRDefault="00000000">
      <w:pPr>
        <w:adjustRightInd w:val="0"/>
        <w:snapToGrid w:val="0"/>
        <w:spacing w:line="360" w:lineRule="auto"/>
        <w:ind w:firstLine="480"/>
        <w:rPr>
          <w:snapToGrid w:val="0"/>
          <w:color w:val="000000" w:themeColor="text1"/>
          <w:sz w:val="24"/>
        </w:rPr>
      </w:pPr>
      <w:r>
        <w:rPr>
          <w:rFonts w:hint="eastAsia"/>
          <w:snapToGrid w:val="0"/>
          <w:color w:val="000000" w:themeColor="text1"/>
          <w:sz w:val="24"/>
        </w:rPr>
        <w:t>一般不良事件需在</w:t>
      </w:r>
      <w:r>
        <w:rPr>
          <w:rFonts w:hint="eastAsia"/>
          <w:snapToGrid w:val="0"/>
          <w:color w:val="000000" w:themeColor="text1"/>
          <w:sz w:val="24"/>
        </w:rPr>
        <w:t>eCRF</w:t>
      </w:r>
      <w:r>
        <w:rPr>
          <w:rFonts w:hint="eastAsia"/>
          <w:snapToGrid w:val="0"/>
          <w:color w:val="000000" w:themeColor="text1"/>
          <w:sz w:val="24"/>
        </w:rPr>
        <w:t>表中记录，无需特别报告。</w:t>
      </w:r>
    </w:p>
    <w:p w14:paraId="1579298C" w14:textId="77777777" w:rsidR="001C73AA" w:rsidRDefault="00000000">
      <w:pPr>
        <w:adjustRightInd w:val="0"/>
        <w:snapToGrid w:val="0"/>
        <w:spacing w:line="360" w:lineRule="auto"/>
        <w:ind w:firstLine="480"/>
        <w:rPr>
          <w:snapToGrid w:val="0"/>
          <w:color w:val="000000" w:themeColor="text1"/>
          <w:sz w:val="24"/>
        </w:rPr>
      </w:pPr>
      <w:r>
        <w:rPr>
          <w:rFonts w:hint="eastAsia"/>
          <w:snapToGrid w:val="0"/>
          <w:color w:val="000000" w:themeColor="text1"/>
          <w:sz w:val="24"/>
        </w:rPr>
        <w:t>凡在签署知情同意书之后发生的所有的严重不良事件和可能导致严重不良事件的器械缺陷，无论是否具有可疑的因果关系，研究者应当立即对受试者采取适当的治疗措施；同时，研究者应当在获知严重不良事件后</w:t>
      </w:r>
      <w:r>
        <w:rPr>
          <w:rFonts w:hint="eastAsia"/>
          <w:snapToGrid w:val="0"/>
          <w:color w:val="000000" w:themeColor="text1"/>
          <w:sz w:val="24"/>
        </w:rPr>
        <w:t>24</w:t>
      </w:r>
      <w:r>
        <w:rPr>
          <w:rFonts w:hint="eastAsia"/>
          <w:snapToGrid w:val="0"/>
          <w:color w:val="000000" w:themeColor="text1"/>
          <w:sz w:val="24"/>
        </w:rPr>
        <w:t>小时内，向申办者、医疗器械临床试验机构管理部门、伦理委员会报告；并按照临床试验方案的规定随访严重不良事件，提交严重不良事件随访报告。</w:t>
      </w:r>
    </w:p>
    <w:p w14:paraId="2B5EC288" w14:textId="77777777" w:rsidR="001C73AA" w:rsidRDefault="00000000">
      <w:pPr>
        <w:adjustRightInd w:val="0"/>
        <w:snapToGrid w:val="0"/>
        <w:spacing w:line="360" w:lineRule="auto"/>
        <w:ind w:firstLine="480"/>
        <w:rPr>
          <w:snapToGrid w:val="0"/>
          <w:color w:val="000000" w:themeColor="text1"/>
          <w:sz w:val="24"/>
        </w:rPr>
      </w:pPr>
      <w:r>
        <w:rPr>
          <w:rFonts w:hint="eastAsia"/>
          <w:snapToGrid w:val="0"/>
          <w:color w:val="000000" w:themeColor="text1"/>
          <w:sz w:val="24"/>
        </w:rPr>
        <w:t>申办者应当在获知死亡或者危及生命的临床试验医疗器械相关严重不良事件后</w:t>
      </w:r>
      <w:r>
        <w:rPr>
          <w:rFonts w:hint="eastAsia"/>
          <w:snapToGrid w:val="0"/>
          <w:color w:val="000000" w:themeColor="text1"/>
          <w:sz w:val="24"/>
        </w:rPr>
        <w:t>7</w:t>
      </w:r>
      <w:r>
        <w:rPr>
          <w:rFonts w:hint="eastAsia"/>
          <w:snapToGrid w:val="0"/>
          <w:color w:val="000000" w:themeColor="text1"/>
          <w:sz w:val="24"/>
        </w:rPr>
        <w:t>日内、获知非死亡或者非危及生命的试验医疗器械相关严重不良事件和其他严重安全性风险信息后</w:t>
      </w:r>
      <w:r>
        <w:rPr>
          <w:rFonts w:hint="eastAsia"/>
          <w:snapToGrid w:val="0"/>
          <w:color w:val="000000" w:themeColor="text1"/>
          <w:sz w:val="24"/>
        </w:rPr>
        <w:t>15</w:t>
      </w:r>
      <w:r>
        <w:rPr>
          <w:rFonts w:hint="eastAsia"/>
          <w:snapToGrid w:val="0"/>
          <w:color w:val="000000" w:themeColor="text1"/>
          <w:sz w:val="24"/>
        </w:rPr>
        <w:t>日内，向参与临床试验的其他医疗器械临床试验机构、伦理委员会以及主要研究者报告，向申办者所在地省、自治区、直辖市药品监督管理部门报告，向医疗器械临床试验机构所在地省、自治区、直辖市药品监督管理部门和卫生健康管理部</w:t>
      </w:r>
      <w:r>
        <w:rPr>
          <w:rFonts w:hint="eastAsia"/>
          <w:snapToGrid w:val="0"/>
          <w:color w:val="000000" w:themeColor="text1"/>
          <w:sz w:val="24"/>
        </w:rPr>
        <w:lastRenderedPageBreak/>
        <w:t>门报告，并采取风险控制措施；出现可能影响受试者安全、可能影响医疗器械临床试验实施、可能改变伦理委员会同意意见的信息时，应当及时组织对临床试验方案、知情同意书和其他提供给受试者的信息、以及其他相关文件进行修改，并提交伦理委员会审查。</w:t>
      </w:r>
    </w:p>
    <w:p w14:paraId="664BDCD8" w14:textId="77777777" w:rsidR="001C73AA" w:rsidRDefault="00000000">
      <w:pPr>
        <w:pStyle w:val="11"/>
        <w:numPr>
          <w:ilvl w:val="0"/>
          <w:numId w:val="13"/>
        </w:numPr>
        <w:spacing w:before="312" w:after="156"/>
        <w:rPr>
          <w:bCs/>
        </w:rPr>
      </w:pPr>
      <w:bookmarkStart w:id="1849" w:name="_Toc102036713"/>
      <w:bookmarkStart w:id="1850" w:name="_Toc21840"/>
      <w:bookmarkStart w:id="1851" w:name="_Toc104144488"/>
      <w:bookmarkStart w:id="1852" w:name="_Toc16004"/>
      <w:bookmarkStart w:id="1853" w:name="_Toc104144650"/>
      <w:bookmarkStart w:id="1854" w:name="_Toc104145026"/>
      <w:bookmarkStart w:id="1855" w:name="_Toc23677"/>
      <w:bookmarkStart w:id="1856" w:name="_Toc118380737"/>
      <w:r>
        <w:rPr>
          <w:bCs/>
        </w:rPr>
        <w:t>临床试验方案偏离与修正</w:t>
      </w:r>
      <w:bookmarkEnd w:id="1849"/>
      <w:r>
        <w:rPr>
          <w:rFonts w:hint="eastAsia"/>
          <w:bCs/>
        </w:rPr>
        <w:t>的规定</w:t>
      </w:r>
      <w:bookmarkEnd w:id="1850"/>
      <w:bookmarkEnd w:id="1851"/>
      <w:bookmarkEnd w:id="1852"/>
      <w:bookmarkEnd w:id="1853"/>
      <w:bookmarkEnd w:id="1854"/>
      <w:bookmarkEnd w:id="1855"/>
      <w:bookmarkEnd w:id="1856"/>
    </w:p>
    <w:p w14:paraId="21106982" w14:textId="77777777" w:rsidR="001C73AA" w:rsidRDefault="00000000">
      <w:pPr>
        <w:pStyle w:val="24"/>
        <w:numPr>
          <w:ilvl w:val="1"/>
          <w:numId w:val="70"/>
        </w:numPr>
        <w:snapToGrid w:val="0"/>
        <w:spacing w:beforeLines="0" w:before="0"/>
        <w:ind w:firstLine="0"/>
        <w:rPr>
          <w:bCs/>
        </w:rPr>
      </w:pPr>
      <w:bookmarkStart w:id="1857" w:name="_Toc32656"/>
      <w:bookmarkStart w:id="1858" w:name="_Toc10564"/>
      <w:bookmarkStart w:id="1859" w:name="_Toc18709"/>
      <w:bookmarkStart w:id="1860" w:name="_Toc102036714"/>
      <w:bookmarkStart w:id="1861" w:name="_Toc12771"/>
      <w:bookmarkStart w:id="1862" w:name="_Toc3262"/>
      <w:bookmarkStart w:id="1863" w:name="_Toc104144651"/>
      <w:bookmarkStart w:id="1864" w:name="_Toc11774"/>
      <w:bookmarkStart w:id="1865" w:name="_Toc16579"/>
      <w:bookmarkStart w:id="1866" w:name="_Toc10135"/>
      <w:bookmarkStart w:id="1867" w:name="_Toc26832"/>
      <w:bookmarkStart w:id="1868" w:name="_Toc26061"/>
      <w:bookmarkStart w:id="1869" w:name="_Toc28643"/>
      <w:bookmarkStart w:id="1870" w:name="_Toc529173728"/>
      <w:bookmarkStart w:id="1871" w:name="_Toc118"/>
      <w:bookmarkStart w:id="1872" w:name="_Toc8868"/>
      <w:bookmarkStart w:id="1873" w:name="_Toc24917"/>
      <w:bookmarkStart w:id="1874" w:name="_Toc9882"/>
      <w:bookmarkStart w:id="1875" w:name="_Toc21695"/>
      <w:bookmarkStart w:id="1876" w:name="_Toc9948"/>
      <w:bookmarkStart w:id="1877" w:name="_Toc104145027"/>
      <w:bookmarkStart w:id="1878" w:name="_Toc32097"/>
      <w:bookmarkStart w:id="1879" w:name="_Toc10512"/>
      <w:bookmarkStart w:id="1880" w:name="_Toc29112"/>
      <w:bookmarkStart w:id="1881" w:name="_Toc10880"/>
      <w:bookmarkStart w:id="1882" w:name="_Toc19034"/>
      <w:bookmarkStart w:id="1883" w:name="_Toc19581"/>
      <w:bookmarkStart w:id="1884" w:name="_Toc11620"/>
      <w:bookmarkStart w:id="1885" w:name="_Toc32010"/>
      <w:bookmarkStart w:id="1886" w:name="_Toc118380738"/>
      <w:bookmarkStart w:id="1887" w:name="_Toc104144489"/>
      <w:bookmarkStart w:id="1888" w:name="_Toc23069"/>
      <w:bookmarkStart w:id="1889" w:name="_Toc1242"/>
      <w:bookmarkStart w:id="1890" w:name="_Toc439841039"/>
      <w:r>
        <w:rPr>
          <w:bCs/>
        </w:rPr>
        <w:t>临床试验方案的偏离</w:t>
      </w:r>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p>
    <w:bookmarkEnd w:id="1890"/>
    <w:p w14:paraId="020E777F" w14:textId="77777777" w:rsidR="001C73AA" w:rsidRDefault="00000000">
      <w:pPr>
        <w:adjustRightInd w:val="0"/>
        <w:snapToGrid w:val="0"/>
        <w:spacing w:line="360" w:lineRule="auto"/>
        <w:ind w:firstLine="480"/>
        <w:rPr>
          <w:snapToGrid w:val="0"/>
          <w:color w:val="000000" w:themeColor="text1"/>
          <w:sz w:val="24"/>
        </w:rPr>
      </w:pPr>
      <w:r>
        <w:rPr>
          <w:snapToGrid w:val="0"/>
          <w:color w:val="000000" w:themeColor="text1"/>
          <w:sz w:val="24"/>
        </w:rPr>
        <w:t>偏离，是指有意或者无意地未遵守医疗器械临床试验方案要求的情形。</w:t>
      </w:r>
    </w:p>
    <w:p w14:paraId="602E6112" w14:textId="77777777" w:rsidR="001C73AA" w:rsidRDefault="00000000">
      <w:pPr>
        <w:adjustRightInd w:val="0"/>
        <w:snapToGrid w:val="0"/>
        <w:spacing w:line="360" w:lineRule="auto"/>
        <w:ind w:firstLine="480"/>
        <w:rPr>
          <w:snapToGrid w:val="0"/>
          <w:color w:val="000000" w:themeColor="text1"/>
          <w:sz w:val="24"/>
        </w:rPr>
      </w:pPr>
      <w:r>
        <w:rPr>
          <w:snapToGrid w:val="0"/>
          <w:color w:val="000000" w:themeColor="text1"/>
          <w:sz w:val="24"/>
        </w:rPr>
        <w:t>对临床试验方案的偏离，如偏离影响受试者权益、安全和健康应及时填写方案偏离报告表，上报伦理委员会。为保护受试者权益、安全和健康，在紧急情况下偏离临床试验方案可不经过申办者和伦理委员会的事先同意和批准。这种偏离应形成文件，并尽快报告给申办者和伦理委员会。</w:t>
      </w:r>
    </w:p>
    <w:p w14:paraId="3E3A5B9F" w14:textId="77777777" w:rsidR="001C73AA" w:rsidRDefault="00000000">
      <w:pPr>
        <w:adjustRightInd w:val="0"/>
        <w:snapToGrid w:val="0"/>
        <w:spacing w:line="360" w:lineRule="auto"/>
        <w:ind w:firstLine="480"/>
        <w:rPr>
          <w:snapToGrid w:val="0"/>
          <w:color w:val="000000" w:themeColor="text1"/>
          <w:sz w:val="24"/>
        </w:rPr>
      </w:pPr>
      <w:r>
        <w:rPr>
          <w:snapToGrid w:val="0"/>
          <w:color w:val="000000" w:themeColor="text1"/>
          <w:sz w:val="24"/>
        </w:rPr>
        <w:t>如因采用现行纳入排除标准不能纳入足够数量的受试者，造成偏离方案的，应修改方案并报告给伦理委员会审批和备案。</w:t>
      </w:r>
    </w:p>
    <w:p w14:paraId="537F88C8" w14:textId="77777777" w:rsidR="001C73AA" w:rsidRDefault="00000000">
      <w:pPr>
        <w:pStyle w:val="24"/>
        <w:numPr>
          <w:ilvl w:val="1"/>
          <w:numId w:val="70"/>
        </w:numPr>
        <w:snapToGrid w:val="0"/>
        <w:spacing w:beforeLines="0" w:before="0"/>
        <w:ind w:firstLine="0"/>
        <w:rPr>
          <w:bCs/>
        </w:rPr>
      </w:pPr>
      <w:bookmarkStart w:id="1891" w:name="_Toc16537"/>
      <w:bookmarkStart w:id="1892" w:name="_Toc27441"/>
      <w:bookmarkStart w:id="1893" w:name="_Toc21539"/>
      <w:bookmarkStart w:id="1894" w:name="_Toc22668"/>
      <w:bookmarkStart w:id="1895" w:name="_Toc31540"/>
      <w:bookmarkStart w:id="1896" w:name="_Toc24680"/>
      <w:bookmarkStart w:id="1897" w:name="_Toc10875"/>
      <w:bookmarkStart w:id="1898" w:name="_Toc1576"/>
      <w:bookmarkStart w:id="1899" w:name="_Toc32205"/>
      <w:bookmarkStart w:id="1900" w:name="_Toc32212"/>
      <w:bookmarkStart w:id="1901" w:name="_Toc20677"/>
      <w:bookmarkStart w:id="1902" w:name="_Toc10041"/>
      <w:bookmarkStart w:id="1903" w:name="_Toc22242"/>
      <w:bookmarkStart w:id="1904" w:name="_Toc104144490"/>
      <w:bookmarkStart w:id="1905" w:name="_Toc22171"/>
      <w:bookmarkStart w:id="1906" w:name="_Toc30242"/>
      <w:bookmarkStart w:id="1907" w:name="_Toc102036715"/>
      <w:bookmarkStart w:id="1908" w:name="_Toc32692"/>
      <w:bookmarkStart w:id="1909" w:name="_Toc118380739"/>
      <w:bookmarkStart w:id="1910" w:name="_Toc104144652"/>
      <w:bookmarkStart w:id="1911" w:name="_Toc1588"/>
      <w:bookmarkStart w:id="1912" w:name="_Toc15182"/>
      <w:bookmarkStart w:id="1913" w:name="_Toc7315"/>
      <w:bookmarkStart w:id="1914" w:name="_Toc13615"/>
      <w:bookmarkStart w:id="1915" w:name="_Toc23162"/>
      <w:bookmarkStart w:id="1916" w:name="_Toc31980"/>
      <w:bookmarkStart w:id="1917" w:name="_Toc8119"/>
      <w:bookmarkStart w:id="1918" w:name="_Toc28423"/>
      <w:bookmarkStart w:id="1919" w:name="_Toc4117"/>
      <w:bookmarkStart w:id="1920" w:name="_Toc529173731"/>
      <w:bookmarkStart w:id="1921" w:name="_Toc104145028"/>
      <w:bookmarkStart w:id="1922" w:name="_Toc10057"/>
      <w:bookmarkStart w:id="1923" w:name="_Toc24288"/>
      <w:r>
        <w:rPr>
          <w:bCs/>
        </w:rPr>
        <w:t>临床试验方案的修正</w:t>
      </w:r>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p>
    <w:p w14:paraId="59EF93C6" w14:textId="77777777" w:rsidR="001C73AA" w:rsidRDefault="00000000">
      <w:pPr>
        <w:adjustRightInd w:val="0"/>
        <w:snapToGrid w:val="0"/>
        <w:spacing w:line="360" w:lineRule="auto"/>
        <w:ind w:firstLine="480"/>
        <w:rPr>
          <w:snapToGrid w:val="0"/>
          <w:color w:val="000000" w:themeColor="text1"/>
          <w:kern w:val="0"/>
          <w:sz w:val="24"/>
        </w:rPr>
      </w:pPr>
      <w:r>
        <w:rPr>
          <w:snapToGrid w:val="0"/>
          <w:color w:val="000000" w:themeColor="text1"/>
          <w:kern w:val="0"/>
          <w:sz w:val="24"/>
        </w:rPr>
        <w:t>临床方案的修改版须申办者和研究者共同撰写。主要的修改版应递交给伦理委员会审批和备案。</w:t>
      </w:r>
    </w:p>
    <w:p w14:paraId="7AFEEFCD" w14:textId="77777777" w:rsidR="001C73AA" w:rsidRDefault="00000000">
      <w:pPr>
        <w:adjustRightInd w:val="0"/>
        <w:snapToGrid w:val="0"/>
        <w:spacing w:line="360" w:lineRule="auto"/>
        <w:ind w:firstLine="480"/>
        <w:rPr>
          <w:snapToGrid w:val="0"/>
          <w:color w:val="000000" w:themeColor="text1"/>
          <w:sz w:val="24"/>
        </w:rPr>
      </w:pPr>
      <w:r>
        <w:rPr>
          <w:snapToGrid w:val="0"/>
          <w:color w:val="000000" w:themeColor="text1"/>
          <w:kern w:val="0"/>
          <w:sz w:val="24"/>
        </w:rPr>
        <w:t>当临床试验机构和研究者的最初名单有改动时，每次改动可无需采用正式修正方案的方式更新名单，可由申办者留存一份更新名单，需要时提供，但最终报告必须提供所有临床试验机构和研究者的最终名单。</w:t>
      </w:r>
    </w:p>
    <w:p w14:paraId="48B0356B" w14:textId="77777777" w:rsidR="001C73AA" w:rsidRDefault="00000000">
      <w:pPr>
        <w:pStyle w:val="11"/>
        <w:numPr>
          <w:ilvl w:val="0"/>
          <w:numId w:val="13"/>
        </w:numPr>
        <w:spacing w:before="312" w:after="156"/>
        <w:rPr>
          <w:bCs/>
        </w:rPr>
      </w:pPr>
      <w:bookmarkStart w:id="1924" w:name="_Toc104145029"/>
      <w:bookmarkStart w:id="1925" w:name="_Toc104144491"/>
      <w:bookmarkStart w:id="1926" w:name="_Toc104144653"/>
      <w:bookmarkStart w:id="1927" w:name="_Toc102036716"/>
      <w:bookmarkStart w:id="1928" w:name="_Toc118380740"/>
      <w:bookmarkStart w:id="1929" w:name="_Toc14038"/>
      <w:bookmarkStart w:id="1930" w:name="_Toc32047"/>
      <w:bookmarkStart w:id="1931" w:name="_Toc22072"/>
      <w:r>
        <w:rPr>
          <w:bCs/>
        </w:rPr>
        <w:t>直接访问源数据、文件</w:t>
      </w:r>
      <w:bookmarkEnd w:id="1924"/>
      <w:bookmarkEnd w:id="1925"/>
      <w:bookmarkEnd w:id="1926"/>
      <w:bookmarkEnd w:id="1927"/>
      <w:bookmarkEnd w:id="1928"/>
      <w:bookmarkEnd w:id="1929"/>
      <w:bookmarkEnd w:id="1930"/>
      <w:bookmarkEnd w:id="1931"/>
    </w:p>
    <w:p w14:paraId="3D70C158" w14:textId="77777777" w:rsidR="001C73AA" w:rsidRDefault="00000000">
      <w:pPr>
        <w:widowControl/>
        <w:adjustRightInd w:val="0"/>
        <w:snapToGrid w:val="0"/>
        <w:spacing w:line="360" w:lineRule="auto"/>
        <w:ind w:firstLine="480"/>
        <w:rPr>
          <w:snapToGrid w:val="0"/>
          <w:color w:val="000000" w:themeColor="text1"/>
          <w:kern w:val="0"/>
          <w:sz w:val="24"/>
          <w:lang w:bidi="ar"/>
        </w:rPr>
      </w:pPr>
      <w:r>
        <w:rPr>
          <w:rFonts w:hint="eastAsia"/>
          <w:snapToGrid w:val="0"/>
          <w:color w:val="000000" w:themeColor="text1"/>
          <w:kern w:val="0"/>
          <w:sz w:val="24"/>
          <w:lang w:bidi="ar"/>
        </w:rPr>
        <w:t>源数据，是指临床试验中的临床发现、观察和其他活动的原始记录以及其经核准的副本中的所有信息，可以用于临床试验重建和评价。</w:t>
      </w:r>
    </w:p>
    <w:p w14:paraId="49A400DC" w14:textId="77777777" w:rsidR="001C73AA" w:rsidRDefault="00000000">
      <w:pPr>
        <w:widowControl/>
        <w:adjustRightInd w:val="0"/>
        <w:snapToGrid w:val="0"/>
        <w:spacing w:line="360" w:lineRule="auto"/>
        <w:ind w:firstLine="480"/>
        <w:rPr>
          <w:snapToGrid w:val="0"/>
          <w:color w:val="000000" w:themeColor="text1"/>
          <w:kern w:val="0"/>
          <w:sz w:val="24"/>
          <w:lang w:bidi="ar"/>
        </w:rPr>
      </w:pPr>
      <w:r>
        <w:rPr>
          <w:rFonts w:hint="eastAsia"/>
          <w:snapToGrid w:val="0"/>
          <w:color w:val="000000" w:themeColor="text1"/>
          <w:kern w:val="0"/>
          <w:sz w:val="24"/>
          <w:lang w:bidi="ar"/>
        </w:rPr>
        <w:t>源文件，是指包含源数据的印刷文件、可视文件或者电子文件等。</w:t>
      </w:r>
    </w:p>
    <w:p w14:paraId="72D2E55D" w14:textId="77777777" w:rsidR="001C73AA" w:rsidRDefault="00000000">
      <w:pPr>
        <w:adjustRightInd w:val="0"/>
        <w:snapToGrid w:val="0"/>
        <w:spacing w:line="360" w:lineRule="auto"/>
        <w:ind w:firstLineChars="200" w:firstLine="480"/>
        <w:rPr>
          <w:bCs/>
          <w:snapToGrid w:val="0"/>
          <w:color w:val="000000" w:themeColor="text1"/>
          <w:kern w:val="0"/>
          <w:sz w:val="24"/>
          <w:szCs w:val="28"/>
        </w:rPr>
      </w:pPr>
      <w:r>
        <w:rPr>
          <w:rFonts w:hint="eastAsia"/>
          <w:snapToGrid w:val="0"/>
          <w:color w:val="000000" w:themeColor="text1"/>
          <w:kern w:val="0"/>
          <w:sz w:val="24"/>
        </w:rPr>
        <w:t>根据监查员、伦理委员会或药品监督管理部门的要求，研究者</w:t>
      </w:r>
      <w:r>
        <w:rPr>
          <w:snapToGrid w:val="0"/>
          <w:color w:val="000000" w:themeColor="text1"/>
          <w:kern w:val="0"/>
          <w:sz w:val="24"/>
        </w:rPr>
        <w:t>/</w:t>
      </w:r>
      <w:r>
        <w:rPr>
          <w:rFonts w:hint="eastAsia"/>
          <w:snapToGrid w:val="0"/>
          <w:color w:val="000000" w:themeColor="text1"/>
          <w:kern w:val="0"/>
          <w:sz w:val="24"/>
        </w:rPr>
        <w:t>临床试验机构应当提供查阅所需的与试验有关的全部记录。</w:t>
      </w:r>
    </w:p>
    <w:p w14:paraId="52C72057" w14:textId="77777777" w:rsidR="001C73AA" w:rsidRDefault="00000000">
      <w:pPr>
        <w:pStyle w:val="11"/>
        <w:numPr>
          <w:ilvl w:val="0"/>
          <w:numId w:val="13"/>
        </w:numPr>
        <w:spacing w:before="312" w:after="156"/>
        <w:rPr>
          <w:bCs/>
        </w:rPr>
      </w:pPr>
      <w:bookmarkStart w:id="1932" w:name="_Toc102036717"/>
      <w:bookmarkStart w:id="1933" w:name="_Toc118380741"/>
      <w:bookmarkStart w:id="1934" w:name="_Toc16750"/>
      <w:bookmarkStart w:id="1935" w:name="_Toc16074"/>
      <w:bookmarkStart w:id="1936" w:name="_Toc104145030"/>
      <w:bookmarkStart w:id="1937" w:name="_Toc104144492"/>
      <w:bookmarkStart w:id="1938" w:name="_Toc15278"/>
      <w:bookmarkStart w:id="1939" w:name="_Toc104144654"/>
      <w:r>
        <w:rPr>
          <w:bCs/>
        </w:rPr>
        <w:lastRenderedPageBreak/>
        <w:t>临床试验报告</w:t>
      </w:r>
      <w:r>
        <w:rPr>
          <w:rFonts w:hint="eastAsia"/>
          <w:bCs/>
        </w:rPr>
        <w:t>应当</w:t>
      </w:r>
      <w:r>
        <w:rPr>
          <w:bCs/>
        </w:rPr>
        <w:t>涵盖的内容</w:t>
      </w:r>
      <w:bookmarkEnd w:id="1932"/>
      <w:bookmarkEnd w:id="1933"/>
      <w:bookmarkEnd w:id="1934"/>
      <w:bookmarkEnd w:id="1935"/>
      <w:bookmarkEnd w:id="1936"/>
      <w:bookmarkEnd w:id="1937"/>
      <w:bookmarkEnd w:id="1938"/>
      <w:bookmarkEnd w:id="1939"/>
    </w:p>
    <w:p w14:paraId="3C041E9C" w14:textId="77777777" w:rsidR="001C73AA" w:rsidRDefault="00000000">
      <w:pPr>
        <w:adjustRightInd w:val="0"/>
        <w:snapToGrid w:val="0"/>
        <w:spacing w:line="360" w:lineRule="auto"/>
        <w:ind w:firstLine="480"/>
        <w:rPr>
          <w:snapToGrid w:val="0"/>
          <w:color w:val="000000" w:themeColor="text1"/>
          <w:sz w:val="24"/>
        </w:rPr>
      </w:pPr>
      <w:r>
        <w:rPr>
          <w:rFonts w:hint="eastAsia"/>
          <w:snapToGrid w:val="0"/>
          <w:color w:val="000000" w:themeColor="text1"/>
          <w:sz w:val="24"/>
        </w:rPr>
        <w:t>临床试验完成后，承担临床试验的医疗机构应当按医疗器械临床试验方案的要求和规定的格式出具小结表和</w:t>
      </w:r>
      <w:r>
        <w:rPr>
          <w:snapToGrid w:val="0"/>
          <w:color w:val="000000" w:themeColor="text1"/>
          <w:sz w:val="24"/>
        </w:rPr>
        <w:t>/</w:t>
      </w:r>
      <w:r>
        <w:rPr>
          <w:rFonts w:hint="eastAsia"/>
          <w:snapToGrid w:val="0"/>
          <w:color w:val="000000" w:themeColor="text1"/>
          <w:sz w:val="24"/>
        </w:rPr>
        <w:t>或临床试验报告。临床试验报告一般包含医疗器械临床试验基本信息、实施情况、统计分析方法、试验结果、不良事件和器械缺陷报告以及其处理情况、对试验结果的分析讨论、临床试验结论、伦理情况说明、存在问题以及改进建议等内容。</w:t>
      </w:r>
    </w:p>
    <w:p w14:paraId="7B96A0CA" w14:textId="77777777" w:rsidR="001C73AA" w:rsidRDefault="00000000">
      <w:pPr>
        <w:pStyle w:val="11"/>
        <w:numPr>
          <w:ilvl w:val="0"/>
          <w:numId w:val="13"/>
        </w:numPr>
        <w:spacing w:before="312" w:after="156"/>
        <w:rPr>
          <w:bCs/>
        </w:rPr>
      </w:pPr>
      <w:bookmarkStart w:id="1940" w:name="_Toc104145031"/>
      <w:bookmarkStart w:id="1941" w:name="_Toc104144493"/>
      <w:bookmarkStart w:id="1942" w:name="_Toc102036718"/>
      <w:bookmarkStart w:id="1943" w:name="_Toc118380742"/>
      <w:bookmarkStart w:id="1944" w:name="_Toc26094"/>
      <w:bookmarkStart w:id="1945" w:name="_Toc5534"/>
      <w:bookmarkStart w:id="1946" w:name="_Toc104144655"/>
      <w:bookmarkStart w:id="1947" w:name="_Toc30698"/>
      <w:r>
        <w:rPr>
          <w:bCs/>
        </w:rPr>
        <w:t>保密原则</w:t>
      </w:r>
      <w:bookmarkEnd w:id="1940"/>
      <w:bookmarkEnd w:id="1941"/>
      <w:bookmarkEnd w:id="1942"/>
      <w:bookmarkEnd w:id="1943"/>
      <w:bookmarkEnd w:id="1944"/>
      <w:bookmarkEnd w:id="1945"/>
      <w:bookmarkEnd w:id="1946"/>
      <w:bookmarkEnd w:id="1947"/>
    </w:p>
    <w:p w14:paraId="650AE31B" w14:textId="77777777" w:rsidR="001C73AA" w:rsidRDefault="00000000">
      <w:pPr>
        <w:adjustRightInd w:val="0"/>
        <w:snapToGrid w:val="0"/>
        <w:spacing w:line="360" w:lineRule="auto"/>
        <w:ind w:firstLine="480"/>
        <w:rPr>
          <w:snapToGrid w:val="0"/>
          <w:color w:val="000000" w:themeColor="text1"/>
          <w:sz w:val="24"/>
        </w:rPr>
      </w:pPr>
      <w:r>
        <w:rPr>
          <w:rFonts w:hint="eastAsia"/>
          <w:snapToGrid w:val="0"/>
          <w:color w:val="000000" w:themeColor="text1"/>
          <w:sz w:val="24"/>
        </w:rPr>
        <w:t>研究者必须保证维护受试者的隐私。在所有提交申办者的文件资料中，只能以编号来确定受试者的身份，而不能注明受试者的姓名及其住院号。研究者必须妥善保管有关受试者的姓名地址和与受试者编号相对应的入组情况登记表，这些信息由研究者严格保密和保存而不能递交给申办者。</w:t>
      </w:r>
    </w:p>
    <w:p w14:paraId="335DFF3B" w14:textId="77777777" w:rsidR="001C73AA" w:rsidRDefault="00000000">
      <w:pPr>
        <w:adjustRightInd w:val="0"/>
        <w:snapToGrid w:val="0"/>
        <w:spacing w:line="360" w:lineRule="auto"/>
        <w:ind w:firstLine="480"/>
        <w:rPr>
          <w:snapToGrid w:val="0"/>
          <w:color w:val="000000" w:themeColor="text1"/>
          <w:sz w:val="24"/>
        </w:rPr>
      </w:pPr>
      <w:r>
        <w:rPr>
          <w:rFonts w:hint="eastAsia"/>
          <w:snapToGrid w:val="0"/>
          <w:color w:val="000000" w:themeColor="text1"/>
          <w:sz w:val="24"/>
        </w:rPr>
        <w:t>研究者必须对申办者提供的相关资料严格保密，并在未获得申办者授权的情况下，只能在本临床试验研究范围内使用。</w:t>
      </w:r>
    </w:p>
    <w:p w14:paraId="26190A6E" w14:textId="77777777" w:rsidR="001C73AA" w:rsidRDefault="00000000">
      <w:pPr>
        <w:pStyle w:val="11"/>
        <w:numPr>
          <w:ilvl w:val="0"/>
          <w:numId w:val="13"/>
        </w:numPr>
        <w:spacing w:before="312" w:after="156"/>
        <w:rPr>
          <w:bCs/>
        </w:rPr>
      </w:pPr>
      <w:bookmarkStart w:id="1948" w:name="_Toc8647"/>
      <w:bookmarkStart w:id="1949" w:name="_Toc23528"/>
      <w:bookmarkStart w:id="1950" w:name="_Toc104144494"/>
      <w:bookmarkStart w:id="1951" w:name="_Toc118380743"/>
      <w:bookmarkStart w:id="1952" w:name="_Toc104145032"/>
      <w:bookmarkStart w:id="1953" w:name="_Toc102036719"/>
      <w:bookmarkStart w:id="1954" w:name="_Toc16520"/>
      <w:bookmarkStart w:id="1955" w:name="_Toc104144656"/>
      <w:r>
        <w:rPr>
          <w:bCs/>
        </w:rPr>
        <w:t>各方承担的职责</w:t>
      </w:r>
      <w:bookmarkEnd w:id="1948"/>
      <w:bookmarkEnd w:id="1949"/>
      <w:bookmarkEnd w:id="1950"/>
      <w:bookmarkEnd w:id="1951"/>
      <w:bookmarkEnd w:id="1952"/>
      <w:bookmarkEnd w:id="1953"/>
      <w:bookmarkEnd w:id="1954"/>
      <w:bookmarkEnd w:id="1955"/>
    </w:p>
    <w:p w14:paraId="71DEC43C" w14:textId="77777777" w:rsidR="001C73AA" w:rsidRDefault="00000000">
      <w:pPr>
        <w:pStyle w:val="24"/>
        <w:numPr>
          <w:ilvl w:val="1"/>
          <w:numId w:val="71"/>
        </w:numPr>
        <w:spacing w:before="156"/>
        <w:rPr>
          <w:bCs/>
        </w:rPr>
      </w:pPr>
      <w:bookmarkStart w:id="1956" w:name="_Toc20107"/>
      <w:bookmarkStart w:id="1957" w:name="_Toc9795"/>
      <w:bookmarkStart w:id="1958" w:name="_Toc101345175"/>
      <w:bookmarkStart w:id="1959" w:name="_Toc101354280"/>
      <w:bookmarkStart w:id="1960" w:name="_Toc102036720"/>
      <w:bookmarkStart w:id="1961" w:name="_Toc104144657"/>
      <w:bookmarkStart w:id="1962" w:name="_Toc101345395"/>
      <w:bookmarkStart w:id="1963" w:name="_Toc104145033"/>
      <w:bookmarkStart w:id="1964" w:name="_Toc20386"/>
      <w:bookmarkStart w:id="1965" w:name="_Toc104144495"/>
      <w:bookmarkStart w:id="1966" w:name="_Toc32463"/>
      <w:bookmarkStart w:id="1967" w:name="_Toc118380744"/>
      <w:r>
        <w:rPr>
          <w:rFonts w:hint="eastAsia"/>
          <w:bCs/>
        </w:rPr>
        <w:t>伦理委员会的职责</w:t>
      </w:r>
      <w:bookmarkEnd w:id="1956"/>
      <w:bookmarkEnd w:id="1957"/>
      <w:bookmarkEnd w:id="1958"/>
      <w:bookmarkEnd w:id="1959"/>
      <w:bookmarkEnd w:id="1960"/>
      <w:bookmarkEnd w:id="1961"/>
      <w:bookmarkEnd w:id="1962"/>
      <w:bookmarkEnd w:id="1963"/>
      <w:bookmarkEnd w:id="1964"/>
      <w:bookmarkEnd w:id="1965"/>
      <w:bookmarkEnd w:id="1966"/>
      <w:bookmarkEnd w:id="1967"/>
    </w:p>
    <w:p w14:paraId="7D45ECA2" w14:textId="77777777" w:rsidR="001C73AA" w:rsidRDefault="00000000">
      <w:pPr>
        <w:numPr>
          <w:ilvl w:val="0"/>
          <w:numId w:val="72"/>
        </w:numPr>
        <w:adjustRightInd w:val="0"/>
        <w:snapToGrid w:val="0"/>
        <w:spacing w:line="360" w:lineRule="auto"/>
        <w:rPr>
          <w:snapToGrid w:val="0"/>
          <w:color w:val="000000" w:themeColor="text1"/>
          <w:sz w:val="24"/>
        </w:rPr>
      </w:pPr>
      <w:r>
        <w:rPr>
          <w:rFonts w:hint="eastAsia"/>
          <w:snapToGrid w:val="0"/>
          <w:color w:val="000000" w:themeColor="text1"/>
          <w:sz w:val="24"/>
        </w:rPr>
        <w:t>伦理委员会的职责是保护受试者合法权益和安全，维护受试者尊严。</w:t>
      </w:r>
    </w:p>
    <w:p w14:paraId="6E640338" w14:textId="77777777" w:rsidR="001C73AA" w:rsidRDefault="00000000">
      <w:pPr>
        <w:numPr>
          <w:ilvl w:val="0"/>
          <w:numId w:val="72"/>
        </w:numPr>
        <w:adjustRightInd w:val="0"/>
        <w:snapToGrid w:val="0"/>
        <w:spacing w:line="360" w:lineRule="auto"/>
        <w:rPr>
          <w:snapToGrid w:val="0"/>
          <w:color w:val="000000" w:themeColor="text1"/>
          <w:sz w:val="24"/>
        </w:rPr>
      </w:pPr>
      <w:r>
        <w:rPr>
          <w:rFonts w:hint="eastAsia"/>
          <w:snapToGrid w:val="0"/>
          <w:color w:val="000000" w:themeColor="text1"/>
          <w:sz w:val="24"/>
        </w:rPr>
        <w:t>伦理委员会应当遵守《世界医学大会赫尔辛基宣言》的伦理准则和相关法律法规规定。伦理委员会的组成、运行、备案管理应当符合卫生健康管理部门要求。</w:t>
      </w:r>
    </w:p>
    <w:p w14:paraId="24CD7FEE" w14:textId="77777777" w:rsidR="001C73AA" w:rsidRDefault="00000000">
      <w:pPr>
        <w:numPr>
          <w:ilvl w:val="0"/>
          <w:numId w:val="72"/>
        </w:numPr>
        <w:adjustRightInd w:val="0"/>
        <w:snapToGrid w:val="0"/>
        <w:spacing w:line="360" w:lineRule="auto"/>
        <w:rPr>
          <w:snapToGrid w:val="0"/>
          <w:color w:val="000000" w:themeColor="text1"/>
          <w:sz w:val="24"/>
        </w:rPr>
      </w:pPr>
      <w:r>
        <w:rPr>
          <w:rFonts w:hint="eastAsia"/>
          <w:snapToGrid w:val="0"/>
          <w:color w:val="000000" w:themeColor="text1"/>
          <w:sz w:val="24"/>
        </w:rPr>
        <w:t>伦理委员会所有委员应当接受伦理知识、《医疗器械临床试验质量管理规范》和相关法律法规培训，熟悉医疗器械临床试验的伦理准则和相关法律法规规定，遵守伦理委员会的工作程序。</w:t>
      </w:r>
    </w:p>
    <w:p w14:paraId="2F4053E8" w14:textId="77777777" w:rsidR="001C73AA" w:rsidRDefault="00000000">
      <w:pPr>
        <w:numPr>
          <w:ilvl w:val="0"/>
          <w:numId w:val="72"/>
        </w:numPr>
        <w:adjustRightInd w:val="0"/>
        <w:snapToGrid w:val="0"/>
        <w:spacing w:line="360" w:lineRule="auto"/>
        <w:rPr>
          <w:snapToGrid w:val="0"/>
          <w:color w:val="000000" w:themeColor="text1"/>
          <w:sz w:val="24"/>
        </w:rPr>
      </w:pPr>
      <w:r>
        <w:rPr>
          <w:rFonts w:hint="eastAsia"/>
          <w:snapToGrid w:val="0"/>
          <w:color w:val="000000" w:themeColor="text1"/>
          <w:sz w:val="24"/>
        </w:rPr>
        <w:t>伦理委员会应当对医疗器械临床试验的伦理性和科学性进行审查。</w:t>
      </w:r>
    </w:p>
    <w:p w14:paraId="035BED6E" w14:textId="77777777" w:rsidR="001C73AA" w:rsidRDefault="00000000">
      <w:pPr>
        <w:numPr>
          <w:ilvl w:val="0"/>
          <w:numId w:val="72"/>
        </w:numPr>
        <w:adjustRightInd w:val="0"/>
        <w:snapToGrid w:val="0"/>
        <w:spacing w:line="360" w:lineRule="auto"/>
        <w:rPr>
          <w:snapToGrid w:val="0"/>
          <w:color w:val="000000" w:themeColor="text1"/>
          <w:sz w:val="24"/>
        </w:rPr>
      </w:pPr>
      <w:r>
        <w:rPr>
          <w:rFonts w:hint="eastAsia"/>
          <w:snapToGrid w:val="0"/>
          <w:color w:val="000000" w:themeColor="text1"/>
          <w:sz w:val="24"/>
        </w:rPr>
        <w:t>伦理委员会应当对医疗器械临床试验进行跟踪监督，发现受试者权益和安全不能得到保障等情形，可以在任何时间书面要求暂停或者终止该项临床试验。</w:t>
      </w:r>
    </w:p>
    <w:p w14:paraId="5EC6F1BD" w14:textId="77777777" w:rsidR="001C73AA" w:rsidRDefault="00000000">
      <w:pPr>
        <w:numPr>
          <w:ilvl w:val="0"/>
          <w:numId w:val="72"/>
        </w:numPr>
        <w:adjustRightInd w:val="0"/>
        <w:snapToGrid w:val="0"/>
        <w:spacing w:line="360" w:lineRule="auto"/>
        <w:rPr>
          <w:snapToGrid w:val="0"/>
          <w:color w:val="000000" w:themeColor="text1"/>
          <w:sz w:val="24"/>
        </w:rPr>
      </w:pPr>
      <w:r>
        <w:rPr>
          <w:rFonts w:hint="eastAsia"/>
          <w:snapToGrid w:val="0"/>
          <w:color w:val="000000" w:themeColor="text1"/>
          <w:sz w:val="24"/>
        </w:rPr>
        <w:t>伦理委员会需要审查研究者报告的本临床试验机构发生的严重不良事件等安全性信息，审查申办者报告的试验医疗器械相关严重不良事件等安全性信息。伦理委员会</w:t>
      </w:r>
      <w:r>
        <w:rPr>
          <w:rFonts w:hint="eastAsia"/>
          <w:snapToGrid w:val="0"/>
          <w:color w:val="000000" w:themeColor="text1"/>
          <w:sz w:val="24"/>
        </w:rPr>
        <w:lastRenderedPageBreak/>
        <w:t>可以要求修改临床试验方案、知情同意书和其他提供给受试者的信息，暂停或者终止该项临床试验。</w:t>
      </w:r>
    </w:p>
    <w:p w14:paraId="4A468BBD" w14:textId="77777777" w:rsidR="001C73AA" w:rsidRDefault="00000000">
      <w:pPr>
        <w:numPr>
          <w:ilvl w:val="0"/>
          <w:numId w:val="72"/>
        </w:numPr>
        <w:adjustRightInd w:val="0"/>
        <w:snapToGrid w:val="0"/>
        <w:spacing w:line="360" w:lineRule="auto"/>
        <w:rPr>
          <w:snapToGrid w:val="0"/>
          <w:color w:val="000000" w:themeColor="text1"/>
          <w:sz w:val="24"/>
        </w:rPr>
      </w:pPr>
      <w:r>
        <w:rPr>
          <w:rFonts w:hint="eastAsia"/>
          <w:snapToGrid w:val="0"/>
          <w:color w:val="000000" w:themeColor="text1"/>
          <w:sz w:val="24"/>
        </w:rPr>
        <w:t>伦理委员会需要审查临床试验方案的偏离对受试者权益和安全的可能影响，或者对医疗器械临床试验的科学性、完整性的可能影响。</w:t>
      </w:r>
    </w:p>
    <w:p w14:paraId="1CFA6667" w14:textId="77777777" w:rsidR="001C73AA" w:rsidRDefault="00000000">
      <w:pPr>
        <w:numPr>
          <w:ilvl w:val="0"/>
          <w:numId w:val="72"/>
        </w:numPr>
        <w:adjustRightInd w:val="0"/>
        <w:snapToGrid w:val="0"/>
        <w:spacing w:line="360" w:lineRule="auto"/>
        <w:rPr>
          <w:snapToGrid w:val="0"/>
          <w:color w:val="000000" w:themeColor="text1"/>
          <w:sz w:val="24"/>
        </w:rPr>
      </w:pPr>
      <w:r>
        <w:rPr>
          <w:rFonts w:hint="eastAsia"/>
          <w:snapToGrid w:val="0"/>
          <w:color w:val="000000" w:themeColor="text1"/>
          <w:sz w:val="24"/>
        </w:rPr>
        <w:t>医疗器械临床试验过程中，修订临床试验方案以及知情同意书等文件、恢复已暂停的临床试验，应当在重新获得伦理委员会的书面同意后方可实施。</w:t>
      </w:r>
    </w:p>
    <w:p w14:paraId="0E1DDDB6" w14:textId="77777777" w:rsidR="001C73AA" w:rsidRDefault="00000000">
      <w:pPr>
        <w:numPr>
          <w:ilvl w:val="0"/>
          <w:numId w:val="72"/>
        </w:numPr>
        <w:adjustRightInd w:val="0"/>
        <w:snapToGrid w:val="0"/>
        <w:spacing w:line="360" w:lineRule="auto"/>
        <w:rPr>
          <w:snapToGrid w:val="0"/>
          <w:color w:val="000000" w:themeColor="text1"/>
          <w:sz w:val="24"/>
        </w:rPr>
      </w:pPr>
      <w:r>
        <w:rPr>
          <w:rFonts w:hint="eastAsia"/>
          <w:snapToGrid w:val="0"/>
          <w:color w:val="000000" w:themeColor="text1"/>
          <w:sz w:val="24"/>
        </w:rPr>
        <w:t>伦理委员会应当保存伦理审查的全部记录，包括伦理审查的书面记录、委员信息、递交的文件、会议记录和相关往来记录等。</w:t>
      </w:r>
    </w:p>
    <w:p w14:paraId="111DA094" w14:textId="77777777" w:rsidR="001C73AA" w:rsidRDefault="00000000">
      <w:pPr>
        <w:pStyle w:val="24"/>
        <w:numPr>
          <w:ilvl w:val="1"/>
          <w:numId w:val="71"/>
        </w:numPr>
        <w:snapToGrid w:val="0"/>
        <w:spacing w:beforeLines="0" w:before="0"/>
        <w:rPr>
          <w:bCs/>
        </w:rPr>
      </w:pPr>
      <w:bookmarkStart w:id="1968" w:name="_Toc3432"/>
      <w:bookmarkStart w:id="1969" w:name="_Toc104144496"/>
      <w:bookmarkStart w:id="1970" w:name="_Toc104145034"/>
      <w:bookmarkStart w:id="1971" w:name="_Toc101354281"/>
      <w:bookmarkStart w:id="1972" w:name="_Toc102036721"/>
      <w:bookmarkStart w:id="1973" w:name="_Toc18829"/>
      <w:bookmarkStart w:id="1974" w:name="_Toc101345176"/>
      <w:bookmarkStart w:id="1975" w:name="_Toc14050"/>
      <w:bookmarkStart w:id="1976" w:name="_Toc101345396"/>
      <w:bookmarkStart w:id="1977" w:name="_Toc27839"/>
      <w:bookmarkStart w:id="1978" w:name="_Toc104144658"/>
      <w:bookmarkStart w:id="1979" w:name="_Toc118380745"/>
      <w:r>
        <w:rPr>
          <w:rFonts w:hint="eastAsia"/>
          <w:bCs/>
        </w:rPr>
        <w:t>医疗器械临床试验机构的职责</w:t>
      </w:r>
      <w:bookmarkEnd w:id="1968"/>
      <w:bookmarkEnd w:id="1969"/>
      <w:bookmarkEnd w:id="1970"/>
      <w:bookmarkEnd w:id="1971"/>
      <w:bookmarkEnd w:id="1972"/>
      <w:bookmarkEnd w:id="1973"/>
      <w:bookmarkEnd w:id="1974"/>
      <w:bookmarkEnd w:id="1975"/>
      <w:bookmarkEnd w:id="1976"/>
      <w:bookmarkEnd w:id="1977"/>
      <w:bookmarkEnd w:id="1978"/>
      <w:bookmarkEnd w:id="1979"/>
    </w:p>
    <w:p w14:paraId="011FED78" w14:textId="77777777" w:rsidR="001C73AA" w:rsidRDefault="00000000">
      <w:pPr>
        <w:numPr>
          <w:ilvl w:val="0"/>
          <w:numId w:val="73"/>
        </w:numPr>
        <w:adjustRightInd w:val="0"/>
        <w:snapToGrid w:val="0"/>
        <w:spacing w:line="360" w:lineRule="auto"/>
        <w:rPr>
          <w:snapToGrid w:val="0"/>
          <w:color w:val="000000" w:themeColor="text1"/>
          <w:sz w:val="24"/>
        </w:rPr>
      </w:pPr>
      <w:r>
        <w:rPr>
          <w:rFonts w:hint="eastAsia"/>
          <w:snapToGrid w:val="0"/>
          <w:color w:val="000000" w:themeColor="text1"/>
          <w:sz w:val="24"/>
        </w:rPr>
        <w:t>医疗器械临床试验机构应当符合备案条件，建立临床试验管理组织架构和管理制度。医疗器械临床试验机构应当具有相应的临床试验管理部门，承担医疗器械临床试验的管理工作。</w:t>
      </w:r>
    </w:p>
    <w:p w14:paraId="7D9BCC33" w14:textId="77777777" w:rsidR="001C73AA" w:rsidRDefault="00000000">
      <w:pPr>
        <w:numPr>
          <w:ilvl w:val="0"/>
          <w:numId w:val="73"/>
        </w:numPr>
        <w:adjustRightInd w:val="0"/>
        <w:snapToGrid w:val="0"/>
        <w:spacing w:line="360" w:lineRule="auto"/>
        <w:rPr>
          <w:snapToGrid w:val="0"/>
          <w:color w:val="000000" w:themeColor="text1"/>
          <w:sz w:val="24"/>
        </w:rPr>
      </w:pPr>
      <w:r>
        <w:rPr>
          <w:rFonts w:hint="eastAsia"/>
          <w:snapToGrid w:val="0"/>
          <w:color w:val="000000" w:themeColor="text1"/>
          <w:sz w:val="24"/>
        </w:rPr>
        <w:t>医疗器械临床试验机构管理部门应当负责在医疗器械临床试验机构备案管理信息系统中填报、管理和变更医疗器械临床试验机构备案信息，包括临床试验专业、主要研究者等信息；负责在备案系统中在线提交上一年度实施医疗器械临床试验工作总结报告；负责在伦理委员会对医疗器械临床试验审查前，组织评估该临床试验主要研究者的资质并完成其备案。</w:t>
      </w:r>
    </w:p>
    <w:p w14:paraId="1EBE9647" w14:textId="77777777" w:rsidR="001C73AA" w:rsidRDefault="00000000">
      <w:pPr>
        <w:numPr>
          <w:ilvl w:val="0"/>
          <w:numId w:val="73"/>
        </w:numPr>
        <w:adjustRightInd w:val="0"/>
        <w:snapToGrid w:val="0"/>
        <w:spacing w:line="360" w:lineRule="auto"/>
        <w:rPr>
          <w:snapToGrid w:val="0"/>
          <w:color w:val="000000" w:themeColor="text1"/>
          <w:sz w:val="24"/>
        </w:rPr>
      </w:pPr>
      <w:r>
        <w:rPr>
          <w:rFonts w:hint="eastAsia"/>
          <w:snapToGrid w:val="0"/>
          <w:color w:val="000000" w:themeColor="text1"/>
          <w:sz w:val="24"/>
        </w:rPr>
        <w:t>医疗器械临床试验机构应当建立质量管理制度，涵盖医疗器械临床试验实施的全过程，包括培训和考核、临床试验的实施、医疗器械的管理、生物样本的管理、不良事件和器械缺陷的处理以及安全性信息的报告、记录、质量控制等制度，确保主要研究者履行其临床试验相关职责，保证受试者得到妥善的医疗处理，确保试验产生数据的真实性。</w:t>
      </w:r>
    </w:p>
    <w:p w14:paraId="269849DA" w14:textId="77777777" w:rsidR="001C73AA" w:rsidRDefault="00000000">
      <w:pPr>
        <w:numPr>
          <w:ilvl w:val="0"/>
          <w:numId w:val="73"/>
        </w:numPr>
        <w:adjustRightInd w:val="0"/>
        <w:snapToGrid w:val="0"/>
        <w:spacing w:line="360" w:lineRule="auto"/>
        <w:rPr>
          <w:snapToGrid w:val="0"/>
          <w:color w:val="000000" w:themeColor="text1"/>
          <w:sz w:val="24"/>
        </w:rPr>
      </w:pPr>
      <w:r>
        <w:rPr>
          <w:rFonts w:hint="eastAsia"/>
          <w:snapToGrid w:val="0"/>
          <w:color w:val="000000" w:themeColor="text1"/>
          <w:sz w:val="24"/>
        </w:rPr>
        <w:t>医疗器械临床试验机构在接受医疗器械临床试验前，应当根据试验医疗器械的特性评估相关资源，确保具备相匹配的资质、人员、设施、条件等。</w:t>
      </w:r>
    </w:p>
    <w:p w14:paraId="5E71053C" w14:textId="77777777" w:rsidR="001C73AA" w:rsidRDefault="00000000">
      <w:pPr>
        <w:numPr>
          <w:ilvl w:val="0"/>
          <w:numId w:val="73"/>
        </w:numPr>
        <w:adjustRightInd w:val="0"/>
        <w:snapToGrid w:val="0"/>
        <w:spacing w:line="360" w:lineRule="auto"/>
        <w:rPr>
          <w:snapToGrid w:val="0"/>
          <w:color w:val="000000" w:themeColor="text1"/>
          <w:sz w:val="24"/>
        </w:rPr>
      </w:pPr>
      <w:r>
        <w:rPr>
          <w:rFonts w:hint="eastAsia"/>
          <w:snapToGrid w:val="0"/>
          <w:color w:val="000000" w:themeColor="text1"/>
          <w:sz w:val="24"/>
        </w:rPr>
        <w:t>医疗器械临床试验机构和研究者应当配合申办者组织的监查和稽查，以及药品监督管理部门、卫生健康管理部门开展的检查。</w:t>
      </w:r>
    </w:p>
    <w:p w14:paraId="285B911A" w14:textId="77777777" w:rsidR="001C73AA" w:rsidRDefault="00000000">
      <w:pPr>
        <w:numPr>
          <w:ilvl w:val="0"/>
          <w:numId w:val="73"/>
        </w:numPr>
        <w:adjustRightInd w:val="0"/>
        <w:snapToGrid w:val="0"/>
        <w:spacing w:line="360" w:lineRule="auto"/>
        <w:rPr>
          <w:snapToGrid w:val="0"/>
          <w:color w:val="000000" w:themeColor="text1"/>
          <w:sz w:val="24"/>
        </w:rPr>
      </w:pPr>
      <w:r>
        <w:rPr>
          <w:rFonts w:hint="eastAsia"/>
          <w:snapToGrid w:val="0"/>
          <w:color w:val="000000" w:themeColor="text1"/>
          <w:sz w:val="24"/>
        </w:rPr>
        <w:t>医疗器械临床试验机构应当按照相关法律法规和与申办者的合同，妥善保存临床试验记录和基本文件。</w:t>
      </w:r>
    </w:p>
    <w:p w14:paraId="5CF24F0E" w14:textId="77777777" w:rsidR="001C73AA" w:rsidRDefault="00000000">
      <w:pPr>
        <w:pStyle w:val="24"/>
        <w:numPr>
          <w:ilvl w:val="1"/>
          <w:numId w:val="71"/>
        </w:numPr>
        <w:snapToGrid w:val="0"/>
        <w:spacing w:beforeLines="0" w:before="0"/>
        <w:rPr>
          <w:bCs/>
        </w:rPr>
      </w:pPr>
      <w:bookmarkStart w:id="1980" w:name="_Toc5778"/>
      <w:bookmarkStart w:id="1981" w:name="_Toc102036722"/>
      <w:bookmarkStart w:id="1982" w:name="_Toc6297"/>
      <w:bookmarkStart w:id="1983" w:name="_Toc118380746"/>
      <w:bookmarkStart w:id="1984" w:name="_Toc104145035"/>
      <w:bookmarkStart w:id="1985" w:name="_Toc104144497"/>
      <w:bookmarkStart w:id="1986" w:name="_Toc32225"/>
      <w:bookmarkStart w:id="1987" w:name="_Toc101345177"/>
      <w:bookmarkStart w:id="1988" w:name="_Toc104144659"/>
      <w:bookmarkStart w:id="1989" w:name="_Toc101345397"/>
      <w:bookmarkStart w:id="1990" w:name="_Toc6723"/>
      <w:bookmarkStart w:id="1991" w:name="_Toc101354282"/>
      <w:r>
        <w:rPr>
          <w:rFonts w:hint="eastAsia"/>
          <w:bCs/>
        </w:rPr>
        <w:t>研究者的职责</w:t>
      </w:r>
      <w:bookmarkEnd w:id="1980"/>
      <w:bookmarkEnd w:id="1981"/>
      <w:bookmarkEnd w:id="1982"/>
      <w:bookmarkEnd w:id="1983"/>
      <w:bookmarkEnd w:id="1984"/>
      <w:bookmarkEnd w:id="1985"/>
      <w:bookmarkEnd w:id="1986"/>
      <w:bookmarkEnd w:id="1987"/>
      <w:bookmarkEnd w:id="1988"/>
      <w:bookmarkEnd w:id="1989"/>
      <w:bookmarkEnd w:id="1990"/>
      <w:bookmarkEnd w:id="1991"/>
    </w:p>
    <w:p w14:paraId="52C2D3C2"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lastRenderedPageBreak/>
        <w:t>主要研究者应当确保医疗器械临床试验遵守伦理委员会同意的最新版本临床试验方案；在约定的时限内，按照本规范和相关法律法规的规定实施医疗器械临床试验。</w:t>
      </w:r>
    </w:p>
    <w:p w14:paraId="7109CE26"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t>主要研究者可以根据医疗器械临床试验的需要，授权经过临床试验相关培训的研究者，组织进行受试者招募和知情同意、筛选和随访；试验医疗器械和对照医疗器械</w:t>
      </w:r>
      <w:r>
        <w:rPr>
          <w:snapToGrid w:val="0"/>
          <w:color w:val="000000" w:themeColor="text1"/>
          <w:sz w:val="24"/>
        </w:rPr>
        <w:t>(</w:t>
      </w:r>
      <w:r>
        <w:rPr>
          <w:rFonts w:hint="eastAsia"/>
          <w:snapToGrid w:val="0"/>
          <w:color w:val="000000" w:themeColor="text1"/>
          <w:sz w:val="24"/>
        </w:rPr>
        <w:t>如适用</w:t>
      </w:r>
      <w:r>
        <w:rPr>
          <w:snapToGrid w:val="0"/>
          <w:color w:val="000000" w:themeColor="text1"/>
          <w:sz w:val="24"/>
        </w:rPr>
        <w:t>)</w:t>
      </w:r>
      <w:r>
        <w:rPr>
          <w:rFonts w:hint="eastAsia"/>
          <w:snapToGrid w:val="0"/>
          <w:color w:val="000000" w:themeColor="text1"/>
          <w:sz w:val="24"/>
        </w:rPr>
        <w:t>的管理和使用；生物样本的管理和使用</w:t>
      </w:r>
      <w:r>
        <w:rPr>
          <w:snapToGrid w:val="0"/>
          <w:color w:val="000000" w:themeColor="text1"/>
          <w:sz w:val="24"/>
        </w:rPr>
        <w:t>(</w:t>
      </w:r>
      <w:r>
        <w:rPr>
          <w:rFonts w:hint="eastAsia"/>
          <w:snapToGrid w:val="0"/>
          <w:color w:val="000000" w:themeColor="text1"/>
          <w:sz w:val="24"/>
        </w:rPr>
        <w:t>如适用</w:t>
      </w:r>
      <w:r>
        <w:rPr>
          <w:snapToGrid w:val="0"/>
          <w:color w:val="000000" w:themeColor="text1"/>
          <w:sz w:val="24"/>
        </w:rPr>
        <w:t>)</w:t>
      </w:r>
      <w:r>
        <w:rPr>
          <w:rFonts w:hint="eastAsia"/>
          <w:snapToGrid w:val="0"/>
          <w:color w:val="000000" w:themeColor="text1"/>
          <w:sz w:val="24"/>
        </w:rPr>
        <w:t>；不良事件和器械缺陷的处理；临床试验数据记录以及病例报告表填写等。</w:t>
      </w:r>
    </w:p>
    <w:p w14:paraId="036568C9"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t>参与医疗器械临床试验的研究者应当具有承担医疗器械临床试验相应的专业技术资格、培训经历和相关经验；参加申办者组织的与该医疗器械临床试验相关的培训，并在主要研究者授权的范围内参与医疗器械临床试验；熟悉试验医疗器械的原理、适用范围或者预期用途、产品性能、操作方法、安装要求以及技术指标等，了解该试验医疗器械临床前研究相关资料；充分了解并且遵守临床试验方案、本规范和相关法律法规规定以及与医疗器械临床试验相关的职责；掌握临床试验可能产生风险的防范以及紧急处理方法。</w:t>
      </w:r>
    </w:p>
    <w:p w14:paraId="1D3005B9"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t>研究者应当遵守《世界医学大会赫尔辛基宣言》的伦理准则及相关伦理要求。</w:t>
      </w:r>
    </w:p>
    <w:p w14:paraId="25B99F0C"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t>研究者应当使用经伦理委员会同意的最新版本知情同意书和其他提供给受试者的信息。</w:t>
      </w:r>
    </w:p>
    <w:p w14:paraId="0BC4C17F"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t>研究者应当在受试者参与临床试验前，应当向受试者说明试验医疗器械以及临床试验有关的详细情况，告知受试者可能的受益和已知的、可以预见的风险，经充分和详细解释后由受试者在知情同意书上签署姓名和日期，研究者在知情同意书上应当签署姓名和日期。</w:t>
      </w:r>
    </w:p>
    <w:p w14:paraId="480C6F4A"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t>研究者不应当强迫或者以其他不正当方式诱使受试者参加临床试验。</w:t>
      </w:r>
    </w:p>
    <w:p w14:paraId="1C6D88D2"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t>研究者对申办者提供的试验医疗器械和对照医疗器械</w:t>
      </w:r>
      <w:r>
        <w:rPr>
          <w:snapToGrid w:val="0"/>
          <w:color w:val="000000" w:themeColor="text1"/>
          <w:sz w:val="24"/>
        </w:rPr>
        <w:t>(</w:t>
      </w:r>
      <w:r>
        <w:rPr>
          <w:rFonts w:hint="eastAsia"/>
          <w:snapToGrid w:val="0"/>
          <w:color w:val="000000" w:themeColor="text1"/>
          <w:sz w:val="24"/>
        </w:rPr>
        <w:t>如适用</w:t>
      </w:r>
      <w:r>
        <w:rPr>
          <w:snapToGrid w:val="0"/>
          <w:color w:val="000000" w:themeColor="text1"/>
          <w:sz w:val="24"/>
        </w:rPr>
        <w:t>)</w:t>
      </w:r>
      <w:r>
        <w:rPr>
          <w:rFonts w:hint="eastAsia"/>
          <w:snapToGrid w:val="0"/>
          <w:color w:val="000000" w:themeColor="text1"/>
          <w:sz w:val="24"/>
        </w:rPr>
        <w:t>有管理责任，应当确保其仅用于参加该医疗器械临床试验的受试者，在临床试验期间按照要求储存和保管，在临床试验完成或者终止后按照相关法律法规和与申办者的合同进行处理。</w:t>
      </w:r>
    </w:p>
    <w:p w14:paraId="7D12D6FC"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t>研究者应当确保医疗器械临床试验中生物样本的采集、处理、保存、运输、销毁等符合临床试验方案和相关法律法规。</w:t>
      </w:r>
    </w:p>
    <w:p w14:paraId="4AAB8B29"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t>医疗器械临床试验中发生不良事件时，研究者应当为受试者提供足够、及时的治疗和处理；当受试者出现并发疾病需要治疗和处理时，研究者应当及时告知受试者。研究者应当记录医疗器械临床试验过程中发生的不良事件和发现的器械缺陷。</w:t>
      </w:r>
    </w:p>
    <w:p w14:paraId="525F88A2"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lastRenderedPageBreak/>
        <w:t>主要研究者应当按时向伦理委员会报告医疗器械临床试验的进展，及时报告影响受试者权益和安全的事件或者对临床试验方案的偏离。</w:t>
      </w:r>
    </w:p>
    <w:p w14:paraId="471F69B8" w14:textId="77777777" w:rsidR="001C73AA" w:rsidRDefault="00000000">
      <w:pPr>
        <w:numPr>
          <w:ilvl w:val="0"/>
          <w:numId w:val="74"/>
        </w:numPr>
        <w:adjustRightInd w:val="0"/>
        <w:snapToGrid w:val="0"/>
        <w:spacing w:line="360" w:lineRule="auto"/>
        <w:rPr>
          <w:snapToGrid w:val="0"/>
          <w:color w:val="000000" w:themeColor="text1"/>
          <w:sz w:val="24"/>
        </w:rPr>
      </w:pPr>
      <w:r>
        <w:rPr>
          <w:rFonts w:hint="eastAsia"/>
          <w:snapToGrid w:val="0"/>
          <w:color w:val="000000" w:themeColor="text1"/>
          <w:sz w:val="24"/>
        </w:rPr>
        <w:t>医疗器械临床试验机构和研究者对申办者严重或者持续违反本规范和相关法律法规，或者要求改变试验数据、结论的行为，应当书面向申办者所在地省、自治区、直辖市药品监督管理部门报告。</w:t>
      </w:r>
    </w:p>
    <w:p w14:paraId="63194D03" w14:textId="77777777" w:rsidR="001C73AA" w:rsidRDefault="00000000">
      <w:pPr>
        <w:pStyle w:val="24"/>
        <w:numPr>
          <w:ilvl w:val="1"/>
          <w:numId w:val="71"/>
        </w:numPr>
        <w:snapToGrid w:val="0"/>
        <w:spacing w:beforeLines="0" w:before="0"/>
        <w:rPr>
          <w:bCs/>
        </w:rPr>
      </w:pPr>
      <w:bookmarkStart w:id="1992" w:name="_Toc104145036"/>
      <w:bookmarkStart w:id="1993" w:name="_Toc28923"/>
      <w:bookmarkStart w:id="1994" w:name="_Toc26757"/>
      <w:bookmarkStart w:id="1995" w:name="_Toc20971"/>
      <w:bookmarkStart w:id="1996" w:name="_Toc104144660"/>
      <w:bookmarkStart w:id="1997" w:name="_Toc101345178"/>
      <w:bookmarkStart w:id="1998" w:name="_Toc101354283"/>
      <w:bookmarkStart w:id="1999" w:name="_Toc104144498"/>
      <w:bookmarkStart w:id="2000" w:name="_Toc102036723"/>
      <w:bookmarkStart w:id="2001" w:name="_Toc101345398"/>
      <w:bookmarkStart w:id="2002" w:name="_Toc118380747"/>
      <w:bookmarkStart w:id="2003" w:name="_Toc9855"/>
      <w:r>
        <w:rPr>
          <w:rFonts w:hint="eastAsia"/>
          <w:bCs/>
        </w:rPr>
        <w:t>申办者的职责</w:t>
      </w:r>
      <w:bookmarkEnd w:id="1992"/>
      <w:bookmarkEnd w:id="1993"/>
      <w:bookmarkEnd w:id="1994"/>
      <w:bookmarkEnd w:id="1995"/>
      <w:bookmarkEnd w:id="1996"/>
      <w:bookmarkEnd w:id="1997"/>
      <w:bookmarkEnd w:id="1998"/>
      <w:bookmarkEnd w:id="1999"/>
      <w:bookmarkEnd w:id="2000"/>
      <w:bookmarkEnd w:id="2001"/>
      <w:bookmarkEnd w:id="2002"/>
      <w:bookmarkEnd w:id="2003"/>
    </w:p>
    <w:p w14:paraId="3A63F2BA"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申办者应当对医疗器械临床试验的真实性、合规性负责。申办者为境外机构的，应当按照相关法律法规指定中国境内的企业法人作为代理人，由代理人协助申办者履行职责。</w:t>
      </w:r>
    </w:p>
    <w:p w14:paraId="4FC9CFAB"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的质量管理体系应当覆盖医疗器械临床试验的全过程，包括医疗器械临床试验机构和主要研究者的选择、临床试验方案的设计、医疗器械临床试验的实施、记录、结果报告和文件归档等。申办者的质量管理措施应当与临床试验的风险相适应。</w:t>
      </w:r>
    </w:p>
    <w:p w14:paraId="39B33AF4"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发起医疗器械临床试验前应当确保产品设计已定型，完成试验医疗器械的临床前研究，包括性能验证以及确认、基于产品技术要求的产品检验报告、风险受益分析等，且结果应当能够支持该项医疗器械临床试验。</w:t>
      </w:r>
    </w:p>
    <w:p w14:paraId="6D82A0B4"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申办者发起医疗器械临床试验前应当根据试验医疗器械的特性，选择已备案的医疗器械临床试验机构、专业和主要研究者。</w:t>
      </w:r>
    </w:p>
    <w:p w14:paraId="59B1BA68"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申办者发起医疗器械临床试验前应当负责组织制定研究者手册、临床试验方案、知情同意书、病例报告表、标准操作规程以及其他相关文件，并向医疗器械临床试验机构和主要研究者提供。</w:t>
      </w:r>
    </w:p>
    <w:p w14:paraId="447CE2CE"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申办者应当与医疗器械临床试验机构和主要研究者签订合同，明确各方在医疗器械临床试验中的权利和义务。</w:t>
      </w:r>
    </w:p>
    <w:p w14:paraId="46FE5AE0"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应当在医疗器械临床试验经伦理审查通过并且与医疗器械临床试验机构签订合同后，向申办者所在地省、自治区、直辖市药品监督管理部门进行临床试验项目备案。医疗器械临床试验备案完成后，该医疗器械临床试验机构方可开始第一例受试者知情同意以及筛选。</w:t>
      </w:r>
    </w:p>
    <w:p w14:paraId="072F8C5B"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医疗器械临床试验开始前，申办者应当负责组织与该医疗器械临床试验相关的培训，如试验医疗器械的原理、适用范围、产品性能、操作方法、安装要求、技术指标以及临床试验方案、标准操作规程以及其他相关文件等。</w:t>
      </w:r>
    </w:p>
    <w:p w14:paraId="6EA91978"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lastRenderedPageBreak/>
        <w:t>申办者应当免费提供试验医疗器械，保证质量合格；确定试验医疗器械的运输条件、储存条件、储存时间、有效期等；试验器械按照临床试验方案要求进行适当包装和保存。</w:t>
      </w:r>
    </w:p>
    <w:p w14:paraId="7673D062"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医疗器械临床试验获得伦理委员会同意后，申办者负责在规定的条件下将试验医疗器械运输至医疗器械临床试验机构。</w:t>
      </w:r>
    </w:p>
    <w:p w14:paraId="7EED6796"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对从医疗器械临床试验机构回收的试验医疗器械，申办者负责保存回收处置等记录。</w:t>
      </w:r>
    </w:p>
    <w:p w14:paraId="3963D731"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应当为受试者支付与医疗器械临床试验相关的费用。受试者发生与医疗器械临床试验相关的损害或者死亡时，申办者应当承担相应的治疗费用、补偿或者赔偿，但不包括研究者和医疗器械临床试验机构自身过失以及受试者自身疾病进展所致的损害。</w:t>
      </w:r>
    </w:p>
    <w:p w14:paraId="187A497D"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申办者应当负责医疗器械试验期间安全性信息的评估和报告。</w:t>
      </w:r>
    </w:p>
    <w:p w14:paraId="4DF30F0E"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申办者应当承担医疗器械临床试验监查责任，制定监查标准操作规程，并选择符合要求的监查员履行监查职责。</w:t>
      </w:r>
    </w:p>
    <w:p w14:paraId="0F760CB0"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为保证临床试验的质量，申办者可以组织独立于医疗器械临床试验、有相应培训和经验的稽查员对临床试验实施情况进行稽查，评估临床试验是否符合临床试验方案、本规范和相关法律法规的规定。</w:t>
      </w:r>
    </w:p>
    <w:p w14:paraId="0EF4D9C9"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应当确保医疗器械临床试验的实施遵守临床试验方案，发现医疗器械临床试验机构和研究者不遵守临床试验方案、本规范和相关法律法规的，应当及时指出并予以纠正；如情况严重或者持续不改，应当终止该临床试验机构和研究者继续参加该临床试验，并书面向临床试验机构所在地省、自治区、直辖市药品监督管理部门报告。</w:t>
      </w:r>
    </w:p>
    <w:p w14:paraId="4237FC43"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申办者应当在医疗器械临床试验暂停、终止或者完成后</w:t>
      </w:r>
      <w:r>
        <w:rPr>
          <w:bCs/>
          <w:snapToGrid w:val="0"/>
          <w:color w:val="000000" w:themeColor="text1"/>
          <w:kern w:val="0"/>
          <w:sz w:val="24"/>
        </w:rPr>
        <w:t>10</w:t>
      </w:r>
      <w:r>
        <w:rPr>
          <w:rFonts w:hint="eastAsia"/>
          <w:bCs/>
          <w:snapToGrid w:val="0"/>
          <w:color w:val="000000" w:themeColor="text1"/>
          <w:kern w:val="0"/>
          <w:sz w:val="24"/>
        </w:rPr>
        <w:t>个工作日内，书面报告所有的主要研究者、医疗器械临床试验机构管理部门、伦理委员会。</w:t>
      </w:r>
    </w:p>
    <w:p w14:paraId="244932B6" w14:textId="77777777" w:rsidR="001C73AA" w:rsidRDefault="00000000">
      <w:pPr>
        <w:numPr>
          <w:ilvl w:val="0"/>
          <w:numId w:val="75"/>
        </w:numPr>
        <w:tabs>
          <w:tab w:val="left" w:pos="420"/>
        </w:tabs>
        <w:adjustRightInd w:val="0"/>
        <w:snapToGrid w:val="0"/>
        <w:spacing w:line="360" w:lineRule="auto"/>
        <w:rPr>
          <w:bCs/>
          <w:snapToGrid w:val="0"/>
          <w:color w:val="000000" w:themeColor="text1"/>
          <w:kern w:val="0"/>
          <w:sz w:val="24"/>
        </w:rPr>
      </w:pPr>
      <w:r>
        <w:rPr>
          <w:rFonts w:hint="eastAsia"/>
          <w:bCs/>
          <w:snapToGrid w:val="0"/>
          <w:color w:val="000000" w:themeColor="text1"/>
          <w:kern w:val="0"/>
          <w:sz w:val="24"/>
        </w:rPr>
        <w:t>申办者应当在医疗器械临床试验终止或者完成后</w:t>
      </w:r>
      <w:r>
        <w:rPr>
          <w:bCs/>
          <w:snapToGrid w:val="0"/>
          <w:color w:val="000000" w:themeColor="text1"/>
          <w:kern w:val="0"/>
          <w:sz w:val="24"/>
        </w:rPr>
        <w:t>10</w:t>
      </w:r>
      <w:r>
        <w:rPr>
          <w:rFonts w:hint="eastAsia"/>
          <w:bCs/>
          <w:snapToGrid w:val="0"/>
          <w:color w:val="000000" w:themeColor="text1"/>
          <w:kern w:val="0"/>
          <w:sz w:val="24"/>
        </w:rPr>
        <w:t>个工作日内，向申办者所在地省、自治区、直辖市药品监督管理部门报告。</w:t>
      </w:r>
    </w:p>
    <w:p w14:paraId="54C46F0A" w14:textId="77777777" w:rsidR="001C73AA" w:rsidRDefault="00000000">
      <w:pPr>
        <w:pStyle w:val="11"/>
        <w:numPr>
          <w:ilvl w:val="0"/>
          <w:numId w:val="13"/>
        </w:numPr>
        <w:spacing w:before="312" w:after="156"/>
        <w:rPr>
          <w:bCs/>
        </w:rPr>
      </w:pPr>
      <w:bookmarkStart w:id="2004" w:name="_Toc102036724"/>
      <w:bookmarkStart w:id="2005" w:name="_Toc104144661"/>
      <w:bookmarkStart w:id="2006" w:name="_Toc104145037"/>
      <w:bookmarkStart w:id="2007" w:name="_Toc118380748"/>
      <w:bookmarkStart w:id="2008" w:name="_Toc15879"/>
      <w:bookmarkStart w:id="2009" w:name="_Toc15172"/>
      <w:bookmarkStart w:id="2010" w:name="_Toc11851"/>
      <w:bookmarkStart w:id="2011" w:name="_Toc104144499"/>
      <w:r>
        <w:rPr>
          <w:bCs/>
        </w:rPr>
        <w:t>其他需要说明的内容</w:t>
      </w:r>
      <w:bookmarkEnd w:id="2004"/>
      <w:bookmarkEnd w:id="2005"/>
      <w:bookmarkEnd w:id="2006"/>
      <w:bookmarkEnd w:id="2007"/>
      <w:bookmarkEnd w:id="2008"/>
      <w:bookmarkEnd w:id="2009"/>
      <w:bookmarkEnd w:id="2010"/>
      <w:bookmarkEnd w:id="2011"/>
    </w:p>
    <w:p w14:paraId="5CBF8192" w14:textId="77777777" w:rsidR="001C73AA" w:rsidRDefault="00000000">
      <w:pPr>
        <w:pStyle w:val="24"/>
        <w:numPr>
          <w:ilvl w:val="1"/>
          <w:numId w:val="76"/>
        </w:numPr>
        <w:snapToGrid w:val="0"/>
        <w:spacing w:beforeLines="0" w:before="0"/>
        <w:rPr>
          <w:bCs/>
        </w:rPr>
      </w:pPr>
      <w:bookmarkStart w:id="2012" w:name="_Toc104145038"/>
      <w:bookmarkStart w:id="2013" w:name="_Toc104144500"/>
      <w:bookmarkStart w:id="2014" w:name="_Toc20263"/>
      <w:bookmarkStart w:id="2015" w:name="_Toc118380749"/>
      <w:bookmarkStart w:id="2016" w:name="_Toc104144662"/>
      <w:bookmarkStart w:id="2017" w:name="_Toc31433"/>
      <w:bookmarkStart w:id="2018" w:name="_Toc24138"/>
      <w:r>
        <w:rPr>
          <w:rFonts w:hint="eastAsia"/>
          <w:bCs/>
        </w:rPr>
        <w:t>财务和保险</w:t>
      </w:r>
      <w:bookmarkEnd w:id="2012"/>
      <w:bookmarkEnd w:id="2013"/>
      <w:bookmarkEnd w:id="2014"/>
      <w:bookmarkEnd w:id="2015"/>
      <w:bookmarkEnd w:id="2016"/>
      <w:bookmarkEnd w:id="2017"/>
      <w:bookmarkEnd w:id="2018"/>
    </w:p>
    <w:p w14:paraId="4B13509F" w14:textId="77777777" w:rsidR="001C73AA" w:rsidRDefault="00000000">
      <w:pPr>
        <w:pStyle w:val="a8"/>
        <w:numPr>
          <w:ilvl w:val="1"/>
          <w:numId w:val="77"/>
        </w:numPr>
        <w:snapToGrid w:val="0"/>
        <w:ind w:firstLineChars="0"/>
        <w:rPr>
          <w:color w:val="000000" w:themeColor="text1"/>
        </w:rPr>
      </w:pPr>
      <w:r>
        <w:rPr>
          <w:rFonts w:hint="eastAsia"/>
          <w:color w:val="000000" w:themeColor="text1"/>
        </w:rPr>
        <w:lastRenderedPageBreak/>
        <w:t>财务：申办者和各中心的临床试验机构签订临床试验协议后，需按照合同条款按时支付款项。各中心的临床试验机构在收到申办方的款项后，需开具发票或收据。</w:t>
      </w:r>
    </w:p>
    <w:p w14:paraId="7A71A195" w14:textId="77777777" w:rsidR="001C73AA" w:rsidRDefault="00000000">
      <w:pPr>
        <w:pStyle w:val="a8"/>
        <w:numPr>
          <w:ilvl w:val="1"/>
          <w:numId w:val="77"/>
        </w:numPr>
        <w:snapToGrid w:val="0"/>
        <w:ind w:firstLineChars="0"/>
        <w:rPr>
          <w:color w:val="000000" w:themeColor="text1"/>
        </w:rPr>
      </w:pPr>
      <w:r>
        <w:rPr>
          <w:rFonts w:hint="eastAsia"/>
          <w:color w:val="000000" w:themeColor="text1"/>
        </w:rPr>
        <w:t>保险：申办者将为此项临床试验购买项目保险。一旦触发理赔条款，申办者将按照理赔程序向保险公司申请、并对受试者进行理赔。</w:t>
      </w:r>
    </w:p>
    <w:p w14:paraId="32A54301" w14:textId="77777777" w:rsidR="001C73AA" w:rsidRDefault="00000000">
      <w:pPr>
        <w:pStyle w:val="24"/>
        <w:numPr>
          <w:ilvl w:val="1"/>
          <w:numId w:val="76"/>
        </w:numPr>
        <w:snapToGrid w:val="0"/>
        <w:spacing w:beforeLines="0" w:before="0"/>
        <w:rPr>
          <w:bCs/>
        </w:rPr>
      </w:pPr>
      <w:bookmarkStart w:id="2019" w:name="_Toc118380750"/>
      <w:bookmarkStart w:id="2020" w:name="_Toc104144501"/>
      <w:bookmarkStart w:id="2021" w:name="_Toc104145039"/>
      <w:bookmarkStart w:id="2022" w:name="_Toc104144663"/>
      <w:bookmarkStart w:id="2023" w:name="_Toc28104"/>
      <w:bookmarkStart w:id="2024" w:name="_Toc12122"/>
      <w:bookmarkStart w:id="2025" w:name="_Toc1454"/>
      <w:r>
        <w:rPr>
          <w:rFonts w:hint="eastAsia"/>
          <w:bCs/>
        </w:rPr>
        <w:t>试验结果发表约定</w:t>
      </w:r>
      <w:bookmarkEnd w:id="2019"/>
      <w:bookmarkEnd w:id="2020"/>
      <w:bookmarkEnd w:id="2021"/>
      <w:bookmarkEnd w:id="2022"/>
      <w:bookmarkEnd w:id="2023"/>
      <w:bookmarkEnd w:id="2024"/>
      <w:bookmarkEnd w:id="2025"/>
    </w:p>
    <w:p w14:paraId="520CB03C" w14:textId="77777777" w:rsidR="001C73AA" w:rsidRDefault="00000000">
      <w:pPr>
        <w:pStyle w:val="a8"/>
        <w:snapToGrid w:val="0"/>
        <w:ind w:firstLine="480"/>
        <w:rPr>
          <w:color w:val="000000" w:themeColor="text1"/>
        </w:rPr>
      </w:pPr>
      <w:r>
        <w:rPr>
          <w:rFonts w:hint="eastAsia"/>
          <w:color w:val="000000" w:themeColor="text1"/>
        </w:rPr>
        <w:t>本临床试验的申办者与参与试验的单位、研究者将共享试验数据和成果，可共同或以研究者为主公布和</w:t>
      </w:r>
      <w:r>
        <w:rPr>
          <w:rFonts w:hint="eastAsia"/>
          <w:color w:val="000000" w:themeColor="text1"/>
        </w:rPr>
        <w:t>/</w:t>
      </w:r>
      <w:r>
        <w:rPr>
          <w:rFonts w:hint="eastAsia"/>
          <w:color w:val="000000" w:themeColor="text1"/>
        </w:rPr>
        <w:t>或发表临床试验结论和学术文章，在文章发表前须要告知并获得申办者审阅同意，最终决定权由申办者与研究者协商后达成的一致意见来决定。</w:t>
      </w:r>
    </w:p>
    <w:p w14:paraId="205AA722" w14:textId="77777777" w:rsidR="001C73AA" w:rsidRDefault="00000000">
      <w:pPr>
        <w:pStyle w:val="11"/>
        <w:numPr>
          <w:ilvl w:val="0"/>
          <w:numId w:val="13"/>
        </w:numPr>
        <w:spacing w:before="312" w:after="156"/>
        <w:rPr>
          <w:sz w:val="24"/>
        </w:rPr>
      </w:pPr>
      <w:bookmarkStart w:id="2026" w:name="_Toc118380752"/>
      <w:bookmarkStart w:id="2027" w:name="_Toc104144665"/>
      <w:bookmarkStart w:id="2028" w:name="_Toc7004"/>
      <w:bookmarkStart w:id="2029" w:name="_Toc104145041"/>
      <w:bookmarkStart w:id="2030" w:name="_Toc13481"/>
      <w:bookmarkStart w:id="2031" w:name="_Toc104144503"/>
      <w:bookmarkStart w:id="2032" w:name="_Toc13967"/>
      <w:r>
        <w:rPr>
          <w:rFonts w:hint="eastAsia"/>
          <w:bCs/>
        </w:rPr>
        <w:t>参考文献</w:t>
      </w:r>
      <w:bookmarkEnd w:id="2026"/>
      <w:bookmarkEnd w:id="2027"/>
      <w:bookmarkEnd w:id="2028"/>
      <w:bookmarkEnd w:id="2029"/>
      <w:bookmarkEnd w:id="2030"/>
      <w:bookmarkEnd w:id="2031"/>
      <w:bookmarkEnd w:id="2032"/>
    </w:p>
    <w:p w14:paraId="3DFB84B9" w14:textId="77777777" w:rsidR="001C73AA" w:rsidRDefault="00000000">
      <w:pPr>
        <w:pStyle w:val="afe"/>
        <w:widowControl/>
        <w:numPr>
          <w:ilvl w:val="0"/>
          <w:numId w:val="78"/>
        </w:numPr>
        <w:spacing w:line="360" w:lineRule="auto"/>
        <w:ind w:firstLineChars="0"/>
        <w:jc w:val="left"/>
        <w:rPr>
          <w:sz w:val="24"/>
        </w:rPr>
      </w:pPr>
      <w:bookmarkStart w:id="2033" w:name="_Ref125026436"/>
      <w:bookmarkStart w:id="2034" w:name="_Toc104144504"/>
      <w:bookmarkStart w:id="2035" w:name="_Toc104145042"/>
      <w:bookmarkStart w:id="2036" w:name="_Toc104144666"/>
      <w:r>
        <w:rPr>
          <w:rFonts w:hint="eastAsia"/>
          <w:sz w:val="24"/>
        </w:rPr>
        <w:t>Vedantham S, Grassi CJ, Ferral H, et al; Technology Assessment Committee of the Society of Interventional Radiology. Reporting standards for endovascular treatment of lower extremity deep vein thrombosis. J Vasc Interv Radiol. 2009; 20(Suppl): S391-408.</w:t>
      </w:r>
    </w:p>
    <w:p w14:paraId="431E11A6" w14:textId="77777777" w:rsidR="001C73AA" w:rsidRDefault="00000000">
      <w:pPr>
        <w:pStyle w:val="afe"/>
        <w:widowControl/>
        <w:numPr>
          <w:ilvl w:val="0"/>
          <w:numId w:val="78"/>
        </w:numPr>
        <w:spacing w:line="360" w:lineRule="auto"/>
        <w:ind w:firstLineChars="0"/>
        <w:jc w:val="left"/>
        <w:rPr>
          <w:sz w:val="24"/>
        </w:rPr>
      </w:pPr>
      <w:r>
        <w:rPr>
          <w:sz w:val="24"/>
        </w:rPr>
        <w:t>Kakkos SK, Gohel M, Baekgaard N, et al. Editor's Choice - European Society for Vascular Surgery (ESVS) 2021 Clinical Practice Guidelines on the Management of Venous Thrombosis. Eur J Vasc Endovasc Surg. 2021</w:t>
      </w:r>
      <w:r>
        <w:rPr>
          <w:rFonts w:hint="eastAsia"/>
          <w:sz w:val="24"/>
        </w:rPr>
        <w:t xml:space="preserve">; </w:t>
      </w:r>
      <w:r>
        <w:rPr>
          <w:sz w:val="24"/>
        </w:rPr>
        <w:t>61(1):</w:t>
      </w:r>
      <w:r>
        <w:rPr>
          <w:rFonts w:hint="eastAsia"/>
          <w:sz w:val="24"/>
        </w:rPr>
        <w:t xml:space="preserve"> </w:t>
      </w:r>
      <w:r>
        <w:rPr>
          <w:sz w:val="24"/>
        </w:rPr>
        <w:t xml:space="preserve">9-82. </w:t>
      </w:r>
    </w:p>
    <w:p w14:paraId="1D9175B9" w14:textId="77777777" w:rsidR="001C73AA" w:rsidRDefault="00000000">
      <w:pPr>
        <w:pStyle w:val="afe"/>
        <w:numPr>
          <w:ilvl w:val="0"/>
          <w:numId w:val="78"/>
        </w:numPr>
        <w:spacing w:line="360" w:lineRule="auto"/>
        <w:ind w:firstLineChars="0"/>
        <w:rPr>
          <w:sz w:val="24"/>
        </w:rPr>
      </w:pPr>
      <w:r>
        <w:rPr>
          <w:rFonts w:hint="eastAsia"/>
          <w:sz w:val="24"/>
        </w:rPr>
        <w:t>卢伟锋</w:t>
      </w:r>
      <w:r>
        <w:rPr>
          <w:sz w:val="24"/>
        </w:rPr>
        <w:t>,</w:t>
      </w:r>
      <w:r>
        <w:rPr>
          <w:rFonts w:hint="eastAsia"/>
          <w:sz w:val="24"/>
        </w:rPr>
        <w:t xml:space="preserve"> </w:t>
      </w:r>
      <w:r>
        <w:rPr>
          <w:rFonts w:hint="eastAsia"/>
          <w:sz w:val="24"/>
        </w:rPr>
        <w:t>黄小进</w:t>
      </w:r>
      <w:r>
        <w:rPr>
          <w:sz w:val="24"/>
        </w:rPr>
        <w:t>,</w:t>
      </w:r>
      <w:r>
        <w:rPr>
          <w:rFonts w:hint="eastAsia"/>
          <w:sz w:val="24"/>
        </w:rPr>
        <w:t xml:space="preserve"> </w:t>
      </w:r>
      <w:r>
        <w:rPr>
          <w:rFonts w:hint="eastAsia"/>
          <w:sz w:val="24"/>
        </w:rPr>
        <w:t>洪诗钗</w:t>
      </w:r>
      <w:r>
        <w:rPr>
          <w:sz w:val="24"/>
        </w:rPr>
        <w:t>,</w:t>
      </w:r>
      <w:r>
        <w:rPr>
          <w:rFonts w:hint="eastAsia"/>
          <w:sz w:val="24"/>
        </w:rPr>
        <w:t xml:space="preserve"> </w:t>
      </w:r>
      <w:r>
        <w:rPr>
          <w:rFonts w:hint="eastAsia"/>
          <w:sz w:val="24"/>
        </w:rPr>
        <w:t>等</w:t>
      </w:r>
      <w:r>
        <w:rPr>
          <w:sz w:val="24"/>
        </w:rPr>
        <w:t xml:space="preserve">. </w:t>
      </w:r>
      <w:r>
        <w:rPr>
          <w:rFonts w:hint="eastAsia"/>
          <w:sz w:val="24"/>
        </w:rPr>
        <w:t>导管溶栓治疗急性下肢深静脉血栓形成的疗效分析</w:t>
      </w:r>
      <w:r>
        <w:rPr>
          <w:sz w:val="24"/>
        </w:rPr>
        <w:t xml:space="preserve">[J]. </w:t>
      </w:r>
      <w:r>
        <w:rPr>
          <w:rFonts w:hint="eastAsia"/>
          <w:sz w:val="24"/>
        </w:rPr>
        <w:t>中华普通外科杂志</w:t>
      </w:r>
      <w:r>
        <w:rPr>
          <w:sz w:val="24"/>
        </w:rPr>
        <w:t>, 2015,</w:t>
      </w:r>
      <w:r>
        <w:rPr>
          <w:rFonts w:hint="eastAsia"/>
          <w:sz w:val="24"/>
        </w:rPr>
        <w:t xml:space="preserve"> </w:t>
      </w:r>
      <w:r>
        <w:rPr>
          <w:sz w:val="24"/>
        </w:rPr>
        <w:t>30(8):</w:t>
      </w:r>
      <w:r>
        <w:rPr>
          <w:rFonts w:hint="eastAsia"/>
          <w:sz w:val="24"/>
        </w:rPr>
        <w:t xml:space="preserve"> </w:t>
      </w:r>
      <w:r>
        <w:rPr>
          <w:sz w:val="24"/>
        </w:rPr>
        <w:t>659-660.</w:t>
      </w:r>
    </w:p>
    <w:p w14:paraId="4E16F207" w14:textId="77777777" w:rsidR="001C73AA" w:rsidRDefault="00000000">
      <w:pPr>
        <w:pStyle w:val="afe"/>
        <w:numPr>
          <w:ilvl w:val="0"/>
          <w:numId w:val="78"/>
        </w:numPr>
        <w:spacing w:line="360" w:lineRule="auto"/>
        <w:ind w:firstLineChars="0"/>
        <w:rPr>
          <w:sz w:val="24"/>
        </w:rPr>
      </w:pPr>
      <w:r>
        <w:rPr>
          <w:rFonts w:hint="eastAsia"/>
          <w:sz w:val="24"/>
        </w:rPr>
        <w:t>中华医学会外科学分会血管外科学组</w:t>
      </w:r>
      <w:r>
        <w:rPr>
          <w:rFonts w:hint="eastAsia"/>
          <w:sz w:val="24"/>
        </w:rPr>
        <w:t xml:space="preserve">. </w:t>
      </w:r>
      <w:r>
        <w:rPr>
          <w:rFonts w:hint="eastAsia"/>
          <w:sz w:val="24"/>
        </w:rPr>
        <w:t>深静脉血栓形成的诊断和治疗指南</w:t>
      </w:r>
      <w:r>
        <w:rPr>
          <w:rFonts w:hint="eastAsia"/>
          <w:sz w:val="24"/>
        </w:rPr>
        <w:t>(</w:t>
      </w:r>
      <w:r>
        <w:rPr>
          <w:rFonts w:hint="eastAsia"/>
          <w:sz w:val="24"/>
        </w:rPr>
        <w:t>第三版</w:t>
      </w:r>
      <w:r>
        <w:rPr>
          <w:rFonts w:hint="eastAsia"/>
          <w:sz w:val="24"/>
        </w:rPr>
        <w:t xml:space="preserve">)[J]. </w:t>
      </w:r>
      <w:r>
        <w:rPr>
          <w:rFonts w:hint="eastAsia"/>
          <w:sz w:val="24"/>
        </w:rPr>
        <w:t>中华普通外科杂志</w:t>
      </w:r>
      <w:r>
        <w:rPr>
          <w:rFonts w:hint="eastAsia"/>
          <w:sz w:val="24"/>
        </w:rPr>
        <w:t>, 2017(9).</w:t>
      </w:r>
    </w:p>
    <w:p w14:paraId="4F3862AE" w14:textId="77777777" w:rsidR="001C73AA" w:rsidRDefault="00000000">
      <w:pPr>
        <w:pStyle w:val="afe"/>
        <w:numPr>
          <w:ilvl w:val="0"/>
          <w:numId w:val="78"/>
        </w:numPr>
        <w:spacing w:line="360" w:lineRule="auto"/>
        <w:ind w:firstLineChars="0"/>
        <w:rPr>
          <w:sz w:val="24"/>
        </w:rPr>
      </w:pPr>
      <w:r>
        <w:rPr>
          <w:sz w:val="24"/>
        </w:rPr>
        <w:t>顾建平</w:t>
      </w:r>
      <w:r>
        <w:rPr>
          <w:sz w:val="24"/>
        </w:rPr>
        <w:t>,</w:t>
      </w:r>
      <w:r>
        <w:rPr>
          <w:rFonts w:hint="eastAsia"/>
          <w:sz w:val="24"/>
        </w:rPr>
        <w:t xml:space="preserve"> </w:t>
      </w:r>
      <w:r>
        <w:rPr>
          <w:sz w:val="24"/>
        </w:rPr>
        <w:t>徐克</w:t>
      </w:r>
      <w:r>
        <w:rPr>
          <w:sz w:val="24"/>
        </w:rPr>
        <w:t>,</w:t>
      </w:r>
      <w:r>
        <w:rPr>
          <w:rFonts w:hint="eastAsia"/>
          <w:sz w:val="24"/>
        </w:rPr>
        <w:t xml:space="preserve"> </w:t>
      </w:r>
      <w:r>
        <w:rPr>
          <w:sz w:val="24"/>
        </w:rPr>
        <w:t>滕皋军</w:t>
      </w:r>
      <w:r>
        <w:rPr>
          <w:sz w:val="24"/>
        </w:rPr>
        <w:t>.</w:t>
      </w:r>
      <w:r>
        <w:rPr>
          <w:rFonts w:hint="eastAsia"/>
          <w:sz w:val="24"/>
        </w:rPr>
        <w:t xml:space="preserve"> </w:t>
      </w:r>
      <w:r>
        <w:rPr>
          <w:sz w:val="24"/>
        </w:rPr>
        <w:t>下肢深静脉血栓形成介入治疗规范的专家共识</w:t>
      </w:r>
      <w:r>
        <w:rPr>
          <w:sz w:val="24"/>
        </w:rPr>
        <w:t>(</w:t>
      </w:r>
      <w:r>
        <w:rPr>
          <w:sz w:val="24"/>
        </w:rPr>
        <w:t>第</w:t>
      </w:r>
      <w:r>
        <w:rPr>
          <w:sz w:val="24"/>
        </w:rPr>
        <w:t>2</w:t>
      </w:r>
      <w:r>
        <w:rPr>
          <w:sz w:val="24"/>
        </w:rPr>
        <w:t>版</w:t>
      </w:r>
      <w:r>
        <w:rPr>
          <w:sz w:val="24"/>
        </w:rPr>
        <w:t>)[J].</w:t>
      </w:r>
      <w:r>
        <w:rPr>
          <w:rFonts w:hint="eastAsia"/>
          <w:sz w:val="24"/>
        </w:rPr>
        <w:t xml:space="preserve"> </w:t>
      </w:r>
      <w:r>
        <w:rPr>
          <w:sz w:val="24"/>
        </w:rPr>
        <w:t>介入放射学杂志</w:t>
      </w:r>
      <w:r>
        <w:rPr>
          <w:sz w:val="24"/>
        </w:rPr>
        <w:t>,</w:t>
      </w:r>
      <w:r>
        <w:rPr>
          <w:rFonts w:hint="eastAsia"/>
          <w:sz w:val="24"/>
        </w:rPr>
        <w:t xml:space="preserve"> </w:t>
      </w:r>
      <w:r>
        <w:rPr>
          <w:sz w:val="24"/>
        </w:rPr>
        <w:t>2019,</w:t>
      </w:r>
      <w:r>
        <w:rPr>
          <w:rFonts w:hint="eastAsia"/>
          <w:sz w:val="24"/>
        </w:rPr>
        <w:t xml:space="preserve"> </w:t>
      </w:r>
      <w:r>
        <w:rPr>
          <w:sz w:val="24"/>
        </w:rPr>
        <w:t>28(01):</w:t>
      </w:r>
      <w:r>
        <w:rPr>
          <w:rFonts w:hint="eastAsia"/>
          <w:sz w:val="24"/>
        </w:rPr>
        <w:t xml:space="preserve"> </w:t>
      </w:r>
      <w:r>
        <w:rPr>
          <w:sz w:val="24"/>
        </w:rPr>
        <w:t>1-10.</w:t>
      </w:r>
    </w:p>
    <w:p w14:paraId="716C3066" w14:textId="77777777" w:rsidR="001C73AA" w:rsidRDefault="00000000">
      <w:pPr>
        <w:pStyle w:val="afe"/>
        <w:numPr>
          <w:ilvl w:val="0"/>
          <w:numId w:val="78"/>
        </w:numPr>
        <w:spacing w:line="360" w:lineRule="auto"/>
        <w:ind w:firstLineChars="0"/>
        <w:rPr>
          <w:sz w:val="24"/>
        </w:rPr>
      </w:pPr>
      <w:r>
        <w:rPr>
          <w:sz w:val="24"/>
        </w:rPr>
        <w:t>李燕</w:t>
      </w:r>
      <w:r>
        <w:rPr>
          <w:sz w:val="24"/>
        </w:rPr>
        <w:t>,</w:t>
      </w:r>
      <w:r>
        <w:rPr>
          <w:rFonts w:hint="eastAsia"/>
          <w:sz w:val="24"/>
        </w:rPr>
        <w:t xml:space="preserve"> </w:t>
      </w:r>
      <w:r>
        <w:rPr>
          <w:sz w:val="24"/>
        </w:rPr>
        <w:t>郑雯</w:t>
      </w:r>
      <w:r>
        <w:rPr>
          <w:sz w:val="24"/>
        </w:rPr>
        <w:t>,</w:t>
      </w:r>
      <w:r>
        <w:rPr>
          <w:rFonts w:hint="eastAsia"/>
          <w:sz w:val="24"/>
        </w:rPr>
        <w:t xml:space="preserve"> </w:t>
      </w:r>
      <w:r>
        <w:rPr>
          <w:sz w:val="24"/>
        </w:rPr>
        <w:t>葛静萍</w:t>
      </w:r>
      <w:r>
        <w:rPr>
          <w:sz w:val="24"/>
        </w:rPr>
        <w:t>.</w:t>
      </w:r>
      <w:r>
        <w:rPr>
          <w:rFonts w:hint="eastAsia"/>
          <w:sz w:val="24"/>
        </w:rPr>
        <w:t xml:space="preserve"> </w:t>
      </w:r>
      <w:r>
        <w:rPr>
          <w:sz w:val="24"/>
        </w:rPr>
        <w:t>下肢深静脉血栓形成介入治疗护理规范专家共识</w:t>
      </w:r>
      <w:r>
        <w:rPr>
          <w:sz w:val="24"/>
        </w:rPr>
        <w:t>[J].</w:t>
      </w:r>
      <w:r>
        <w:rPr>
          <w:rFonts w:hint="eastAsia"/>
          <w:sz w:val="24"/>
        </w:rPr>
        <w:t xml:space="preserve"> </w:t>
      </w:r>
      <w:r>
        <w:rPr>
          <w:sz w:val="24"/>
        </w:rPr>
        <w:t>介入放射学杂志</w:t>
      </w:r>
      <w:r>
        <w:rPr>
          <w:sz w:val="24"/>
        </w:rPr>
        <w:t>,</w:t>
      </w:r>
      <w:r>
        <w:rPr>
          <w:rFonts w:hint="eastAsia"/>
          <w:sz w:val="24"/>
        </w:rPr>
        <w:t xml:space="preserve"> </w:t>
      </w:r>
      <w:r>
        <w:rPr>
          <w:sz w:val="24"/>
        </w:rPr>
        <w:t>2020,</w:t>
      </w:r>
      <w:r>
        <w:rPr>
          <w:rFonts w:hint="eastAsia"/>
          <w:sz w:val="24"/>
        </w:rPr>
        <w:t xml:space="preserve"> </w:t>
      </w:r>
      <w:r>
        <w:rPr>
          <w:sz w:val="24"/>
        </w:rPr>
        <w:t>29(06):</w:t>
      </w:r>
      <w:r>
        <w:rPr>
          <w:rFonts w:hint="eastAsia"/>
          <w:sz w:val="24"/>
        </w:rPr>
        <w:t xml:space="preserve"> </w:t>
      </w:r>
      <w:r>
        <w:rPr>
          <w:sz w:val="24"/>
        </w:rPr>
        <w:t>531-540.</w:t>
      </w:r>
    </w:p>
    <w:p w14:paraId="41F4BD6C" w14:textId="77777777" w:rsidR="001C73AA" w:rsidRDefault="00000000">
      <w:pPr>
        <w:pStyle w:val="afe"/>
        <w:numPr>
          <w:ilvl w:val="0"/>
          <w:numId w:val="78"/>
        </w:numPr>
        <w:spacing w:line="360" w:lineRule="auto"/>
        <w:ind w:firstLineChars="0"/>
        <w:rPr>
          <w:sz w:val="24"/>
        </w:rPr>
      </w:pPr>
      <w:bookmarkStart w:id="2037" w:name="_Ref125028294"/>
      <w:bookmarkEnd w:id="2033"/>
      <w:r>
        <w:rPr>
          <w:sz w:val="24"/>
        </w:rPr>
        <w:t>Enden T, Kløw NE, Sandvik L, et al. Catheter-directed thrombolysis vs. anticoagulant therapy alone in deep vein thrombosis: results of an open randomized, controlled trial reporting on short-term patency. J Thromb Haemost. 2009</w:t>
      </w:r>
      <w:r>
        <w:rPr>
          <w:rFonts w:hint="eastAsia"/>
          <w:sz w:val="24"/>
        </w:rPr>
        <w:t xml:space="preserve">; </w:t>
      </w:r>
      <w:r>
        <w:rPr>
          <w:sz w:val="24"/>
        </w:rPr>
        <w:t>7(8):1268-1275.</w:t>
      </w:r>
      <w:bookmarkEnd w:id="2037"/>
      <w:r>
        <w:rPr>
          <w:sz w:val="24"/>
        </w:rPr>
        <w:t xml:space="preserve"> </w:t>
      </w:r>
    </w:p>
    <w:p w14:paraId="09A1CF0F" w14:textId="77777777" w:rsidR="001C73AA" w:rsidRDefault="00000000">
      <w:pPr>
        <w:pStyle w:val="afe"/>
        <w:numPr>
          <w:ilvl w:val="0"/>
          <w:numId w:val="78"/>
        </w:numPr>
        <w:spacing w:line="360" w:lineRule="auto"/>
        <w:ind w:firstLineChars="0"/>
        <w:rPr>
          <w:sz w:val="24"/>
        </w:rPr>
      </w:pPr>
      <w:bookmarkStart w:id="2038" w:name="_Ref125028447"/>
      <w:r>
        <w:rPr>
          <w:rFonts w:hint="eastAsia"/>
          <w:sz w:val="24"/>
        </w:rPr>
        <w:t>公茂峰</w:t>
      </w:r>
      <w:r>
        <w:rPr>
          <w:sz w:val="24"/>
        </w:rPr>
        <w:t>,</w:t>
      </w:r>
      <w:r>
        <w:rPr>
          <w:rFonts w:hint="eastAsia"/>
          <w:sz w:val="24"/>
        </w:rPr>
        <w:t xml:space="preserve"> </w:t>
      </w:r>
      <w:r>
        <w:rPr>
          <w:sz w:val="24"/>
        </w:rPr>
        <w:t>陈国平</w:t>
      </w:r>
      <w:r>
        <w:rPr>
          <w:sz w:val="24"/>
        </w:rPr>
        <w:t>,</w:t>
      </w:r>
      <w:r>
        <w:rPr>
          <w:rFonts w:hint="eastAsia"/>
          <w:sz w:val="24"/>
        </w:rPr>
        <w:t xml:space="preserve"> </w:t>
      </w:r>
      <w:r>
        <w:rPr>
          <w:sz w:val="24"/>
        </w:rPr>
        <w:t>顾建平</w:t>
      </w:r>
      <w:r>
        <w:rPr>
          <w:sz w:val="24"/>
        </w:rPr>
        <w:t>.</w:t>
      </w:r>
      <w:r>
        <w:rPr>
          <w:rFonts w:hint="eastAsia"/>
          <w:sz w:val="24"/>
        </w:rPr>
        <w:t xml:space="preserve"> </w:t>
      </w:r>
      <w:r>
        <w:rPr>
          <w:sz w:val="24"/>
        </w:rPr>
        <w:t>下肢深静脉血栓形成的溶栓治疗现状与尿激酶、阿替普酶的临床应用</w:t>
      </w:r>
      <w:r>
        <w:rPr>
          <w:sz w:val="24"/>
        </w:rPr>
        <w:t>[J].</w:t>
      </w:r>
      <w:r>
        <w:rPr>
          <w:rFonts w:hint="eastAsia"/>
          <w:sz w:val="24"/>
        </w:rPr>
        <w:t xml:space="preserve"> </w:t>
      </w:r>
      <w:r>
        <w:rPr>
          <w:sz w:val="24"/>
        </w:rPr>
        <w:t>中华介入放射学电子杂志</w:t>
      </w:r>
      <w:r>
        <w:rPr>
          <w:sz w:val="24"/>
        </w:rPr>
        <w:t>,</w:t>
      </w:r>
      <w:r>
        <w:rPr>
          <w:rFonts w:hint="eastAsia"/>
          <w:sz w:val="24"/>
        </w:rPr>
        <w:t xml:space="preserve"> </w:t>
      </w:r>
      <w:r>
        <w:rPr>
          <w:sz w:val="24"/>
        </w:rPr>
        <w:t>2017,</w:t>
      </w:r>
      <w:r>
        <w:rPr>
          <w:rFonts w:hint="eastAsia"/>
          <w:sz w:val="24"/>
        </w:rPr>
        <w:t xml:space="preserve"> </w:t>
      </w:r>
      <w:r>
        <w:rPr>
          <w:sz w:val="24"/>
        </w:rPr>
        <w:t>5(04):</w:t>
      </w:r>
      <w:r>
        <w:rPr>
          <w:rFonts w:hint="eastAsia"/>
          <w:sz w:val="24"/>
        </w:rPr>
        <w:t xml:space="preserve"> </w:t>
      </w:r>
      <w:r>
        <w:rPr>
          <w:sz w:val="24"/>
        </w:rPr>
        <w:t>282-287.</w:t>
      </w:r>
      <w:bookmarkEnd w:id="2038"/>
    </w:p>
    <w:p w14:paraId="7761857D" w14:textId="77777777" w:rsidR="001C73AA" w:rsidRDefault="00000000">
      <w:pPr>
        <w:pStyle w:val="afe"/>
        <w:numPr>
          <w:ilvl w:val="0"/>
          <w:numId w:val="78"/>
        </w:numPr>
        <w:spacing w:line="360" w:lineRule="auto"/>
        <w:ind w:firstLineChars="0"/>
        <w:rPr>
          <w:sz w:val="24"/>
        </w:rPr>
      </w:pPr>
      <w:bookmarkStart w:id="2039" w:name="_Ref125028958"/>
      <w:r>
        <w:rPr>
          <w:rFonts w:hint="eastAsia"/>
          <w:sz w:val="24"/>
        </w:rPr>
        <w:lastRenderedPageBreak/>
        <w:t>卢辉俊</w:t>
      </w:r>
      <w:r>
        <w:rPr>
          <w:sz w:val="24"/>
        </w:rPr>
        <w:t>,</w:t>
      </w:r>
      <w:r>
        <w:rPr>
          <w:rFonts w:hint="eastAsia"/>
          <w:sz w:val="24"/>
        </w:rPr>
        <w:t xml:space="preserve"> </w:t>
      </w:r>
      <w:r>
        <w:rPr>
          <w:sz w:val="24"/>
        </w:rPr>
        <w:t>刘辉</w:t>
      </w:r>
      <w:r>
        <w:rPr>
          <w:sz w:val="24"/>
        </w:rPr>
        <w:t>,</w:t>
      </w:r>
      <w:r>
        <w:rPr>
          <w:rFonts w:hint="eastAsia"/>
          <w:sz w:val="24"/>
        </w:rPr>
        <w:t xml:space="preserve"> </w:t>
      </w:r>
      <w:r>
        <w:rPr>
          <w:sz w:val="24"/>
        </w:rPr>
        <w:t>原野</w:t>
      </w:r>
      <w:r>
        <w:rPr>
          <w:sz w:val="24"/>
        </w:rPr>
        <w:t>,</w:t>
      </w:r>
      <w:r>
        <w:rPr>
          <w:rFonts w:hint="eastAsia"/>
          <w:sz w:val="24"/>
        </w:rPr>
        <w:t xml:space="preserve"> </w:t>
      </w:r>
      <w:r>
        <w:rPr>
          <w:sz w:val="24"/>
        </w:rPr>
        <w:t>马兵兵</w:t>
      </w:r>
      <w:r>
        <w:rPr>
          <w:sz w:val="24"/>
        </w:rPr>
        <w:t>,</w:t>
      </w:r>
      <w:r>
        <w:rPr>
          <w:rFonts w:hint="eastAsia"/>
          <w:sz w:val="24"/>
        </w:rPr>
        <w:t xml:space="preserve"> </w:t>
      </w:r>
      <w:r>
        <w:rPr>
          <w:sz w:val="24"/>
        </w:rPr>
        <w:t>张米</w:t>
      </w:r>
      <w:r>
        <w:rPr>
          <w:sz w:val="24"/>
        </w:rPr>
        <w:t>,</w:t>
      </w:r>
      <w:r>
        <w:rPr>
          <w:rFonts w:hint="eastAsia"/>
          <w:sz w:val="24"/>
        </w:rPr>
        <w:t xml:space="preserve"> </w:t>
      </w:r>
      <w:r>
        <w:rPr>
          <w:sz w:val="24"/>
        </w:rPr>
        <w:t>胡亚立</w:t>
      </w:r>
      <w:r>
        <w:rPr>
          <w:sz w:val="24"/>
        </w:rPr>
        <w:t>,</w:t>
      </w:r>
      <w:r>
        <w:rPr>
          <w:rFonts w:hint="eastAsia"/>
          <w:sz w:val="24"/>
        </w:rPr>
        <w:t xml:space="preserve"> </w:t>
      </w:r>
      <w:r>
        <w:rPr>
          <w:sz w:val="24"/>
        </w:rPr>
        <w:t>赵翼</w:t>
      </w:r>
      <w:r>
        <w:rPr>
          <w:sz w:val="24"/>
        </w:rPr>
        <w:t>.</w:t>
      </w:r>
      <w:r>
        <w:rPr>
          <w:rFonts w:hint="eastAsia"/>
          <w:sz w:val="24"/>
        </w:rPr>
        <w:t xml:space="preserve"> </w:t>
      </w:r>
      <w:r>
        <w:rPr>
          <w:sz w:val="24"/>
        </w:rPr>
        <w:t>外周途径置管溶栓治疗左髂静脉压迫并急性下肢深静脉血栓形成的分析</w:t>
      </w:r>
      <w:r>
        <w:rPr>
          <w:sz w:val="24"/>
        </w:rPr>
        <w:t>[J].</w:t>
      </w:r>
      <w:r>
        <w:rPr>
          <w:rFonts w:hint="eastAsia"/>
          <w:sz w:val="24"/>
        </w:rPr>
        <w:t xml:space="preserve"> </w:t>
      </w:r>
      <w:r>
        <w:rPr>
          <w:sz w:val="24"/>
        </w:rPr>
        <w:t>中国普外基础与临床杂志</w:t>
      </w:r>
      <w:r>
        <w:rPr>
          <w:sz w:val="24"/>
        </w:rPr>
        <w:t>,</w:t>
      </w:r>
      <w:r>
        <w:rPr>
          <w:rFonts w:hint="eastAsia"/>
          <w:sz w:val="24"/>
        </w:rPr>
        <w:t xml:space="preserve"> </w:t>
      </w:r>
      <w:r>
        <w:rPr>
          <w:sz w:val="24"/>
        </w:rPr>
        <w:t>2015,</w:t>
      </w:r>
      <w:r>
        <w:rPr>
          <w:rFonts w:hint="eastAsia"/>
          <w:sz w:val="24"/>
        </w:rPr>
        <w:t xml:space="preserve"> </w:t>
      </w:r>
      <w:r>
        <w:rPr>
          <w:sz w:val="24"/>
        </w:rPr>
        <w:t>22(05):</w:t>
      </w:r>
      <w:r>
        <w:rPr>
          <w:rFonts w:hint="eastAsia"/>
          <w:sz w:val="24"/>
        </w:rPr>
        <w:t xml:space="preserve"> </w:t>
      </w:r>
      <w:r>
        <w:rPr>
          <w:sz w:val="24"/>
        </w:rPr>
        <w:t>605-609.</w:t>
      </w:r>
      <w:bookmarkEnd w:id="2039"/>
    </w:p>
    <w:p w14:paraId="3755C0E6" w14:textId="77777777" w:rsidR="001C73AA" w:rsidRDefault="00000000">
      <w:pPr>
        <w:pStyle w:val="afe"/>
        <w:numPr>
          <w:ilvl w:val="0"/>
          <w:numId w:val="78"/>
        </w:numPr>
        <w:spacing w:line="360" w:lineRule="auto"/>
        <w:ind w:firstLineChars="0"/>
        <w:rPr>
          <w:sz w:val="24"/>
        </w:rPr>
      </w:pPr>
      <w:bookmarkStart w:id="2040" w:name="_Ref125029429"/>
      <w:r>
        <w:rPr>
          <w:sz w:val="24"/>
        </w:rPr>
        <w:t>Semba CP, Dake MD. Iliofemoral deep venous thrombosis: aggressive therapy with catheter-directed thrombolysis. Radiology. 1994</w:t>
      </w:r>
      <w:r>
        <w:rPr>
          <w:rFonts w:hint="eastAsia"/>
          <w:sz w:val="24"/>
        </w:rPr>
        <w:t xml:space="preserve">; </w:t>
      </w:r>
      <w:r>
        <w:rPr>
          <w:sz w:val="24"/>
        </w:rPr>
        <w:t>191(2):</w:t>
      </w:r>
      <w:r>
        <w:rPr>
          <w:rFonts w:hint="eastAsia"/>
          <w:sz w:val="24"/>
        </w:rPr>
        <w:t xml:space="preserve"> </w:t>
      </w:r>
      <w:r>
        <w:rPr>
          <w:sz w:val="24"/>
        </w:rPr>
        <w:t>487-494.</w:t>
      </w:r>
      <w:bookmarkEnd w:id="2040"/>
      <w:r>
        <w:rPr>
          <w:sz w:val="24"/>
        </w:rPr>
        <w:t xml:space="preserve"> </w:t>
      </w:r>
    </w:p>
    <w:p w14:paraId="0941D653" w14:textId="77777777" w:rsidR="001C73AA" w:rsidRDefault="00000000">
      <w:pPr>
        <w:pStyle w:val="afe"/>
        <w:numPr>
          <w:ilvl w:val="0"/>
          <w:numId w:val="78"/>
        </w:numPr>
        <w:spacing w:line="360" w:lineRule="auto"/>
        <w:ind w:firstLineChars="0"/>
        <w:rPr>
          <w:sz w:val="24"/>
        </w:rPr>
      </w:pPr>
      <w:bookmarkStart w:id="2041" w:name="_Ref125030065"/>
      <w:r>
        <w:rPr>
          <w:sz w:val="24"/>
        </w:rPr>
        <w:t>Vedantham S, Sista AK, Klein SJ, et al. Quality improvement guidelines for the treatment of lower-extremity deep vein thrombosis with use of endovascular thrombus removal. J Vasc Interv Radiol. 2014</w:t>
      </w:r>
      <w:r>
        <w:rPr>
          <w:rFonts w:hint="eastAsia"/>
          <w:sz w:val="24"/>
        </w:rPr>
        <w:t xml:space="preserve">; </w:t>
      </w:r>
      <w:r>
        <w:rPr>
          <w:sz w:val="24"/>
        </w:rPr>
        <w:t>25(9):</w:t>
      </w:r>
      <w:r>
        <w:rPr>
          <w:rFonts w:hint="eastAsia"/>
          <w:sz w:val="24"/>
        </w:rPr>
        <w:t xml:space="preserve"> </w:t>
      </w:r>
      <w:r>
        <w:rPr>
          <w:sz w:val="24"/>
        </w:rPr>
        <w:t>1317-1325.</w:t>
      </w:r>
      <w:bookmarkEnd w:id="2041"/>
      <w:r>
        <w:rPr>
          <w:sz w:val="24"/>
        </w:rPr>
        <w:t xml:space="preserve"> </w:t>
      </w:r>
    </w:p>
    <w:p w14:paraId="2296E2C3" w14:textId="77777777" w:rsidR="001C73AA" w:rsidRDefault="00000000">
      <w:pPr>
        <w:pStyle w:val="afe"/>
        <w:numPr>
          <w:ilvl w:val="0"/>
          <w:numId w:val="78"/>
        </w:numPr>
        <w:spacing w:line="360" w:lineRule="auto"/>
        <w:ind w:firstLineChars="0"/>
        <w:rPr>
          <w:sz w:val="24"/>
        </w:rPr>
      </w:pPr>
      <w:bookmarkStart w:id="2042" w:name="_Ref125030080"/>
      <w:r>
        <w:rPr>
          <w:sz w:val="24"/>
        </w:rPr>
        <w:t>Baekgaard N, Broholm R, Just S, Jørgensen M, Jensen LP. Long-term results using catheter-directed thrombolysis in 103 lower limbs with acute iliofemoral venous thrombosis. Eur J Vasc Endovasc Surg. 2010</w:t>
      </w:r>
      <w:r>
        <w:rPr>
          <w:rFonts w:hint="eastAsia"/>
          <w:sz w:val="24"/>
        </w:rPr>
        <w:t xml:space="preserve">; </w:t>
      </w:r>
      <w:r>
        <w:rPr>
          <w:sz w:val="24"/>
        </w:rPr>
        <w:t>39(1):</w:t>
      </w:r>
      <w:r>
        <w:rPr>
          <w:rFonts w:hint="eastAsia"/>
          <w:sz w:val="24"/>
        </w:rPr>
        <w:t xml:space="preserve"> </w:t>
      </w:r>
      <w:r>
        <w:rPr>
          <w:sz w:val="24"/>
        </w:rPr>
        <w:t>112-117.</w:t>
      </w:r>
      <w:bookmarkEnd w:id="2042"/>
      <w:r>
        <w:rPr>
          <w:sz w:val="24"/>
        </w:rPr>
        <w:t xml:space="preserve"> </w:t>
      </w:r>
    </w:p>
    <w:p w14:paraId="5862F76A" w14:textId="77777777" w:rsidR="001C73AA" w:rsidRDefault="00000000">
      <w:pPr>
        <w:pStyle w:val="afe"/>
        <w:numPr>
          <w:ilvl w:val="0"/>
          <w:numId w:val="78"/>
        </w:numPr>
        <w:spacing w:line="360" w:lineRule="auto"/>
        <w:ind w:firstLineChars="0"/>
        <w:rPr>
          <w:sz w:val="24"/>
        </w:rPr>
      </w:pPr>
      <w:bookmarkStart w:id="2043" w:name="_Ref125030087"/>
      <w:r>
        <w:rPr>
          <w:sz w:val="24"/>
        </w:rPr>
        <w:t>Enden T, Haig Y, Kløw NE, et al. Long-term outcome after additional catheter-directed thrombolysis versus standard treatment for acute iliofemoral deep vein thrombosis (the CaVenT study): a randomised controlled trial. Lancet. 2012</w:t>
      </w:r>
      <w:r>
        <w:rPr>
          <w:rFonts w:hint="eastAsia"/>
          <w:sz w:val="24"/>
        </w:rPr>
        <w:t xml:space="preserve">; </w:t>
      </w:r>
      <w:r>
        <w:rPr>
          <w:sz w:val="24"/>
        </w:rPr>
        <w:t>379(9810):</w:t>
      </w:r>
      <w:r>
        <w:rPr>
          <w:rFonts w:hint="eastAsia"/>
          <w:sz w:val="24"/>
        </w:rPr>
        <w:t xml:space="preserve"> </w:t>
      </w:r>
      <w:r>
        <w:rPr>
          <w:sz w:val="24"/>
        </w:rPr>
        <w:t>31-38.</w:t>
      </w:r>
      <w:bookmarkEnd w:id="2043"/>
    </w:p>
    <w:p w14:paraId="77E83447" w14:textId="77777777" w:rsidR="001C73AA" w:rsidRDefault="00000000">
      <w:pPr>
        <w:pStyle w:val="afe"/>
        <w:numPr>
          <w:ilvl w:val="0"/>
          <w:numId w:val="78"/>
        </w:numPr>
        <w:spacing w:line="360" w:lineRule="auto"/>
        <w:ind w:firstLineChars="0"/>
        <w:rPr>
          <w:sz w:val="24"/>
        </w:rPr>
      </w:pPr>
      <w:bookmarkStart w:id="2044" w:name="_Ref125031705"/>
      <w:r>
        <w:rPr>
          <w:sz w:val="24"/>
        </w:rPr>
        <w:t>Shi Y, Shi W, Chen L, Gu J. A systematic review of ultrasound-accelerated catheter-directed thrombolysis in the treatment of deep vein thrombosis. J Thromb Thrombolysis. 2018</w:t>
      </w:r>
      <w:r>
        <w:rPr>
          <w:rFonts w:hint="eastAsia"/>
          <w:sz w:val="24"/>
        </w:rPr>
        <w:t xml:space="preserve">; </w:t>
      </w:r>
      <w:r>
        <w:rPr>
          <w:sz w:val="24"/>
        </w:rPr>
        <w:t>45(3):</w:t>
      </w:r>
      <w:r>
        <w:rPr>
          <w:rFonts w:hint="eastAsia"/>
          <w:sz w:val="24"/>
        </w:rPr>
        <w:t xml:space="preserve"> </w:t>
      </w:r>
      <w:r>
        <w:rPr>
          <w:sz w:val="24"/>
        </w:rPr>
        <w:t>440-451.</w:t>
      </w:r>
      <w:bookmarkEnd w:id="2044"/>
      <w:r>
        <w:rPr>
          <w:sz w:val="24"/>
        </w:rPr>
        <w:t xml:space="preserve"> </w:t>
      </w:r>
    </w:p>
    <w:p w14:paraId="2EF89A4A" w14:textId="77777777" w:rsidR="001C73AA" w:rsidRDefault="00000000">
      <w:pPr>
        <w:pStyle w:val="afe"/>
        <w:numPr>
          <w:ilvl w:val="0"/>
          <w:numId w:val="78"/>
        </w:numPr>
        <w:spacing w:line="360" w:lineRule="auto"/>
        <w:ind w:firstLineChars="0"/>
        <w:rPr>
          <w:sz w:val="24"/>
        </w:rPr>
      </w:pPr>
      <w:bookmarkStart w:id="2045" w:name="_Ref125031885"/>
      <w:r>
        <w:rPr>
          <w:sz w:val="24"/>
        </w:rPr>
        <w:t>Farrokhi M, Khurshid M, Mohammadi S, et al. Comparison of ultrasound-accelerated versus conventional catheter-directed thrombolysis for deep vein thrombosis: A systematic review and meta-analysis. Vascular. 2022</w:t>
      </w:r>
      <w:r>
        <w:rPr>
          <w:rFonts w:hint="eastAsia"/>
          <w:sz w:val="24"/>
        </w:rPr>
        <w:t xml:space="preserve">; </w:t>
      </w:r>
      <w:r>
        <w:rPr>
          <w:sz w:val="24"/>
        </w:rPr>
        <w:t>30(2):</w:t>
      </w:r>
      <w:r>
        <w:rPr>
          <w:rFonts w:hint="eastAsia"/>
          <w:sz w:val="24"/>
        </w:rPr>
        <w:t xml:space="preserve"> </w:t>
      </w:r>
      <w:r>
        <w:rPr>
          <w:sz w:val="24"/>
        </w:rPr>
        <w:t>365-374.</w:t>
      </w:r>
      <w:bookmarkEnd w:id="2045"/>
      <w:r>
        <w:rPr>
          <w:sz w:val="24"/>
        </w:rPr>
        <w:t xml:space="preserve"> </w:t>
      </w:r>
      <w:bookmarkStart w:id="2046" w:name="_Ref125893962"/>
    </w:p>
    <w:p w14:paraId="2B6EE844" w14:textId="77777777" w:rsidR="001C73AA" w:rsidRDefault="00000000">
      <w:pPr>
        <w:pStyle w:val="afe"/>
        <w:numPr>
          <w:ilvl w:val="0"/>
          <w:numId w:val="78"/>
        </w:numPr>
        <w:spacing w:line="360" w:lineRule="auto"/>
        <w:ind w:firstLineChars="0"/>
        <w:rPr>
          <w:sz w:val="24"/>
        </w:rPr>
      </w:pPr>
      <w:r>
        <w:rPr>
          <w:rFonts w:hint="eastAsia"/>
          <w:sz w:val="24"/>
        </w:rPr>
        <w:t>下腔静脉滤器置入术和取出术规范的专家共识</w:t>
      </w:r>
      <w:r>
        <w:rPr>
          <w:rFonts w:hint="eastAsia"/>
          <w:sz w:val="24"/>
        </w:rPr>
        <w:t>(</w:t>
      </w:r>
      <w:r>
        <w:rPr>
          <w:rFonts w:hint="eastAsia"/>
          <w:sz w:val="24"/>
        </w:rPr>
        <w:t>第</w:t>
      </w:r>
      <w:r>
        <w:rPr>
          <w:rFonts w:hint="eastAsia"/>
          <w:sz w:val="24"/>
        </w:rPr>
        <w:t>2</w:t>
      </w:r>
      <w:r>
        <w:rPr>
          <w:rFonts w:hint="eastAsia"/>
          <w:sz w:val="24"/>
        </w:rPr>
        <w:t>版</w:t>
      </w:r>
      <w:r>
        <w:rPr>
          <w:rFonts w:hint="eastAsia"/>
          <w:sz w:val="24"/>
        </w:rPr>
        <w:t xml:space="preserve">)[J]. </w:t>
      </w:r>
      <w:r>
        <w:rPr>
          <w:rFonts w:hint="eastAsia"/>
          <w:sz w:val="24"/>
        </w:rPr>
        <w:t>中华医学杂志</w:t>
      </w:r>
      <w:r>
        <w:rPr>
          <w:rFonts w:hint="eastAsia"/>
          <w:sz w:val="24"/>
        </w:rPr>
        <w:t>, 2020, 100(27): 2092-2101.</w:t>
      </w:r>
      <w:bookmarkEnd w:id="2046"/>
    </w:p>
    <w:p w14:paraId="437BC67E" w14:textId="77777777" w:rsidR="001C73AA" w:rsidRDefault="00000000">
      <w:pPr>
        <w:widowControl/>
        <w:jc w:val="left"/>
        <w:rPr>
          <w:color w:val="000000" w:themeColor="text1"/>
          <w:sz w:val="24"/>
          <w:szCs w:val="30"/>
        </w:rPr>
      </w:pPr>
      <w:r>
        <w:rPr>
          <w:b/>
          <w:sz w:val="24"/>
          <w:szCs w:val="30"/>
        </w:rPr>
        <w:br w:type="page"/>
      </w:r>
    </w:p>
    <w:p w14:paraId="5D03E47D" w14:textId="77777777" w:rsidR="001C73AA" w:rsidRDefault="00000000">
      <w:pPr>
        <w:pStyle w:val="11"/>
        <w:spacing w:before="312" w:after="156"/>
        <w:jc w:val="center"/>
        <w:rPr>
          <w:bCs/>
          <w:sz w:val="32"/>
          <w:szCs w:val="36"/>
        </w:rPr>
      </w:pPr>
      <w:bookmarkStart w:id="2047" w:name="_Toc16352"/>
      <w:bookmarkStart w:id="2048" w:name="_Toc23439"/>
      <w:bookmarkStart w:id="2049" w:name="_Toc13665"/>
      <w:bookmarkStart w:id="2050" w:name="_Toc118380753"/>
      <w:r>
        <w:rPr>
          <w:bCs/>
          <w:sz w:val="32"/>
          <w:szCs w:val="36"/>
        </w:rPr>
        <w:lastRenderedPageBreak/>
        <w:t>研究者声明</w:t>
      </w:r>
      <w:bookmarkEnd w:id="2034"/>
      <w:bookmarkEnd w:id="2035"/>
      <w:bookmarkEnd w:id="2036"/>
      <w:bookmarkEnd w:id="2047"/>
      <w:bookmarkEnd w:id="2048"/>
      <w:bookmarkEnd w:id="2049"/>
      <w:bookmarkEnd w:id="2050"/>
    </w:p>
    <w:p w14:paraId="64EA10A2" w14:textId="77777777" w:rsidR="001C73AA" w:rsidRDefault="00000000">
      <w:pPr>
        <w:pStyle w:val="a9"/>
        <w:spacing w:after="0" w:line="360" w:lineRule="auto"/>
        <w:ind w:leftChars="0" w:left="0"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我同意：</w:t>
      </w:r>
    </w:p>
    <w:p w14:paraId="602ADCD5" w14:textId="77777777" w:rsidR="001C73AA" w:rsidRDefault="00000000">
      <w:pPr>
        <w:pStyle w:val="af"/>
        <w:spacing w:line="360" w:lineRule="auto"/>
        <w:ind w:left="0"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1.</w:t>
      </w:r>
      <w:r>
        <w:rPr>
          <w:rFonts w:ascii="Times New Roman" w:eastAsia="宋体" w:hAnsi="Times New Roman" w:cs="Times New Roman"/>
          <w:color w:val="000000" w:themeColor="text1"/>
          <w:sz w:val="24"/>
          <w:szCs w:val="24"/>
        </w:rPr>
        <w:t>严格按照赫尔辛基宣言、中国现行法规、以及试验方案的要求进行本次临床试验。</w:t>
      </w:r>
    </w:p>
    <w:p w14:paraId="3E57AC00" w14:textId="77777777" w:rsidR="001C73AA" w:rsidRDefault="00000000">
      <w:pPr>
        <w:pStyle w:val="af"/>
        <w:spacing w:line="360" w:lineRule="auto"/>
        <w:ind w:left="0"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2.</w:t>
      </w:r>
      <w:r>
        <w:rPr>
          <w:rFonts w:ascii="Times New Roman" w:eastAsia="宋体" w:hAnsi="Times New Roman" w:cs="Times New Roman"/>
          <w:color w:val="000000" w:themeColor="text1"/>
          <w:sz w:val="24"/>
          <w:szCs w:val="24"/>
        </w:rPr>
        <w:t>将所要求的全部数据准确记录于病例报告表</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CRF</w:t>
      </w:r>
      <w:r>
        <w:rPr>
          <w:rFonts w:ascii="Times New Roman" w:eastAsia="宋体" w:hAnsi="Times New Roman" w:cs="Times New Roman" w:hint="eastAsia"/>
          <w:color w:val="000000" w:themeColor="text1"/>
          <w:sz w:val="24"/>
          <w:szCs w:val="24"/>
        </w:rPr>
        <w:t>/EDC)</w:t>
      </w:r>
      <w:r>
        <w:rPr>
          <w:rFonts w:ascii="Times New Roman" w:eastAsia="宋体" w:hAnsi="Times New Roman" w:cs="Times New Roman"/>
          <w:color w:val="000000" w:themeColor="text1"/>
          <w:sz w:val="24"/>
          <w:szCs w:val="24"/>
        </w:rPr>
        <w:t>中，配合完成临床试验报告。</w:t>
      </w:r>
    </w:p>
    <w:p w14:paraId="02E58A0D" w14:textId="77777777" w:rsidR="001C73AA" w:rsidRDefault="00000000">
      <w:pPr>
        <w:pStyle w:val="af"/>
        <w:spacing w:line="360" w:lineRule="auto"/>
        <w:ind w:left="0"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3.</w:t>
      </w:r>
      <w:r>
        <w:rPr>
          <w:rFonts w:ascii="Times New Roman" w:eastAsia="宋体" w:hAnsi="Times New Roman" w:cs="Times New Roman"/>
          <w:color w:val="000000" w:themeColor="text1"/>
          <w:sz w:val="24"/>
          <w:szCs w:val="24"/>
        </w:rPr>
        <w:t>试验医疗器械仅用于本次临床试验，在临床试验过程中完整准确地记录试验医疗器械的接收和使用情况，并保存记录。</w:t>
      </w:r>
    </w:p>
    <w:p w14:paraId="2133CBEF" w14:textId="77777777" w:rsidR="001C73AA" w:rsidRDefault="00000000">
      <w:pPr>
        <w:pStyle w:val="af"/>
        <w:spacing w:line="360" w:lineRule="auto"/>
        <w:ind w:left="0"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4.</w:t>
      </w:r>
      <w:r>
        <w:rPr>
          <w:rFonts w:ascii="Times New Roman" w:eastAsia="宋体" w:hAnsi="Times New Roman" w:cs="Times New Roman"/>
          <w:color w:val="000000" w:themeColor="text1"/>
          <w:sz w:val="24"/>
          <w:szCs w:val="24"/>
        </w:rPr>
        <w:t>允许申办者授权或派遣的监查员、稽查员和监管部门对该项临床试验进行监查、稽查和检查。</w:t>
      </w:r>
    </w:p>
    <w:p w14:paraId="5E760345" w14:textId="77777777" w:rsidR="001C73AA" w:rsidRDefault="00000000">
      <w:pPr>
        <w:pStyle w:val="af"/>
        <w:spacing w:line="360" w:lineRule="auto"/>
        <w:ind w:left="0"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5.</w:t>
      </w:r>
      <w:r>
        <w:rPr>
          <w:rFonts w:ascii="Times New Roman" w:eastAsia="宋体" w:hAnsi="Times New Roman" w:cs="Times New Roman"/>
          <w:color w:val="000000" w:themeColor="text1"/>
          <w:sz w:val="24"/>
          <w:szCs w:val="24"/>
        </w:rPr>
        <w:t>严格履行各方签署的临床试验合同</w:t>
      </w:r>
      <w:r>
        <w:rPr>
          <w:rFonts w:ascii="Times New Roman" w:eastAsia="宋体" w:hAnsi="Times New Roman" w:cs="Times New Roman"/>
          <w:color w:val="000000" w:themeColor="text1"/>
          <w:sz w:val="24"/>
          <w:szCs w:val="24"/>
        </w:rPr>
        <w:t>/</w:t>
      </w:r>
      <w:r>
        <w:rPr>
          <w:rFonts w:ascii="Times New Roman" w:eastAsia="宋体" w:hAnsi="Times New Roman" w:cs="Times New Roman"/>
          <w:color w:val="000000" w:themeColor="text1"/>
          <w:sz w:val="24"/>
          <w:szCs w:val="24"/>
        </w:rPr>
        <w:t>协议条款。</w:t>
      </w:r>
    </w:p>
    <w:p w14:paraId="5D53AE7C" w14:textId="77777777" w:rsidR="001C73AA" w:rsidRDefault="00000000">
      <w:pPr>
        <w:pStyle w:val="af"/>
        <w:spacing w:line="360" w:lineRule="auto"/>
        <w:ind w:left="0" w:firstLineChars="200" w:firstLine="480"/>
        <w:rPr>
          <w:rFonts w:ascii="Times New Roman" w:eastAsia="宋体" w:hAnsi="Times New Roman" w:cs="Times New Roman"/>
          <w:color w:val="auto"/>
          <w:sz w:val="28"/>
          <w:szCs w:val="28"/>
        </w:rPr>
      </w:pPr>
      <w:r>
        <w:rPr>
          <w:rFonts w:ascii="Times New Roman" w:eastAsia="宋体" w:hAnsi="Times New Roman" w:cs="Times New Roman"/>
          <w:color w:val="000000" w:themeColor="text1"/>
          <w:sz w:val="24"/>
          <w:szCs w:val="24"/>
        </w:rPr>
        <w:t>我已全部阅读了临床试验方案，包括以上的声明，我同意以上全部内容。</w:t>
      </w: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tblGrid>
      <w:tr w:rsidR="001C73AA" w14:paraId="29D1ED68" w14:textId="77777777">
        <w:trPr>
          <w:trHeight w:val="2080"/>
          <w:jc w:val="center"/>
        </w:trPr>
        <w:tc>
          <w:tcPr>
            <w:tcW w:w="7920" w:type="dxa"/>
            <w:tcBorders>
              <w:top w:val="single" w:sz="4" w:space="0" w:color="auto"/>
              <w:left w:val="single" w:sz="4" w:space="0" w:color="auto"/>
              <w:bottom w:val="single" w:sz="4" w:space="0" w:color="auto"/>
              <w:right w:val="single" w:sz="4" w:space="0" w:color="auto"/>
            </w:tcBorders>
          </w:tcPr>
          <w:p w14:paraId="6E59BC90" w14:textId="77777777" w:rsidR="001C73AA" w:rsidRDefault="00000000">
            <w:pPr>
              <w:spacing w:before="50" w:after="50" w:line="360" w:lineRule="auto"/>
              <w:rPr>
                <w:rFonts w:ascii="宋体"/>
                <w:sz w:val="24"/>
              </w:rPr>
            </w:pPr>
            <w:bookmarkStart w:id="2051" w:name="_Toc3551"/>
            <w:bookmarkStart w:id="2052" w:name="_Toc24788"/>
            <w:bookmarkStart w:id="2053" w:name="_Toc63605418"/>
            <w:bookmarkStart w:id="2054" w:name="_Toc109132399"/>
            <w:bookmarkStart w:id="2055" w:name="_Toc24741"/>
            <w:bookmarkStart w:id="2056" w:name="_Toc2445"/>
            <w:bookmarkStart w:id="2057" w:name="_Toc25838"/>
            <w:bookmarkStart w:id="2058" w:name="_Toc20017"/>
            <w:bookmarkStart w:id="2059" w:name="_Toc26296601"/>
            <w:r>
              <w:rPr>
                <w:rFonts w:ascii="宋体" w:hint="eastAsia"/>
                <w:sz w:val="24"/>
              </w:rPr>
              <w:t>主要研究者</w:t>
            </w:r>
          </w:p>
          <w:p w14:paraId="03A3C146" w14:textId="77777777" w:rsidR="001C73AA" w:rsidRDefault="00000000">
            <w:pPr>
              <w:spacing w:before="50" w:after="50" w:line="360" w:lineRule="auto"/>
              <w:rPr>
                <w:rFonts w:ascii="宋体"/>
                <w:sz w:val="24"/>
              </w:rPr>
            </w:pPr>
            <w:r>
              <w:rPr>
                <w:rFonts w:ascii="宋体" w:hint="eastAsia"/>
                <w:sz w:val="24"/>
              </w:rPr>
              <w:t xml:space="preserve">                                </w:t>
            </w:r>
          </w:p>
          <w:p w14:paraId="3C3A4FB4" w14:textId="77777777" w:rsidR="001C73AA" w:rsidRDefault="00000000">
            <w:pPr>
              <w:spacing w:before="50" w:after="50" w:line="360" w:lineRule="auto"/>
              <w:rPr>
                <w:rFonts w:ascii="宋体"/>
                <w:sz w:val="24"/>
              </w:rPr>
            </w:pPr>
            <w:r>
              <w:rPr>
                <w:rFonts w:ascii="宋体" w:hint="eastAsia"/>
                <w:sz w:val="24"/>
              </w:rPr>
              <w:t xml:space="preserve">                                 签名</w:t>
            </w:r>
          </w:p>
          <w:p w14:paraId="24108BDA" w14:textId="77777777" w:rsidR="001C73AA" w:rsidRDefault="00000000">
            <w:pPr>
              <w:spacing w:before="50" w:after="50" w:line="360" w:lineRule="auto"/>
              <w:ind w:left="4800" w:hangingChars="2000" w:hanging="4800"/>
              <w:rPr>
                <w:rFonts w:ascii="宋体"/>
                <w:sz w:val="24"/>
              </w:rPr>
            </w:pPr>
            <w:r>
              <w:rPr>
                <w:rFonts w:ascii="宋体" w:hint="eastAsia"/>
                <w:sz w:val="24"/>
              </w:rPr>
              <w:t xml:space="preserve">　　　　　　　　　　　　　　　  年　　月　　日</w:t>
            </w:r>
          </w:p>
        </w:tc>
      </w:tr>
    </w:tbl>
    <w:p w14:paraId="758D85FF" w14:textId="77777777" w:rsidR="001C73AA" w:rsidRDefault="001C73AA">
      <w:pPr>
        <w:spacing w:line="240" w:lineRule="exact"/>
        <w:rPr>
          <w:rFonts w:ascii="宋体"/>
          <w:sz w:val="24"/>
        </w:rPr>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tblGrid>
      <w:tr w:rsidR="001C73AA" w14:paraId="7A1B5EAE" w14:textId="77777777">
        <w:trPr>
          <w:trHeight w:val="2326"/>
          <w:jc w:val="center"/>
        </w:trPr>
        <w:tc>
          <w:tcPr>
            <w:tcW w:w="7920" w:type="dxa"/>
          </w:tcPr>
          <w:p w14:paraId="515A71F6" w14:textId="77777777" w:rsidR="001C73AA" w:rsidRDefault="00000000">
            <w:pPr>
              <w:spacing w:before="50" w:after="50" w:line="360" w:lineRule="auto"/>
              <w:rPr>
                <w:rFonts w:ascii="宋体"/>
                <w:sz w:val="24"/>
              </w:rPr>
            </w:pPr>
            <w:r>
              <w:rPr>
                <w:rFonts w:ascii="宋体" w:hint="eastAsia"/>
                <w:sz w:val="24"/>
              </w:rPr>
              <w:t>医疗器械临床试验机构</w:t>
            </w:r>
          </w:p>
          <w:p w14:paraId="15D2BA9E" w14:textId="77777777" w:rsidR="001C73AA" w:rsidRDefault="00000000">
            <w:pPr>
              <w:spacing w:before="50" w:after="50" w:line="360" w:lineRule="auto"/>
              <w:rPr>
                <w:rFonts w:ascii="宋体"/>
                <w:sz w:val="24"/>
              </w:rPr>
            </w:pPr>
            <w:r>
              <w:rPr>
                <w:rFonts w:ascii="宋体" w:hint="eastAsia"/>
                <w:sz w:val="24"/>
              </w:rPr>
              <w:t xml:space="preserve">　　　　　　　　　　　　　　　　　　　　　　　　　　　　　　　　　　　　　　</w:t>
            </w:r>
          </w:p>
          <w:p w14:paraId="504E077B" w14:textId="77777777" w:rsidR="001C73AA" w:rsidRDefault="00000000">
            <w:pPr>
              <w:spacing w:before="50" w:after="50" w:line="360" w:lineRule="auto"/>
              <w:ind w:left="5040" w:hangingChars="2100" w:hanging="5040"/>
              <w:rPr>
                <w:rFonts w:ascii="宋体"/>
                <w:sz w:val="24"/>
              </w:rPr>
            </w:pPr>
            <w:r>
              <w:rPr>
                <w:rFonts w:ascii="宋体" w:hint="eastAsia"/>
                <w:sz w:val="24"/>
              </w:rPr>
              <w:t xml:space="preserve">　　　　　　　　　　　　　　　 　签章</w:t>
            </w:r>
          </w:p>
          <w:p w14:paraId="5C81C97B" w14:textId="77777777" w:rsidR="001C73AA" w:rsidRDefault="00000000">
            <w:pPr>
              <w:spacing w:before="50" w:after="50" w:line="360" w:lineRule="auto"/>
              <w:rPr>
                <w:rFonts w:ascii="宋体"/>
                <w:sz w:val="24"/>
              </w:rPr>
            </w:pPr>
            <w:r>
              <w:rPr>
                <w:rFonts w:ascii="宋体" w:hint="eastAsia"/>
                <w:sz w:val="24"/>
              </w:rPr>
              <w:t xml:space="preserve">　　　　　　　　　　　　　　　　年　　月　　日　　</w:t>
            </w:r>
          </w:p>
        </w:tc>
      </w:tr>
    </w:tbl>
    <w:p w14:paraId="070C21BD" w14:textId="77777777" w:rsidR="001C73AA" w:rsidRDefault="001C73AA">
      <w:pPr>
        <w:spacing w:line="240" w:lineRule="exact"/>
        <w:rPr>
          <w:rFonts w:ascii="宋体"/>
          <w:sz w:val="24"/>
        </w:rPr>
      </w:pPr>
    </w:p>
    <w:tbl>
      <w:tblPr>
        <w:tblW w:w="7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2"/>
      </w:tblGrid>
      <w:tr w:rsidR="001C73AA" w14:paraId="52D608DA" w14:textId="77777777">
        <w:trPr>
          <w:trHeight w:val="308"/>
          <w:jc w:val="center"/>
        </w:trPr>
        <w:tc>
          <w:tcPr>
            <w:tcW w:w="7932" w:type="dxa"/>
          </w:tcPr>
          <w:p w14:paraId="7777121E" w14:textId="77777777" w:rsidR="001C73AA" w:rsidRDefault="00000000">
            <w:pPr>
              <w:spacing w:before="50" w:after="50" w:line="360" w:lineRule="auto"/>
              <w:rPr>
                <w:rFonts w:ascii="宋体"/>
                <w:sz w:val="24"/>
              </w:rPr>
            </w:pPr>
            <w:r>
              <w:rPr>
                <w:rFonts w:ascii="宋体" w:hint="eastAsia"/>
                <w:sz w:val="24"/>
              </w:rPr>
              <w:t xml:space="preserve">申办者　　　　　　　　　</w:t>
            </w:r>
          </w:p>
          <w:p w14:paraId="2DFF0D86" w14:textId="77777777" w:rsidR="001C73AA" w:rsidRDefault="00000000">
            <w:pPr>
              <w:spacing w:before="50" w:after="50" w:line="360" w:lineRule="auto"/>
              <w:rPr>
                <w:rFonts w:ascii="宋体"/>
                <w:sz w:val="24"/>
              </w:rPr>
            </w:pPr>
            <w:r>
              <w:rPr>
                <w:rFonts w:ascii="宋体" w:hint="eastAsia"/>
                <w:sz w:val="24"/>
              </w:rPr>
              <w:t xml:space="preserve">　　　　　　　　　　　　　　　　　　　</w:t>
            </w:r>
          </w:p>
          <w:p w14:paraId="2CB694A3" w14:textId="77777777" w:rsidR="001C73AA" w:rsidRDefault="00000000">
            <w:pPr>
              <w:spacing w:before="50" w:after="50" w:line="360" w:lineRule="auto"/>
              <w:ind w:left="5040" w:hangingChars="2100" w:hanging="5040"/>
              <w:rPr>
                <w:rFonts w:ascii="宋体"/>
                <w:sz w:val="24"/>
              </w:rPr>
            </w:pPr>
            <w:r>
              <w:rPr>
                <w:rFonts w:ascii="宋体" w:hint="eastAsia"/>
                <w:sz w:val="24"/>
              </w:rPr>
              <w:t xml:space="preserve">　　　　　　　　　　　　　　　 　签章</w:t>
            </w:r>
          </w:p>
          <w:p w14:paraId="73710B93" w14:textId="77777777" w:rsidR="001C73AA" w:rsidRDefault="00000000">
            <w:pPr>
              <w:spacing w:before="50" w:after="50" w:line="360" w:lineRule="auto"/>
              <w:rPr>
                <w:rFonts w:ascii="宋体"/>
                <w:sz w:val="24"/>
              </w:rPr>
            </w:pPr>
            <w:r>
              <w:rPr>
                <w:rFonts w:ascii="宋体" w:hint="eastAsia"/>
                <w:sz w:val="24"/>
              </w:rPr>
              <w:t xml:space="preserve">　　　　　　　　　　　　　　　　年　　月　　日　　</w:t>
            </w:r>
          </w:p>
        </w:tc>
      </w:tr>
      <w:bookmarkEnd w:id="0"/>
      <w:bookmarkEnd w:id="2051"/>
      <w:bookmarkEnd w:id="2052"/>
      <w:bookmarkEnd w:id="2053"/>
      <w:bookmarkEnd w:id="2054"/>
      <w:bookmarkEnd w:id="2055"/>
      <w:bookmarkEnd w:id="2056"/>
      <w:bookmarkEnd w:id="2057"/>
      <w:bookmarkEnd w:id="2058"/>
      <w:bookmarkEnd w:id="2059"/>
    </w:tbl>
    <w:p w14:paraId="33B0A897" w14:textId="77777777" w:rsidR="001C73AA" w:rsidRDefault="001C73AA">
      <w:pPr>
        <w:spacing w:line="360" w:lineRule="auto"/>
        <w:rPr>
          <w:color w:val="000000" w:themeColor="text1"/>
          <w:sz w:val="24"/>
        </w:rPr>
      </w:pPr>
    </w:p>
    <w:sectPr w:rsidR="001C73AA">
      <w:pgSz w:w="11906" w:h="16838"/>
      <w:pgMar w:top="1587" w:right="1417" w:bottom="1587" w:left="1417" w:header="851" w:footer="907"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Jing wang" w:date="2026-05-27T17:18:00Z" w:initials="Jw">
    <w:p w14:paraId="4C0EB312" w14:textId="77777777" w:rsidR="00015DE7" w:rsidRDefault="00015DE7" w:rsidP="00015DE7">
      <w:pPr>
        <w:pStyle w:val="a4"/>
        <w:rPr>
          <w:rFonts w:hint="eastAsia"/>
        </w:rPr>
      </w:pPr>
      <w:r>
        <w:rPr>
          <w:rStyle w:val="af9"/>
        </w:rPr>
        <w:annotationRef/>
      </w:r>
      <w:r>
        <w:t>待更新</w:t>
      </w:r>
    </w:p>
  </w:comment>
  <w:comment w:id="24" w:author="Jing wang" w:date="2026-05-21T21:14:00Z" w:initials="">
    <w:p w14:paraId="1C759C62" w14:textId="77777777" w:rsidR="001C73AA" w:rsidRDefault="0068205B">
      <w:pPr>
        <w:pStyle w:val="a4"/>
        <w:rPr>
          <w:rFonts w:hint="eastAsia"/>
        </w:rPr>
      </w:pPr>
      <w:r>
        <w:rPr>
          <w:rStyle w:val="af9"/>
        </w:rPr>
        <w:annotationRef/>
      </w:r>
      <w:r>
        <w:t>6个月是否充分？</w:t>
      </w:r>
    </w:p>
  </w:comment>
  <w:comment w:id="25" w:author="meijun wang" w:date="2026-05-22T09:14:00Z" w:initials="">
    <w:p w14:paraId="081FD097" w14:textId="77777777" w:rsidR="001C73AA" w:rsidRDefault="0068205B">
      <w:pPr>
        <w:pStyle w:val="a4"/>
        <w:rPr>
          <w:rFonts w:hint="eastAsia"/>
        </w:rPr>
      </w:pPr>
      <w:r>
        <w:rPr>
          <w:rStyle w:val="af9"/>
        </w:rPr>
        <w:annotationRef/>
      </w:r>
      <w:r>
        <w:rPr>
          <w:rFonts w:hint="eastAsia"/>
        </w:rPr>
        <w:t>12个月肯定是更好，考虑取栓产品也是6个月随访，故设定6个月</w:t>
      </w:r>
    </w:p>
  </w:comment>
  <w:comment w:id="26" w:author="meijun wang" w:date="2025-11-12T08:59:00Z" w:initials="">
    <w:p w14:paraId="057FB94F" w14:textId="77777777" w:rsidR="001C73AA" w:rsidRDefault="0068205B">
      <w:pPr>
        <w:pStyle w:val="a4"/>
        <w:numPr>
          <w:ilvl w:val="0"/>
          <w:numId w:val="2"/>
        </w:numPr>
        <w:rPr>
          <w:rFonts w:hint="eastAsia"/>
        </w:rPr>
      </w:pPr>
      <w:r>
        <w:rPr>
          <w:rStyle w:val="af9"/>
        </w:rPr>
        <w:annotationRef/>
      </w:r>
      <w:r>
        <w:rPr>
          <w:rFonts w:hint="eastAsia"/>
        </w:rPr>
        <w:t>常见静脉疾病诊治规范</w:t>
      </w:r>
    </w:p>
    <w:p w14:paraId="60CC6F8B" w14:textId="77777777" w:rsidR="001C73AA" w:rsidRDefault="00000000">
      <w:pPr>
        <w:pStyle w:val="a4"/>
        <w:rPr>
          <w:rFonts w:hint="eastAsia"/>
        </w:rPr>
      </w:pPr>
      <w:r>
        <w:rPr>
          <w:noProof/>
        </w:rPr>
        <w:drawing>
          <wp:inline distT="0" distB="0" distL="114300" distR="114300" wp14:anchorId="78B5C6D9" wp14:editId="709A7AE6">
            <wp:extent cx="1703705" cy="578485"/>
            <wp:effectExtent l="0" t="0" r="1270" b="254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
                    <a:stretch>
                      <a:fillRect/>
                    </a:stretch>
                  </pic:blipFill>
                  <pic:spPr>
                    <a:xfrm>
                      <a:off x="0" y="0"/>
                      <a:ext cx="1703705" cy="578485"/>
                    </a:xfrm>
                    <a:prstGeom prst="rect">
                      <a:avLst/>
                    </a:prstGeom>
                    <a:noFill/>
                    <a:ln>
                      <a:noFill/>
                    </a:ln>
                  </pic:spPr>
                </pic:pic>
              </a:graphicData>
            </a:graphic>
          </wp:inline>
        </w:drawing>
      </w:r>
    </w:p>
    <w:p w14:paraId="27BBCD34" w14:textId="77777777" w:rsidR="001C73AA" w:rsidRDefault="00000000">
      <w:pPr>
        <w:pStyle w:val="a4"/>
        <w:numPr>
          <w:ilvl w:val="0"/>
          <w:numId w:val="2"/>
        </w:numPr>
        <w:rPr>
          <w:rFonts w:hint="eastAsia"/>
        </w:rPr>
      </w:pPr>
      <w:r>
        <w:rPr>
          <w:rFonts w:hint="eastAsia"/>
        </w:rPr>
        <w:t>急性下肢深静脉血栓形成腔内治疗专家共识</w:t>
      </w:r>
    </w:p>
    <w:p w14:paraId="59D0C2CF" w14:textId="77777777" w:rsidR="001C73AA" w:rsidRDefault="00000000">
      <w:pPr>
        <w:pStyle w:val="a4"/>
        <w:rPr>
          <w:rFonts w:hint="eastAsia"/>
        </w:rPr>
      </w:pPr>
      <w:r>
        <w:rPr>
          <w:noProof/>
        </w:rPr>
        <w:drawing>
          <wp:inline distT="0" distB="0" distL="114300" distR="114300" wp14:anchorId="7169C45C" wp14:editId="019EF28A">
            <wp:extent cx="2325370" cy="452755"/>
            <wp:effectExtent l="0" t="0" r="8255" b="444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
                    <a:stretch>
                      <a:fillRect/>
                    </a:stretch>
                  </pic:blipFill>
                  <pic:spPr>
                    <a:xfrm>
                      <a:off x="0" y="0"/>
                      <a:ext cx="2325370" cy="452755"/>
                    </a:xfrm>
                    <a:prstGeom prst="rect">
                      <a:avLst/>
                    </a:prstGeom>
                    <a:noFill/>
                    <a:ln>
                      <a:noFill/>
                    </a:ln>
                  </pic:spPr>
                </pic:pic>
              </a:graphicData>
            </a:graphic>
          </wp:inline>
        </w:drawing>
      </w:r>
    </w:p>
    <w:p w14:paraId="052BF4BF" w14:textId="77777777" w:rsidR="001C73AA" w:rsidRDefault="00000000">
      <w:pPr>
        <w:pStyle w:val="a4"/>
        <w:rPr>
          <w:rFonts w:hint="eastAsia"/>
        </w:rPr>
      </w:pPr>
      <w:r>
        <w:rPr>
          <w:rFonts w:hint="eastAsia"/>
        </w:rPr>
        <w:t>2019-下肢深静脉血栓形成介入治疗规范的专家共识（第 2 版）</w:t>
      </w:r>
    </w:p>
    <w:p w14:paraId="7492180B" w14:textId="77777777" w:rsidR="001C73AA" w:rsidRDefault="00000000">
      <w:pPr>
        <w:pStyle w:val="a4"/>
        <w:rPr>
          <w:rFonts w:hint="eastAsia"/>
        </w:rPr>
      </w:pPr>
      <w:r>
        <w:rPr>
          <w:noProof/>
        </w:rPr>
        <w:drawing>
          <wp:inline distT="0" distB="0" distL="114300" distR="114300" wp14:anchorId="49CB4803" wp14:editId="1696778E">
            <wp:extent cx="2174875" cy="693420"/>
            <wp:effectExtent l="0" t="0" r="6350" b="190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
                    <a:stretch>
                      <a:fillRect/>
                    </a:stretch>
                  </pic:blipFill>
                  <pic:spPr>
                    <a:xfrm>
                      <a:off x="0" y="0"/>
                      <a:ext cx="2174875" cy="693420"/>
                    </a:xfrm>
                    <a:prstGeom prst="rect">
                      <a:avLst/>
                    </a:prstGeom>
                    <a:noFill/>
                    <a:ln>
                      <a:noFill/>
                    </a:ln>
                  </pic:spPr>
                </pic:pic>
              </a:graphicData>
            </a:graphic>
          </wp:inline>
        </w:drawing>
      </w:r>
    </w:p>
    <w:p w14:paraId="7533B12F" w14:textId="77777777" w:rsidR="001C73AA" w:rsidRDefault="00000000">
      <w:pPr>
        <w:pStyle w:val="a4"/>
        <w:numPr>
          <w:ilvl w:val="0"/>
          <w:numId w:val="3"/>
        </w:numPr>
        <w:rPr>
          <w:rFonts w:hint="eastAsia"/>
        </w:rPr>
      </w:pPr>
      <w:r>
        <w:rPr>
          <w:rFonts w:hint="eastAsia"/>
        </w:rPr>
        <w:t>深静脉血栓形成的诊断和治疗指南(第三版)</w:t>
      </w:r>
    </w:p>
    <w:p w14:paraId="794C609D" w14:textId="77777777" w:rsidR="001C73AA" w:rsidRDefault="00000000">
      <w:pPr>
        <w:pStyle w:val="a4"/>
        <w:rPr>
          <w:rFonts w:hint="eastAsia"/>
        </w:rPr>
      </w:pPr>
      <w:r>
        <w:rPr>
          <w:noProof/>
        </w:rPr>
        <w:drawing>
          <wp:inline distT="0" distB="0" distL="114300" distR="114300" wp14:anchorId="25754713" wp14:editId="1F345821">
            <wp:extent cx="2397760" cy="440055"/>
            <wp:effectExtent l="0" t="0" r="2540" b="762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4"/>
                    <a:stretch>
                      <a:fillRect/>
                    </a:stretch>
                  </pic:blipFill>
                  <pic:spPr>
                    <a:xfrm>
                      <a:off x="0" y="0"/>
                      <a:ext cx="2397760" cy="440055"/>
                    </a:xfrm>
                    <a:prstGeom prst="rect">
                      <a:avLst/>
                    </a:prstGeom>
                    <a:noFill/>
                    <a:ln>
                      <a:noFill/>
                    </a:ln>
                  </pic:spPr>
                </pic:pic>
              </a:graphicData>
            </a:graphic>
          </wp:inline>
        </w:drawing>
      </w:r>
    </w:p>
  </w:comment>
  <w:comment w:id="29" w:author="meijun wang" w:date="2025-11-12T13:28:00Z" w:initials="">
    <w:p w14:paraId="6F85D598" w14:textId="77777777" w:rsidR="001C73AA" w:rsidRDefault="0068205B">
      <w:pPr>
        <w:pStyle w:val="a4"/>
        <w:numPr>
          <w:ilvl w:val="0"/>
          <w:numId w:val="4"/>
        </w:numPr>
        <w:rPr>
          <w:rFonts w:hint="eastAsia"/>
          <w:color w:val="0000FF"/>
        </w:rPr>
      </w:pPr>
      <w:r>
        <w:rPr>
          <w:rStyle w:val="af9"/>
        </w:rPr>
        <w:annotationRef/>
      </w:r>
      <w:r>
        <w:rPr>
          <w:rFonts w:hint="eastAsia"/>
          <w:color w:val="0000FF"/>
        </w:rPr>
        <w:t>包括急性和亚急性，21天这个比较特殊不好解释，建议以急性为主，入组把控30-60的亚急性例数。适应症可以参考取栓产品的获批适应症</w:t>
      </w:r>
    </w:p>
    <w:p w14:paraId="0D765AD5" w14:textId="77777777" w:rsidR="001C73AA" w:rsidRDefault="00000000">
      <w:pPr>
        <w:pStyle w:val="a4"/>
        <w:numPr>
          <w:ilvl w:val="0"/>
          <w:numId w:val="4"/>
        </w:numPr>
        <w:rPr>
          <w:rFonts w:hint="eastAsia"/>
          <w:color w:val="0000FF"/>
        </w:rPr>
      </w:pPr>
      <w:r>
        <w:rPr>
          <w:rFonts w:hint="eastAsia"/>
          <w:color w:val="0000FF"/>
        </w:rPr>
        <w:t>对于CDT更适用急性DVT，只有19年的共识写了亚急性</w:t>
      </w:r>
    </w:p>
  </w:comment>
  <w:comment w:id="98" w:author="Jing wang" w:date="2026-05-21T20:50:00Z" w:initials="">
    <w:p w14:paraId="27A2F577" w14:textId="77777777" w:rsidR="001C73AA" w:rsidRDefault="0068205B">
      <w:pPr>
        <w:pStyle w:val="a4"/>
        <w:rPr>
          <w:rFonts w:hint="eastAsia"/>
        </w:rPr>
      </w:pPr>
      <w:r>
        <w:rPr>
          <w:rStyle w:val="af9"/>
        </w:rPr>
        <w:annotationRef/>
      </w:r>
      <w:r>
        <w:t>需确认</w:t>
      </w:r>
    </w:p>
    <w:p w14:paraId="31AF927A" w14:textId="77777777" w:rsidR="001C73AA" w:rsidRDefault="001C73AA">
      <w:pPr>
        <w:pStyle w:val="a4"/>
        <w:rPr>
          <w:rFonts w:hint="eastAsia"/>
        </w:rPr>
      </w:pPr>
    </w:p>
    <w:p w14:paraId="379315AF" w14:textId="77777777" w:rsidR="001C73AA" w:rsidRDefault="00000000">
      <w:pPr>
        <w:pStyle w:val="a4"/>
        <w:rPr>
          <w:rFonts w:hint="eastAsia"/>
        </w:rPr>
      </w:pPr>
      <w:r>
        <w:rPr>
          <w:color w:val="0F1115"/>
          <w:highlight w:val="white"/>
        </w:rPr>
        <w:t>指南CDT禁忌证</w:t>
      </w:r>
      <w:r>
        <w:t xml:space="preserve"> ：</w:t>
      </w:r>
      <w:r>
        <w:rPr>
          <w:b/>
          <w:bCs/>
          <w:color w:val="0F1115"/>
          <w:highlight w:val="white"/>
        </w:rPr>
        <w:t>3个月内有脑出血</w:t>
      </w:r>
      <w:r>
        <w:rPr>
          <w:color w:val="0F1115"/>
          <w:highlight w:val="white"/>
        </w:rPr>
        <w:t>和/或重大手术史</w:t>
      </w:r>
      <w:r>
        <w:t xml:space="preserve"> </w:t>
      </w:r>
    </w:p>
    <w:p w14:paraId="20B3995E" w14:textId="77777777" w:rsidR="001C73AA" w:rsidRDefault="001C73AA">
      <w:pPr>
        <w:pStyle w:val="a4"/>
        <w:rPr>
          <w:rFonts w:hint="eastAsia"/>
        </w:rPr>
      </w:pPr>
    </w:p>
    <w:p w14:paraId="250F66DE" w14:textId="77777777" w:rsidR="001C73AA" w:rsidRDefault="00000000">
      <w:pPr>
        <w:pStyle w:val="a4"/>
        <w:rPr>
          <w:rFonts w:hint="eastAsia"/>
        </w:rPr>
      </w:pPr>
      <w:r>
        <w:t>建议修改：</w:t>
      </w:r>
    </w:p>
    <w:p w14:paraId="5AEA2392" w14:textId="77777777" w:rsidR="001C73AA" w:rsidRDefault="00000000">
      <w:pPr>
        <w:pStyle w:val="a4"/>
        <w:rPr>
          <w:rFonts w:hint="eastAsia"/>
        </w:rPr>
      </w:pPr>
      <w:r>
        <w:rPr>
          <w:color w:val="0F1115"/>
          <w:highlight w:val="white"/>
        </w:rPr>
        <w:t>“</w:t>
      </w:r>
      <w:r>
        <w:rPr>
          <w:color w:val="0F1115"/>
          <w:highlight w:val="white"/>
        </w:rPr>
        <w:t>入组前</w:t>
      </w:r>
      <w:r>
        <w:rPr>
          <w:b/>
          <w:bCs/>
          <w:color w:val="0F1115"/>
          <w:highlight w:val="white"/>
        </w:rPr>
        <w:t>3个月内</w:t>
      </w:r>
      <w:r>
        <w:rPr>
          <w:color w:val="0F1115"/>
          <w:highlight w:val="white"/>
        </w:rPr>
        <w:t>发生过出血性卒中或重大外科手术史的患者；</w:t>
      </w:r>
      <w:r>
        <w:rPr>
          <w:color w:val="0F1115"/>
          <w:highlight w:val="white"/>
        </w:rPr>
        <w:t>”</w:t>
      </w:r>
    </w:p>
    <w:p w14:paraId="3209E04F" w14:textId="77777777" w:rsidR="001C73AA" w:rsidRDefault="00000000">
      <w:pPr>
        <w:pStyle w:val="a4"/>
        <w:rPr>
          <w:rFonts w:hint="eastAsia"/>
        </w:rPr>
      </w:pPr>
      <w:r>
        <w:rPr>
          <w:color w:val="0F1115"/>
          <w:highlight w:val="white"/>
        </w:rPr>
        <w:t>“</w:t>
      </w:r>
      <w:r>
        <w:rPr>
          <w:color w:val="0F1115"/>
          <w:highlight w:val="white"/>
        </w:rPr>
        <w:t>入组前</w:t>
      </w:r>
      <w:r>
        <w:rPr>
          <w:b/>
          <w:bCs/>
          <w:color w:val="0F1115"/>
          <w:highlight w:val="white"/>
        </w:rPr>
        <w:t>3个月内</w:t>
      </w:r>
      <w:r>
        <w:rPr>
          <w:color w:val="0F1115"/>
          <w:highlight w:val="white"/>
        </w:rPr>
        <w:t>发生过缺血性卒中或脑血管事件的患者；</w:t>
      </w:r>
      <w:r>
        <w:rPr>
          <w:color w:val="0F1115"/>
          <w:highlight w:val="white"/>
        </w:rPr>
        <w:t>”</w:t>
      </w:r>
    </w:p>
  </w:comment>
  <w:comment w:id="100" w:author="meijun wang" w:date="2026-05-22T10:13:00Z" w:initials="">
    <w:p w14:paraId="542933C4" w14:textId="77777777" w:rsidR="001C73AA" w:rsidRDefault="0068205B">
      <w:pPr>
        <w:pStyle w:val="a4"/>
        <w:rPr>
          <w:rFonts w:hint="eastAsia"/>
        </w:rPr>
      </w:pPr>
      <w:r>
        <w:rPr>
          <w:rStyle w:val="af9"/>
        </w:rPr>
        <w:annotationRef/>
      </w:r>
      <w:r>
        <w:rPr>
          <w:sz w:val="24"/>
        </w:rPr>
        <w:t>6</w:t>
      </w:r>
      <w:r>
        <w:rPr>
          <w:rFonts w:hint="eastAsia"/>
          <w:sz w:val="24"/>
        </w:rPr>
        <w:t>个月内发生过出血性卒中，</w:t>
      </w:r>
      <w:r>
        <w:rPr>
          <w:sz w:val="24"/>
        </w:rPr>
        <w:t>3</w:t>
      </w:r>
      <w:r>
        <w:rPr>
          <w:rFonts w:hint="eastAsia"/>
          <w:sz w:val="24"/>
        </w:rPr>
        <w:t>个月内发生过缺血性卒中或脑血管事件，来源于说明书禁忌症，是否同步修改？</w:t>
      </w:r>
    </w:p>
  </w:comment>
  <w:comment w:id="102" w:author="Jing wang" w:date="2026-05-21T20:51:00Z" w:initials="">
    <w:p w14:paraId="5EF6C8E8" w14:textId="77777777" w:rsidR="001C73AA" w:rsidRDefault="0068205B">
      <w:pPr>
        <w:pStyle w:val="a4"/>
        <w:rPr>
          <w:rFonts w:hint="eastAsia"/>
        </w:rPr>
      </w:pPr>
      <w:r>
        <w:rPr>
          <w:rStyle w:val="af9"/>
        </w:rPr>
        <w:annotationRef/>
      </w:r>
      <w:r>
        <w:t>需确认</w:t>
      </w:r>
    </w:p>
    <w:p w14:paraId="3C866764" w14:textId="77777777" w:rsidR="001C73AA" w:rsidRDefault="00000000">
      <w:pPr>
        <w:pStyle w:val="a4"/>
        <w:rPr>
          <w:rFonts w:hint="eastAsia"/>
        </w:rPr>
      </w:pPr>
      <w:r>
        <w:rPr>
          <w:color w:val="0F1115"/>
          <w:highlight w:val="white"/>
        </w:rPr>
        <w:t>指南CDT禁忌证</w:t>
      </w:r>
      <w:r>
        <w:t xml:space="preserve"> ：</w:t>
      </w:r>
    </w:p>
    <w:p w14:paraId="0B392B84" w14:textId="77777777" w:rsidR="001C73AA" w:rsidRDefault="00000000">
      <w:pPr>
        <w:pStyle w:val="a4"/>
        <w:rPr>
          <w:rFonts w:hint="eastAsia"/>
        </w:rPr>
      </w:pPr>
      <w:r>
        <w:rPr>
          <w:color w:val="0F1115"/>
          <w:highlight w:val="white"/>
        </w:rPr>
        <w:t>① </w:t>
      </w:r>
      <w:r>
        <w:rPr>
          <w:b/>
          <w:bCs/>
          <w:color w:val="0F1115"/>
          <w:highlight w:val="white"/>
        </w:rPr>
        <w:t>3个月内有重大手术史</w:t>
      </w:r>
      <w:r>
        <w:rPr>
          <w:color w:val="0F1115"/>
          <w:highlight w:val="white"/>
        </w:rPr>
        <w:t>；</w:t>
      </w:r>
      <w:r>
        <w:rPr>
          <w:b/>
          <w:bCs/>
          <w:color w:val="0F1115"/>
          <w:highlight w:val="white"/>
        </w:rPr>
        <w:t>1个月内有消化道及其它内脏出血和/或脏器手术史</w:t>
      </w:r>
      <w:r>
        <w:t xml:space="preserve"> </w:t>
      </w:r>
    </w:p>
    <w:p w14:paraId="2B4725AB" w14:textId="77777777" w:rsidR="001C73AA" w:rsidRDefault="001C73AA">
      <w:pPr>
        <w:pStyle w:val="a4"/>
        <w:rPr>
          <w:rFonts w:hint="eastAsia"/>
        </w:rPr>
      </w:pPr>
    </w:p>
    <w:p w14:paraId="637CEC3B" w14:textId="77777777" w:rsidR="001C73AA" w:rsidRDefault="00000000">
      <w:pPr>
        <w:pStyle w:val="a4"/>
        <w:rPr>
          <w:rFonts w:hint="eastAsia"/>
        </w:rPr>
      </w:pPr>
      <w:r>
        <w:rPr>
          <w:b/>
          <w:bCs/>
          <w:color w:val="0F1115"/>
          <w:highlight w:val="white"/>
        </w:rPr>
        <w:t>修改建议</w:t>
      </w:r>
      <w:r>
        <w:t xml:space="preserve"> </w:t>
      </w:r>
    </w:p>
    <w:p w14:paraId="350FF985" w14:textId="77777777" w:rsidR="001C73AA" w:rsidRDefault="00000000">
      <w:pPr>
        <w:pStyle w:val="a4"/>
        <w:rPr>
          <w:rFonts w:hint="eastAsia"/>
        </w:rPr>
      </w:pPr>
      <w:r>
        <w:rPr>
          <w:color w:val="0F1115"/>
          <w:highlight w:val="white"/>
        </w:rPr>
        <w:t>“</w:t>
      </w:r>
      <w:r>
        <w:rPr>
          <w:color w:val="0F1115"/>
          <w:highlight w:val="white"/>
        </w:rPr>
        <w:t>入组前</w:t>
      </w:r>
      <w:r>
        <w:rPr>
          <w:b/>
          <w:bCs/>
          <w:color w:val="0F1115"/>
          <w:highlight w:val="white"/>
        </w:rPr>
        <w:t>1个月内</w:t>
      </w:r>
      <w:r>
        <w:rPr>
          <w:color w:val="0F1115"/>
          <w:highlight w:val="white"/>
        </w:rPr>
        <w:t>有活动性的内脏出血（包括消化道出血、泌尿系出血等）、或严重外伤、神经系统损伤、创伤性的心肺复苏或者超过10分钟的心肺复苏的患者；</w:t>
      </w:r>
      <w:r>
        <w:rPr>
          <w:color w:val="0F1115"/>
          <w:highlight w:val="white"/>
        </w:rPr>
        <w:t>”</w:t>
      </w:r>
      <w:r>
        <w:t xml:space="preserve"> </w:t>
      </w:r>
    </w:p>
  </w:comment>
  <w:comment w:id="115" w:author="Jing wang" w:date="2026-05-21T20:53:00Z" w:initials="">
    <w:p w14:paraId="6822C1A4" w14:textId="77777777" w:rsidR="001C73AA" w:rsidRDefault="0068205B">
      <w:pPr>
        <w:pStyle w:val="a4"/>
        <w:rPr>
          <w:rFonts w:hint="eastAsia"/>
        </w:rPr>
      </w:pPr>
      <w:r>
        <w:rPr>
          <w:rStyle w:val="af9"/>
        </w:rPr>
        <w:annotationRef/>
      </w:r>
      <w:r>
        <w:t>需确认</w:t>
      </w:r>
    </w:p>
    <w:p w14:paraId="186BB0B5" w14:textId="77777777" w:rsidR="001C73AA" w:rsidRDefault="001C73AA">
      <w:pPr>
        <w:pStyle w:val="a4"/>
        <w:rPr>
          <w:rFonts w:hint="eastAsia"/>
        </w:rPr>
      </w:pPr>
    </w:p>
    <w:p w14:paraId="7666DA74" w14:textId="77777777" w:rsidR="001C73AA" w:rsidRDefault="00000000">
      <w:pPr>
        <w:pStyle w:val="a4"/>
        <w:rPr>
          <w:rFonts w:hint="eastAsia"/>
        </w:rPr>
      </w:pPr>
      <w:r>
        <w:rPr>
          <w:color w:val="0F1115"/>
          <w:highlight w:val="white"/>
        </w:rPr>
        <w:t>指南CDT禁忌证</w:t>
      </w:r>
      <w:r>
        <w:t xml:space="preserve"> ：还包括</w:t>
      </w:r>
      <w:r>
        <w:rPr>
          <w:color w:val="0F1115"/>
          <w:highlight w:val="white"/>
        </w:rPr>
        <w:t>② </w:t>
      </w:r>
      <w:r>
        <w:rPr>
          <w:b/>
          <w:bCs/>
          <w:color w:val="0F1115"/>
          <w:highlight w:val="white"/>
        </w:rPr>
        <w:t>伴有较严重感染</w:t>
      </w:r>
      <w:r>
        <w:t xml:space="preserve"> </w:t>
      </w:r>
      <w:r>
        <w:rPr>
          <w:color w:val="0F1115"/>
          <w:highlight w:val="white"/>
        </w:rPr>
        <w:t>③</w:t>
      </w:r>
      <w:r>
        <w:rPr>
          <w:color w:val="0F1115"/>
          <w:highlight w:val="white"/>
        </w:rPr>
        <w:t xml:space="preserve"> 急性期髂股静脉或全下肢DVT，血管腔内有</w:t>
      </w:r>
      <w:r>
        <w:rPr>
          <w:b/>
          <w:bCs/>
          <w:color w:val="0F1115"/>
          <w:highlight w:val="white"/>
        </w:rPr>
        <w:t>大量游离血栓而未行下腔静脉滤器置入</w:t>
      </w:r>
      <w:r>
        <w:t xml:space="preserve"> </w:t>
      </w:r>
    </w:p>
    <w:p w14:paraId="62D79803" w14:textId="77777777" w:rsidR="001C73AA" w:rsidRDefault="001C73AA">
      <w:pPr>
        <w:pStyle w:val="a4"/>
        <w:rPr>
          <w:rFonts w:hint="eastAsia"/>
        </w:rPr>
      </w:pPr>
    </w:p>
    <w:p w14:paraId="03EF9F4F" w14:textId="77777777" w:rsidR="001C73AA" w:rsidRDefault="00000000">
      <w:pPr>
        <w:pStyle w:val="a4"/>
        <w:rPr>
          <w:rFonts w:hint="eastAsia"/>
        </w:rPr>
      </w:pPr>
      <w:r>
        <w:t>建议增加：</w:t>
      </w:r>
    </w:p>
    <w:p w14:paraId="1ABF429D" w14:textId="77777777" w:rsidR="001C73AA" w:rsidRDefault="00000000">
      <w:pPr>
        <w:pStyle w:val="a4"/>
        <w:rPr>
          <w:rFonts w:hint="eastAsia"/>
        </w:rPr>
      </w:pPr>
      <w:r>
        <w:rPr>
          <w:b/>
          <w:bCs/>
          <w:color w:val="0F1115"/>
          <w:highlight w:val="white"/>
        </w:rPr>
        <w:t>新增</w:t>
      </w:r>
      <w:r>
        <w:rPr>
          <w:color w:val="0F1115"/>
          <w:highlight w:val="white"/>
        </w:rPr>
        <w:t>：</w:t>
      </w:r>
      <w:r>
        <w:rPr>
          <w:color w:val="0F1115"/>
          <w:highlight w:val="white"/>
        </w:rPr>
        <w:t>“</w:t>
      </w:r>
      <w:r>
        <w:rPr>
          <w:color w:val="0F1115"/>
          <w:highlight w:val="white"/>
        </w:rPr>
        <w:t>伴有较严重感染，经研究者评估不适合行介入治疗的患者；</w:t>
      </w:r>
      <w:r>
        <w:rPr>
          <w:color w:val="0F1115"/>
          <w:highlight w:val="white"/>
        </w:rPr>
        <w:t>”</w:t>
      </w:r>
      <w:r>
        <w:t xml:space="preserve"> </w:t>
      </w:r>
    </w:p>
    <w:p w14:paraId="29F16520" w14:textId="77777777" w:rsidR="001C73AA" w:rsidRDefault="00000000">
      <w:pPr>
        <w:pStyle w:val="a4"/>
        <w:rPr>
          <w:rFonts w:hint="eastAsia"/>
        </w:rPr>
      </w:pPr>
      <w:r>
        <w:rPr>
          <w:b/>
          <w:bCs/>
          <w:color w:val="0F1115"/>
          <w:highlight w:val="white"/>
        </w:rPr>
        <w:t>新增</w:t>
      </w:r>
      <w:r>
        <w:rPr>
          <w:color w:val="0F1115"/>
          <w:highlight w:val="white"/>
        </w:rPr>
        <w:t>：</w:t>
      </w:r>
      <w:r>
        <w:rPr>
          <w:color w:val="0F1115"/>
          <w:highlight w:val="white"/>
        </w:rPr>
        <w:t>“</w:t>
      </w:r>
      <w:r>
        <w:rPr>
          <w:color w:val="0F1115"/>
          <w:highlight w:val="white"/>
        </w:rPr>
        <w:t>急性期髂股静脉或全下肢DVT，血管腔内有大量游离血栓且因各种原因无法置入或不计划置入下腔静脉滤器的患者；</w:t>
      </w:r>
      <w:r>
        <w:rPr>
          <w:color w:val="0F1115"/>
          <w:highlight w:val="white"/>
        </w:rPr>
        <w:t>”</w:t>
      </w:r>
      <w:r>
        <w:t xml:space="preserve"> </w:t>
      </w:r>
    </w:p>
  </w:comment>
  <w:comment w:id="119" w:author="Jing wang" w:date="2026-05-21T21:12:00Z" w:initials="">
    <w:p w14:paraId="6B111A3C" w14:textId="77777777" w:rsidR="001C73AA" w:rsidRDefault="0068205B">
      <w:pPr>
        <w:pStyle w:val="a4"/>
        <w:rPr>
          <w:rFonts w:hint="eastAsia"/>
        </w:rPr>
      </w:pPr>
      <w:r>
        <w:rPr>
          <w:rStyle w:val="af9"/>
        </w:rPr>
        <w:annotationRef/>
      </w:r>
      <w:r>
        <w:rPr>
          <w:b/>
          <w:bCs/>
          <w:highlight w:val="yellow"/>
        </w:rPr>
        <w:t>建议新增将"溶栓总时间"作为关键次要终点</w:t>
      </w:r>
    </w:p>
    <w:p w14:paraId="0A2870AD" w14:textId="77777777" w:rsidR="001C73AA" w:rsidRDefault="00000000">
      <w:pPr>
        <w:pStyle w:val="a4"/>
        <w:rPr>
          <w:rFonts w:hint="eastAsia"/>
        </w:rPr>
      </w:pPr>
      <w:r>
        <w:rPr>
          <w:b/>
          <w:bCs/>
          <w:highlight w:val="yellow"/>
        </w:rPr>
        <w:t>考虑新增</w:t>
      </w:r>
      <w:r>
        <w:rPr>
          <w:b/>
          <w:bCs/>
          <w:highlight w:val="yellow"/>
        </w:rPr>
        <w:t>”</w:t>
      </w:r>
      <w:r>
        <w:rPr>
          <w:b/>
          <w:bCs/>
          <w:highlight w:val="yellow"/>
        </w:rPr>
        <w:t>住院时间</w:t>
      </w:r>
      <w:r>
        <w:rPr>
          <w:b/>
          <w:bCs/>
          <w:highlight w:val="yellow"/>
        </w:rPr>
        <w:t>“</w:t>
      </w:r>
      <w:r>
        <w:rPr>
          <w:b/>
          <w:bCs/>
          <w:highlight w:val="yellow"/>
        </w:rPr>
        <w:t>终点，体现缩短住院时间的卫生经济学价值</w:t>
      </w:r>
    </w:p>
    <w:p w14:paraId="4C776082" w14:textId="77777777" w:rsidR="001C73AA" w:rsidRDefault="00000000">
      <w:pPr>
        <w:pStyle w:val="a4"/>
        <w:rPr>
          <w:rFonts w:hint="eastAsia"/>
        </w:rPr>
      </w:pPr>
      <w:r>
        <w:rPr>
          <w:b/>
          <w:bCs/>
          <w:highlight w:val="yellow"/>
        </w:rPr>
        <w:t>建议新增</w:t>
      </w:r>
      <w:r>
        <w:rPr>
          <w:b/>
          <w:bCs/>
          <w:highlight w:val="yellow"/>
        </w:rPr>
        <w:t>”</w:t>
      </w:r>
      <w:r>
        <w:rPr>
          <w:b/>
          <w:bCs/>
          <w:highlight w:val="yellow"/>
        </w:rPr>
        <w:t>尿激酶总剂量</w:t>
      </w:r>
      <w:r>
        <w:rPr>
          <w:b/>
          <w:bCs/>
          <w:highlight w:val="yellow"/>
        </w:rPr>
        <w:t>“</w:t>
      </w:r>
      <w:r>
        <w:rPr>
          <w:b/>
          <w:bCs/>
          <w:highlight w:val="yellow"/>
        </w:rPr>
        <w:t>作为次要终点。</w:t>
      </w:r>
    </w:p>
    <w:p w14:paraId="1ABE35E4" w14:textId="77777777" w:rsidR="001C73AA" w:rsidRDefault="001C73AA">
      <w:pPr>
        <w:pStyle w:val="a4"/>
        <w:rPr>
          <w:rFonts w:hint="eastAsia"/>
        </w:rPr>
      </w:pPr>
    </w:p>
    <w:p w14:paraId="0E263D6E" w14:textId="77777777" w:rsidR="001C73AA" w:rsidRDefault="00000000">
      <w:pPr>
        <w:pStyle w:val="a4"/>
        <w:rPr>
          <w:rFonts w:hint="eastAsia"/>
        </w:rPr>
      </w:pPr>
      <w:r>
        <w:t>治疗时间缩短和总剂量减少，最直接的临床意义就是降低溶栓治疗最主要的并发症</w:t>
      </w:r>
      <w:r>
        <w:t>——</w:t>
      </w:r>
      <w:r>
        <w:t>出血风险。</w:t>
      </w:r>
    </w:p>
    <w:p w14:paraId="6C0F5104" w14:textId="77777777" w:rsidR="001C73AA" w:rsidRDefault="00000000">
      <w:pPr>
        <w:pStyle w:val="a4"/>
        <w:ind w:left="720"/>
        <w:rPr>
          <w:rFonts w:hint="eastAsia"/>
        </w:rPr>
      </w:pPr>
      <w:r>
        <w:t>·</w:t>
      </w:r>
      <w:r>
        <w:tab/>
      </w:r>
      <w:r>
        <w:rPr>
          <w:b/>
          <w:bCs/>
        </w:rPr>
        <w:t>尿激酶总剂量</w:t>
      </w:r>
      <w:r>
        <w:t>：直观地展示试验组是否在达到相似甚至更优疗效的同时，使用了更少的溶栓药物。</w:t>
      </w:r>
    </w:p>
    <w:p w14:paraId="54407BCF" w14:textId="77777777" w:rsidR="001C73AA" w:rsidRDefault="00000000">
      <w:pPr>
        <w:pStyle w:val="a4"/>
        <w:ind w:left="720"/>
        <w:rPr>
          <w:rFonts w:hint="eastAsia"/>
        </w:rPr>
      </w:pPr>
      <w:r>
        <w:t>·</w:t>
      </w:r>
      <w:r>
        <w:tab/>
      </w:r>
      <w:r>
        <w:rPr>
          <w:b/>
          <w:bCs/>
        </w:rPr>
        <w:t>溶栓治疗总时间</w:t>
      </w:r>
      <w:r>
        <w:t>：精确量化试验组在缩短治疗时长上的优势。</w:t>
      </w:r>
    </w:p>
  </w:comment>
  <w:comment w:id="120" w:author="meijun wang" w:date="2026-05-22T10:15:00Z" w:initials="">
    <w:p w14:paraId="56CAA79A" w14:textId="77777777" w:rsidR="001C73AA" w:rsidRDefault="0068205B">
      <w:pPr>
        <w:pStyle w:val="a4"/>
        <w:rPr>
          <w:rFonts w:hint="eastAsia"/>
        </w:rPr>
      </w:pPr>
      <w:r>
        <w:rPr>
          <w:rStyle w:val="af9"/>
        </w:rPr>
        <w:annotationRef/>
      </w:r>
      <w:r>
        <w:rPr>
          <w:rFonts w:hint="eastAsia"/>
        </w:rPr>
        <w:t>先加在方案里加了溶栓总时间和尿激酶总剂量，住院时间不建议加，受中心和受试者情况影响较大，CRF可以记录</w:t>
      </w:r>
      <w:r>
        <w:rPr>
          <w:rFonts w:hint="eastAsia"/>
        </w:rPr>
        <w:br/>
        <w:t>特别提醒，优效设计次要指标不建议设置太多，所有数据都可以分析，但次要指标结果必须展示，如果做不出优效，可能不利于产品注册。</w:t>
      </w:r>
    </w:p>
  </w:comment>
  <w:comment w:id="122" w:author="Jing wang" w:date="2026-05-21T21:15:00Z" w:initials="">
    <w:p w14:paraId="3AC9E728" w14:textId="77777777" w:rsidR="001C73AA" w:rsidRDefault="0068205B">
      <w:pPr>
        <w:pStyle w:val="a4"/>
        <w:rPr>
          <w:rFonts w:hint="eastAsia"/>
        </w:rPr>
      </w:pPr>
      <w:r>
        <w:rPr>
          <w:rStyle w:val="af9"/>
        </w:rPr>
        <w:annotationRef/>
      </w:r>
      <w:r>
        <w:t>文献中2项用SIR标准、2项用ISTH分类、1项用GUSTO标准、其余未明确。</w:t>
      </w:r>
      <w:r>
        <w:rPr>
          <w:b/>
          <w:bCs/>
        </w:rPr>
        <w:t>文献中各研究使用不同出血标准（SIR、ISTH、GUSTO等），</w:t>
      </w:r>
      <w:r>
        <w:rPr>
          <w:b/>
          <w:bCs/>
          <w:highlight w:val="yellow"/>
        </w:rPr>
        <w:t>咨询PI采用哪项国际标准？</w:t>
      </w:r>
    </w:p>
  </w:comment>
  <w:comment w:id="182" w:author="meijun wang" w:date="2026-05-22T10:08:00Z" w:initials="">
    <w:p w14:paraId="20FD38F2" w14:textId="77777777" w:rsidR="001C73AA" w:rsidRDefault="0068205B">
      <w:pPr>
        <w:pStyle w:val="a4"/>
        <w:rPr>
          <w:rFonts w:hint="eastAsia"/>
        </w:rPr>
      </w:pPr>
      <w:r>
        <w:rPr>
          <w:rStyle w:val="af9"/>
        </w:rPr>
        <w:annotationRef/>
      </w:r>
      <w:r>
        <w:rPr>
          <w:rFonts w:hint="eastAsia"/>
        </w:rPr>
        <w:t>说明书是否调整，若不调整，排除标准建议和说明书禁忌症一致</w:t>
      </w:r>
    </w:p>
  </w:comment>
  <w:comment w:id="183" w:author="meijun wang" w:date="2026-05-22T10:09:00Z" w:initials="">
    <w:p w14:paraId="0702A699" w14:textId="77777777" w:rsidR="001C73AA" w:rsidRDefault="0068205B">
      <w:pPr>
        <w:pStyle w:val="a4"/>
        <w:rPr>
          <w:rFonts w:hint="eastAsia"/>
        </w:rPr>
      </w:pPr>
      <w:r>
        <w:rPr>
          <w:rStyle w:val="af9"/>
        </w:rPr>
        <w:annotationRef/>
      </w:r>
      <w:r>
        <w:rPr>
          <w:rFonts w:hint="eastAsia"/>
        </w:rPr>
        <w:t>说明书是否调整，若不调整，排除标准建议和说明书禁忌症一致</w:t>
      </w:r>
    </w:p>
  </w:comment>
  <w:comment w:id="209" w:author="Jing wang" w:date="2026-05-27T16:05:00Z" w:initials="Jw">
    <w:p w14:paraId="0BA11FB4" w14:textId="77777777" w:rsidR="009B7DD2" w:rsidRDefault="009B7DD2" w:rsidP="009B7DD2">
      <w:pPr>
        <w:pStyle w:val="a4"/>
        <w:rPr>
          <w:rFonts w:hint="eastAsia"/>
        </w:rPr>
      </w:pPr>
      <w:r>
        <w:rPr>
          <w:rStyle w:val="af9"/>
        </w:rPr>
        <w:annotationRef/>
      </w:r>
      <w:r>
        <w:t>PI:能设盲吗？对患者</w:t>
      </w:r>
    </w:p>
  </w:comment>
  <w:comment w:id="228" w:author="Jing wang" w:date="2026-05-27T16:09:00Z" w:initials="Jw">
    <w:p w14:paraId="301F1EEA" w14:textId="77777777" w:rsidR="009B7DD2" w:rsidRDefault="009B7DD2" w:rsidP="009B7DD2">
      <w:pPr>
        <w:pStyle w:val="a4"/>
        <w:rPr>
          <w:rFonts w:hint="eastAsia"/>
        </w:rPr>
      </w:pPr>
      <w:r>
        <w:rPr>
          <w:rStyle w:val="af9"/>
        </w:rPr>
        <w:annotationRef/>
      </w:r>
      <w:r>
        <w:t>亚急性效果怎么样？</w:t>
      </w:r>
    </w:p>
  </w:comment>
  <w:comment w:id="345" w:author="Jing wang" w:date="2026-05-27T16:11:00Z" w:initials="Jw">
    <w:p w14:paraId="1B51C4C8" w14:textId="77777777" w:rsidR="009B7DD2" w:rsidRDefault="009B7DD2" w:rsidP="009B7DD2">
      <w:pPr>
        <w:pStyle w:val="a4"/>
        <w:rPr>
          <w:rFonts w:hint="eastAsia"/>
        </w:rPr>
      </w:pPr>
      <w:r>
        <w:rPr>
          <w:rStyle w:val="af9"/>
        </w:rPr>
        <w:annotationRef/>
      </w:r>
      <w:r>
        <w:t>双侧占比多不多？</w:t>
      </w:r>
    </w:p>
  </w:comment>
  <w:comment w:id="385" w:author="Jing wang" w:date="2026-05-27T16:15:00Z" w:initials="Jw">
    <w:p w14:paraId="5705CAA3" w14:textId="77777777" w:rsidR="003F47B4" w:rsidRDefault="009B7DD2" w:rsidP="003F47B4">
      <w:pPr>
        <w:pStyle w:val="a4"/>
        <w:rPr>
          <w:rFonts w:hint="eastAsia"/>
        </w:rPr>
      </w:pPr>
      <w:r>
        <w:rPr>
          <w:rStyle w:val="af9"/>
        </w:rPr>
        <w:annotationRef/>
      </w:r>
      <w:r w:rsidR="003F47B4">
        <w:rPr>
          <w:highlight w:val="yellow"/>
        </w:rPr>
        <w:t>①</w:t>
      </w:r>
      <w:r w:rsidR="003F47B4">
        <w:rPr>
          <w:highlight w:val="yellow"/>
        </w:rPr>
        <w:t>6个月内发生出血性卒中；</w:t>
      </w:r>
      <w:r w:rsidR="003F47B4">
        <w:rPr>
          <w:highlight w:val="yellow"/>
        </w:rPr>
        <w:t>②</w:t>
      </w:r>
      <w:r w:rsidR="003F47B4">
        <w:rPr>
          <w:highlight w:val="yellow"/>
        </w:rPr>
        <w:t>3个月内发生缺血性卒中或脑血管事件；</w:t>
      </w:r>
    </w:p>
  </w:comment>
  <w:comment w:id="714" w:author="Jing wang" w:date="2026-05-27T16:25:00Z" w:initials="Jw">
    <w:p w14:paraId="4A0812DF" w14:textId="48A35F50" w:rsidR="00614FA7" w:rsidRDefault="00614FA7" w:rsidP="00614FA7">
      <w:pPr>
        <w:pStyle w:val="a4"/>
        <w:rPr>
          <w:rFonts w:hint="eastAsia"/>
        </w:rPr>
      </w:pPr>
      <w:r>
        <w:rPr>
          <w:rStyle w:val="af9"/>
        </w:rPr>
        <w:annotationRef/>
      </w:r>
      <w:r>
        <w:t>增加2h</w:t>
      </w:r>
    </w:p>
  </w:comment>
  <w:comment w:id="776" w:author="Jing wang" w:date="2026-05-27T16:28:00Z" w:initials="Jw">
    <w:p w14:paraId="7363CCD8" w14:textId="77777777" w:rsidR="00FA1BFD" w:rsidRDefault="00FA1BFD" w:rsidP="00FA1BFD">
      <w:pPr>
        <w:pStyle w:val="a4"/>
        <w:rPr>
          <w:rFonts w:hint="eastAsia"/>
        </w:rPr>
      </w:pPr>
      <w:r>
        <w:rPr>
          <w:rStyle w:val="af9"/>
        </w:rPr>
        <w:annotationRef/>
      </w:r>
      <w:r>
        <w:t>问PI</w:t>
      </w:r>
    </w:p>
  </w:comment>
  <w:comment w:id="799" w:author="Jing wang" w:date="2026-05-25T09:55:00Z" w:initials="Jw">
    <w:p w14:paraId="069D2867" w14:textId="77777777" w:rsidR="0068205B" w:rsidRDefault="0068205B" w:rsidP="0068205B">
      <w:pPr>
        <w:pStyle w:val="a4"/>
        <w:numPr>
          <w:ilvl w:val="0"/>
          <w:numId w:val="79"/>
        </w:numPr>
        <w:ind w:left="360"/>
        <w:rPr>
          <w:rFonts w:hint="eastAsia"/>
        </w:rPr>
      </w:pPr>
      <w:r>
        <w:rPr>
          <w:rStyle w:val="af9"/>
        </w:rPr>
        <w:annotationRef/>
      </w:r>
      <w:r>
        <w:t>EKOS CAVA研究：</w:t>
      </w:r>
      <w:r>
        <w:rPr>
          <w:b/>
          <w:bCs/>
          <w:color w:val="0F1115"/>
          <w:highlight w:val="white"/>
        </w:rPr>
        <w:t>溶栓药物</w:t>
      </w:r>
      <w:r>
        <w:rPr>
          <w:color w:val="0F1115"/>
          <w:highlight w:val="white"/>
        </w:rPr>
        <w:t>：尿激酶（Urokinase，商品名Medacinase）。</w:t>
      </w:r>
    </w:p>
    <w:p w14:paraId="5623BBAD" w14:textId="77777777" w:rsidR="0068205B" w:rsidRDefault="0068205B" w:rsidP="0068205B">
      <w:pPr>
        <w:pStyle w:val="a4"/>
        <w:numPr>
          <w:ilvl w:val="0"/>
          <w:numId w:val="79"/>
        </w:numPr>
        <w:ind w:left="360"/>
        <w:rPr>
          <w:rFonts w:hint="eastAsia"/>
        </w:rPr>
      </w:pPr>
      <w:r>
        <w:rPr>
          <w:b/>
          <w:bCs/>
          <w:color w:val="0F1115"/>
          <w:highlight w:val="white"/>
        </w:rPr>
        <w:t>给药方案</w:t>
      </w:r>
      <w:r>
        <w:rPr>
          <w:color w:val="0F1115"/>
          <w:highlight w:val="white"/>
        </w:rPr>
        <w:t>：</w:t>
      </w:r>
    </w:p>
    <w:p w14:paraId="33E3C7E5" w14:textId="77777777" w:rsidR="0068205B" w:rsidRDefault="0068205B" w:rsidP="0068205B">
      <w:pPr>
        <w:pStyle w:val="a4"/>
        <w:numPr>
          <w:ilvl w:val="0"/>
          <w:numId w:val="79"/>
        </w:numPr>
        <w:rPr>
          <w:rFonts w:hint="eastAsia"/>
        </w:rPr>
      </w:pPr>
    </w:p>
    <w:p w14:paraId="4478732F" w14:textId="77777777" w:rsidR="0068205B" w:rsidRDefault="0068205B" w:rsidP="0068205B">
      <w:pPr>
        <w:pStyle w:val="a4"/>
        <w:numPr>
          <w:ilvl w:val="1"/>
          <w:numId w:val="79"/>
        </w:numPr>
        <w:ind w:left="720"/>
        <w:rPr>
          <w:rFonts w:hint="eastAsia"/>
        </w:rPr>
      </w:pPr>
      <w:r>
        <w:rPr>
          <w:b/>
          <w:bCs/>
          <w:color w:val="0F1115"/>
          <w:highlight w:val="white"/>
        </w:rPr>
        <w:t>初始负荷剂量</w:t>
      </w:r>
      <w:r>
        <w:rPr>
          <w:color w:val="0F1115"/>
          <w:highlight w:val="white"/>
        </w:rPr>
        <w:t>：250,000 IU，溶于10 mL NaCl，在溶栓导管放置后直接给药。</w:t>
      </w:r>
    </w:p>
    <w:p w14:paraId="0C073CF8" w14:textId="77777777" w:rsidR="0068205B" w:rsidRDefault="0068205B" w:rsidP="0068205B">
      <w:pPr>
        <w:pStyle w:val="a4"/>
        <w:numPr>
          <w:ilvl w:val="1"/>
          <w:numId w:val="79"/>
        </w:numPr>
        <w:ind w:left="720"/>
        <w:rPr>
          <w:rFonts w:hint="eastAsia"/>
        </w:rPr>
      </w:pPr>
      <w:r>
        <w:rPr>
          <w:b/>
          <w:bCs/>
          <w:color w:val="0F1115"/>
          <w:highlight w:val="white"/>
        </w:rPr>
        <w:t>维持输注</w:t>
      </w:r>
      <w:r>
        <w:rPr>
          <w:color w:val="0F1115"/>
          <w:highlight w:val="white"/>
        </w:rPr>
        <w:t>：通过Ekos Endowave系统连续输注，剂量为</w:t>
      </w:r>
      <w:r>
        <w:rPr>
          <w:b/>
          <w:bCs/>
          <w:color w:val="0F1115"/>
          <w:highlight w:val="white"/>
        </w:rPr>
        <w:t>100,000 IU/小时</w:t>
      </w:r>
      <w:r>
        <w:rPr>
          <w:color w:val="0F1115"/>
          <w:highlight w:val="white"/>
        </w:rPr>
        <w:t>，最大持续时间为</w:t>
      </w:r>
      <w:r>
        <w:rPr>
          <w:b/>
          <w:bCs/>
          <w:color w:val="0F1115"/>
          <w:highlight w:val="white"/>
        </w:rPr>
        <w:t>96小时</w:t>
      </w:r>
      <w:r>
        <w:rPr>
          <w:color w:val="0F1115"/>
          <w:highlight w:val="white"/>
        </w:rPr>
        <w:t>。</w:t>
      </w:r>
    </w:p>
  </w:comment>
  <w:comment w:id="1005" w:author="Jing wang" w:date="2026-05-25T10:10:00Z" w:initials="Jw">
    <w:p w14:paraId="1978724C" w14:textId="77777777" w:rsidR="00734BF9" w:rsidRDefault="00734BF9" w:rsidP="00734BF9">
      <w:pPr>
        <w:pStyle w:val="a4"/>
        <w:numPr>
          <w:ilvl w:val="0"/>
          <w:numId w:val="80"/>
        </w:numPr>
        <w:ind w:left="360"/>
        <w:rPr>
          <w:rFonts w:hint="eastAsia"/>
        </w:rPr>
      </w:pPr>
      <w:r>
        <w:rPr>
          <w:rStyle w:val="af9"/>
        </w:rPr>
        <w:annotationRef/>
      </w:r>
      <w:r>
        <w:t>EKOS CAVA：</w:t>
      </w:r>
      <w:r>
        <w:rPr>
          <w:color w:val="0F1115"/>
          <w:highlight w:val="white"/>
        </w:rPr>
        <w:t>在溶栓期间，通过血管鞘同时给予治疗剂量的肝素（</w:t>
      </w:r>
      <w:r>
        <w:rPr>
          <w:b/>
          <w:bCs/>
          <w:color w:val="0F1115"/>
          <w:highlight w:val="white"/>
        </w:rPr>
        <w:t>1,000 IU/小时</w:t>
      </w:r>
      <w:r>
        <w:rPr>
          <w:color w:val="0F1115"/>
          <w:highlight w:val="white"/>
        </w:rPr>
        <w:t>）以防止新的血栓形成。</w:t>
      </w:r>
    </w:p>
    <w:p w14:paraId="48D424AD" w14:textId="77777777" w:rsidR="00734BF9" w:rsidRDefault="00734BF9" w:rsidP="00734BF9">
      <w:pPr>
        <w:pStyle w:val="a4"/>
        <w:numPr>
          <w:ilvl w:val="0"/>
          <w:numId w:val="80"/>
        </w:numPr>
        <w:rPr>
          <w:rFonts w:hint="eastAsia"/>
        </w:rPr>
      </w:pPr>
      <w:r>
        <w:rPr>
          <w:color w:val="0F1115"/>
          <w:highlight w:val="white"/>
        </w:rPr>
        <w:t>在干预期间，停止标准的抗凝治疗，患者接受治疗剂量的低分子肝素。</w:t>
      </w:r>
    </w:p>
  </w:comment>
  <w:comment w:id="1006" w:author="Jing wang" w:date="2026-05-27T16:37:00Z" w:initials="Jw">
    <w:p w14:paraId="7C3BDF5B" w14:textId="77777777" w:rsidR="007E14E0" w:rsidRDefault="007E14E0" w:rsidP="007E14E0">
      <w:pPr>
        <w:pStyle w:val="a4"/>
        <w:rPr>
          <w:rFonts w:hint="eastAsia"/>
        </w:rPr>
      </w:pPr>
      <w:r>
        <w:rPr>
          <w:rStyle w:val="af9"/>
        </w:rPr>
        <w:annotationRef/>
      </w:r>
      <w:r>
        <w:t>肝素应该怎么给，PI意见</w:t>
      </w:r>
    </w:p>
  </w:comment>
  <w:comment w:id="1011" w:author="Jing wang" w:date="2026-05-21T21:03:00Z" w:initials="">
    <w:p w14:paraId="1B0C0EBE" w14:textId="77777777" w:rsidR="001C73AA" w:rsidRDefault="0068205B">
      <w:pPr>
        <w:pStyle w:val="a4"/>
        <w:rPr>
          <w:rFonts w:hint="eastAsia"/>
        </w:rPr>
      </w:pPr>
      <w:r>
        <w:rPr>
          <w:rStyle w:val="af9"/>
        </w:rPr>
        <w:annotationRef/>
      </w:r>
      <w:r>
        <w:rPr>
          <w:highlight w:val="yellow"/>
        </w:rPr>
        <w:t>指南使用</w:t>
      </w:r>
      <w:r>
        <w:rPr>
          <w:b/>
          <w:bCs/>
          <w:highlight w:val="yellow"/>
        </w:rPr>
        <w:t>APTT</w:t>
      </w:r>
      <w:r>
        <w:rPr>
          <w:highlight w:val="yellow"/>
        </w:rPr>
        <w:t>作为监测指标，方案使用</w:t>
      </w:r>
      <w:r>
        <w:rPr>
          <w:b/>
          <w:bCs/>
          <w:highlight w:val="yellow"/>
        </w:rPr>
        <w:t>ACT</w:t>
      </w:r>
      <w:r>
        <w:rPr>
          <w:highlight w:val="yellow"/>
        </w:rPr>
        <w:t>，虽均为凝血功能监测指标，但参考范围和目标值不同；</w:t>
      </w:r>
    </w:p>
    <w:p w14:paraId="110C095E" w14:textId="77777777" w:rsidR="001C73AA" w:rsidRDefault="00000000">
      <w:pPr>
        <w:pStyle w:val="a4"/>
        <w:rPr>
          <w:rFonts w:hint="eastAsia"/>
        </w:rPr>
      </w:pPr>
      <w:r>
        <w:rPr>
          <w:highlight w:val="yellow"/>
        </w:rPr>
        <w:t>是否考虑增加APTT监测与指南保持一致？</w:t>
      </w:r>
    </w:p>
  </w:comment>
  <w:comment w:id="1012" w:author="meijun wang" w:date="2026-05-22T10:53:00Z" w:initials="">
    <w:p w14:paraId="7F8AE669" w14:textId="77777777" w:rsidR="001C73AA" w:rsidRDefault="0068205B">
      <w:pPr>
        <w:pStyle w:val="a4"/>
        <w:rPr>
          <w:rFonts w:hint="eastAsia"/>
        </w:rPr>
      </w:pPr>
      <w:r>
        <w:rPr>
          <w:rStyle w:val="af9"/>
        </w:rPr>
        <w:annotationRef/>
      </w:r>
      <w:r>
        <w:rPr>
          <w:rFonts w:hint="eastAsia"/>
        </w:rPr>
        <w:t>这个我记得是当时临床医生定的，考虑时效性，ACT床旁有设备监测，APTT需要送检验科好像，建议和临床医生再确认</w:t>
      </w:r>
    </w:p>
  </w:comment>
  <w:comment w:id="1023" w:author="Jing wang" w:date="2026-05-21T21:06:00Z" w:initials="">
    <w:p w14:paraId="5FB97AEC" w14:textId="77777777" w:rsidR="001C73AA" w:rsidRDefault="0068205B">
      <w:pPr>
        <w:pStyle w:val="a4"/>
        <w:rPr>
          <w:rFonts w:hint="eastAsia"/>
        </w:rPr>
      </w:pPr>
      <w:r>
        <w:rPr>
          <w:rStyle w:val="af9"/>
        </w:rPr>
        <w:annotationRef/>
      </w:r>
      <w:r>
        <w:rPr>
          <w:highlight w:val="yellow"/>
        </w:rPr>
        <w:t>若尿激酶效率不佳，方案未规定替代方案，可能导致方案偏离；</w:t>
      </w:r>
      <w:r>
        <w:rPr>
          <w:b/>
          <w:bCs/>
          <w:highlight w:val="yellow"/>
        </w:rPr>
        <w:t>建议增加补救治疗条款</w:t>
      </w:r>
    </w:p>
    <w:p w14:paraId="69ADA0E0" w14:textId="77777777" w:rsidR="001C73AA" w:rsidRDefault="001C73AA">
      <w:pPr>
        <w:pStyle w:val="a4"/>
        <w:rPr>
          <w:rFonts w:hint="eastAsia"/>
        </w:rPr>
      </w:pPr>
    </w:p>
    <w:p w14:paraId="5AD22E1F" w14:textId="77777777" w:rsidR="001C73AA" w:rsidRDefault="00000000">
      <w:pPr>
        <w:pStyle w:val="a4"/>
        <w:rPr>
          <w:rFonts w:hint="eastAsia"/>
        </w:rPr>
      </w:pPr>
      <w:r>
        <w:t>对髂股静脉血栓负荷较大，</w:t>
      </w:r>
      <w:r>
        <w:rPr>
          <w:b/>
          <w:bCs/>
        </w:rPr>
        <w:t>宜尽早结合采用PMT，</w:t>
      </w:r>
      <w:r>
        <w:rPr>
          <w:highlight w:val="yellow"/>
        </w:rPr>
        <w:t>是否需要在方案中预设联合PMT的情形？</w:t>
      </w:r>
    </w:p>
  </w:comment>
  <w:comment w:id="1024" w:author="meijun wang" w:date="2026-05-22T10:55:00Z" w:initials="">
    <w:p w14:paraId="1A979258" w14:textId="77777777" w:rsidR="001C73AA" w:rsidRDefault="0068205B">
      <w:pPr>
        <w:pStyle w:val="a4"/>
        <w:rPr>
          <w:rFonts w:hint="eastAsia"/>
        </w:rPr>
      </w:pPr>
      <w:r>
        <w:rPr>
          <w:rStyle w:val="af9"/>
        </w:rPr>
        <w:annotationRef/>
      </w:r>
      <w:r>
        <w:rPr>
          <w:rFonts w:hint="eastAsia"/>
        </w:rPr>
        <w:t>不建议</w:t>
      </w:r>
      <w:r>
        <w:t>预设联合PMT的情形</w:t>
      </w:r>
      <w:r>
        <w:rPr>
          <w:rFonts w:hint="eastAsia"/>
        </w:rPr>
        <w:t>，对评估疗效有干扰，如果计划呀联合PMT，不建议入组</w:t>
      </w:r>
    </w:p>
  </w:comment>
  <w:comment w:id="1025" w:author="Jing wang" w:date="2026-05-21T21:08:00Z" w:initials="">
    <w:p w14:paraId="72BE8C70" w14:textId="77777777" w:rsidR="001C73AA" w:rsidRDefault="0068205B">
      <w:pPr>
        <w:pStyle w:val="a4"/>
        <w:rPr>
          <w:rFonts w:hint="eastAsia"/>
        </w:rPr>
      </w:pPr>
      <w:r>
        <w:rPr>
          <w:rStyle w:val="af9"/>
        </w:rPr>
        <w:annotationRef/>
      </w:r>
      <w:r>
        <w:t>介入伴随治疗的方案并不细化，建议考虑：</w:t>
      </w:r>
    </w:p>
    <w:p w14:paraId="131E9CBA" w14:textId="77777777" w:rsidR="001C73AA" w:rsidRDefault="00000000">
      <w:pPr>
        <w:pStyle w:val="a4"/>
        <w:rPr>
          <w:rFonts w:hint="eastAsia"/>
        </w:rPr>
      </w:pPr>
      <w:r>
        <w:rPr>
          <w:b/>
          <w:bCs/>
        </w:rPr>
        <w:t>下腔静脉滤器（IVCF）置入规范</w:t>
      </w:r>
    </w:p>
    <w:p w14:paraId="186F3EC0" w14:textId="77777777" w:rsidR="001C73AA" w:rsidRDefault="00000000">
      <w:pPr>
        <w:pStyle w:val="a4"/>
        <w:rPr>
          <w:rFonts w:hint="eastAsia"/>
        </w:rPr>
      </w:pPr>
      <w:r>
        <w:t>项目</w:t>
      </w:r>
      <w:r>
        <w:tab/>
        <w:t>规范内容</w:t>
      </w:r>
    </w:p>
    <w:p w14:paraId="7EC7018C" w14:textId="77777777" w:rsidR="001C73AA" w:rsidRDefault="00000000">
      <w:pPr>
        <w:pStyle w:val="a4"/>
        <w:rPr>
          <w:rFonts w:hint="eastAsia"/>
        </w:rPr>
      </w:pPr>
      <w:r>
        <w:t>置入指征</w:t>
      </w:r>
      <w:r>
        <w:t>①</w:t>
      </w:r>
      <w:r>
        <w:t xml:space="preserve"> 造影或超声证实髂股静脉或下腔静脉内存在</w:t>
      </w:r>
      <w:r>
        <w:rPr>
          <w:b/>
          <w:bCs/>
        </w:rPr>
        <w:t>新鲜漂浮血栓</w:t>
      </w:r>
      <w:r>
        <w:t>；</w:t>
      </w:r>
      <w:r>
        <w:t>②</w:t>
      </w:r>
      <w:r>
        <w:t xml:space="preserve"> 症状性PE病史且仍有残余DVT；</w:t>
      </w:r>
      <w:r>
        <w:t>③</w:t>
      </w:r>
      <w:r>
        <w:t xml:space="preserve"> 术者判断血栓脱落风险高</w:t>
      </w:r>
    </w:p>
    <w:p w14:paraId="339341BC" w14:textId="77777777" w:rsidR="001C73AA" w:rsidRDefault="001C73AA">
      <w:pPr>
        <w:pStyle w:val="a4"/>
        <w:rPr>
          <w:rFonts w:hint="eastAsia"/>
        </w:rPr>
      </w:pPr>
    </w:p>
    <w:p w14:paraId="334D9619" w14:textId="77777777" w:rsidR="001C73AA" w:rsidRDefault="00000000">
      <w:pPr>
        <w:pStyle w:val="a4"/>
        <w:rPr>
          <w:rFonts w:hint="eastAsia"/>
        </w:rPr>
      </w:pPr>
      <w:r>
        <w:t>不推荐常规置入</w:t>
      </w:r>
      <w:r>
        <w:t>①</w:t>
      </w:r>
      <w:r>
        <w:t xml:space="preserve"> 单纯股腘静脉血栓且无漂浮表现；</w:t>
      </w:r>
      <w:r>
        <w:t>②</w:t>
      </w:r>
      <w:r>
        <w:t xml:space="preserve"> 血栓完全闭塞管腔、无明显漂浮征象</w:t>
      </w:r>
    </w:p>
    <w:p w14:paraId="42841DE4" w14:textId="77777777" w:rsidR="001C73AA" w:rsidRDefault="001C73AA">
      <w:pPr>
        <w:pStyle w:val="a4"/>
        <w:rPr>
          <w:rFonts w:hint="eastAsia"/>
        </w:rPr>
      </w:pPr>
    </w:p>
    <w:p w14:paraId="617B8161" w14:textId="77777777" w:rsidR="001C73AA" w:rsidRDefault="00000000">
      <w:pPr>
        <w:pStyle w:val="a4"/>
        <w:rPr>
          <w:rFonts w:hint="eastAsia"/>
        </w:rPr>
      </w:pPr>
      <w:r>
        <w:t>滤器类型</w:t>
      </w:r>
      <w:r>
        <w:rPr>
          <w:b/>
          <w:bCs/>
        </w:rPr>
        <w:t>优先选择可回收型或临时型滤器</w:t>
      </w:r>
      <w:r>
        <w:t>，以降低长期置入相关并发症</w:t>
      </w:r>
    </w:p>
    <w:p w14:paraId="5A1F4000" w14:textId="77777777" w:rsidR="001C73AA" w:rsidRDefault="001C73AA">
      <w:pPr>
        <w:pStyle w:val="a4"/>
        <w:rPr>
          <w:rFonts w:hint="eastAsia"/>
        </w:rPr>
      </w:pPr>
    </w:p>
    <w:p w14:paraId="7BE73110" w14:textId="77777777" w:rsidR="001C73AA" w:rsidRDefault="00000000">
      <w:pPr>
        <w:pStyle w:val="a4"/>
        <w:rPr>
          <w:rFonts w:hint="eastAsia"/>
        </w:rPr>
      </w:pPr>
      <w:r>
        <w:t>取出时机术后根据患者血栓清除情况、抗凝方案和出血风险，由术者决定取出时机，</w:t>
      </w:r>
      <w:r>
        <w:rPr>
          <w:b/>
          <w:bCs/>
        </w:rPr>
        <w:t>原则上应在不再需要机械性PE预防时尽早取出</w:t>
      </w:r>
    </w:p>
    <w:p w14:paraId="6F5236AF" w14:textId="77777777" w:rsidR="001C73AA" w:rsidRDefault="001C73AA">
      <w:pPr>
        <w:pStyle w:val="a4"/>
        <w:rPr>
          <w:rFonts w:hint="eastAsia"/>
        </w:rPr>
      </w:pPr>
    </w:p>
    <w:p w14:paraId="4008CBCA" w14:textId="77777777" w:rsidR="001C73AA" w:rsidRDefault="00000000">
      <w:pPr>
        <w:pStyle w:val="a4"/>
        <w:rPr>
          <w:rFonts w:hint="eastAsia"/>
        </w:rPr>
      </w:pPr>
      <w:r>
        <w:t>记录要求CRF中详细记录：</w:t>
      </w:r>
      <w:r>
        <w:t>①</w:t>
      </w:r>
      <w:r>
        <w:t>是否置入IVCF；</w:t>
      </w:r>
      <w:r>
        <w:t>②</w:t>
      </w:r>
      <w:r>
        <w:t>滤器类型和型号；</w:t>
      </w:r>
      <w:r>
        <w:t>③</w:t>
      </w:r>
      <w:r>
        <w:t>置入和取出日期；</w:t>
      </w:r>
      <w:r>
        <w:t>④</w:t>
      </w:r>
      <w:r>
        <w:t>置入原因</w:t>
      </w:r>
    </w:p>
    <w:p w14:paraId="31860C41" w14:textId="77777777" w:rsidR="001C73AA" w:rsidRDefault="001C73AA">
      <w:pPr>
        <w:pStyle w:val="a4"/>
        <w:rPr>
          <w:rFonts w:hint="eastAsia"/>
        </w:rPr>
      </w:pPr>
    </w:p>
  </w:comment>
  <w:comment w:id="1026" w:author="meijun wang" w:date="2026-05-22T10:59:00Z" w:initials="">
    <w:p w14:paraId="44060221" w14:textId="77777777" w:rsidR="001C73AA" w:rsidRDefault="0068205B">
      <w:pPr>
        <w:pStyle w:val="a4"/>
        <w:rPr>
          <w:rFonts w:hint="eastAsia"/>
        </w:rPr>
      </w:pPr>
      <w:r>
        <w:rPr>
          <w:rStyle w:val="af9"/>
        </w:rPr>
        <w:annotationRef/>
      </w:r>
      <w:r>
        <w:rPr>
          <w:rFonts w:hint="eastAsia"/>
        </w:rPr>
        <w:t>方案里不建议写这么详细，临床实际使用可能比较粗糙，可能会导致方案偏离较多，写在SOP中是否可以</w:t>
      </w:r>
    </w:p>
  </w:comment>
  <w:comment w:id="1040" w:author="Jing wang" w:date="2026-05-21T21:08:00Z" w:initials="">
    <w:p w14:paraId="565B5E6E" w14:textId="77777777" w:rsidR="001C73AA" w:rsidRDefault="0068205B">
      <w:pPr>
        <w:pStyle w:val="a4"/>
        <w:rPr>
          <w:rFonts w:hint="eastAsia"/>
        </w:rPr>
      </w:pPr>
      <w:r>
        <w:rPr>
          <w:rStyle w:val="af9"/>
        </w:rPr>
        <w:annotationRef/>
      </w:r>
      <w:r>
        <w:t>建议考虑：</w:t>
      </w:r>
    </w:p>
    <w:p w14:paraId="0A428DC9" w14:textId="77777777" w:rsidR="001C73AA" w:rsidRDefault="001C73AA">
      <w:pPr>
        <w:pStyle w:val="a4"/>
        <w:rPr>
          <w:rFonts w:hint="eastAsia"/>
        </w:rPr>
      </w:pPr>
    </w:p>
    <w:p w14:paraId="36461A1B" w14:textId="77777777" w:rsidR="001C73AA" w:rsidRDefault="00000000">
      <w:pPr>
        <w:pStyle w:val="a4"/>
        <w:rPr>
          <w:rFonts w:hint="eastAsia"/>
        </w:rPr>
      </w:pPr>
      <w:r>
        <w:t>溶栓前PTA（预扩张）</w:t>
      </w:r>
    </w:p>
    <w:p w14:paraId="3A645F97" w14:textId="77777777" w:rsidR="001C73AA" w:rsidRDefault="00000000">
      <w:pPr>
        <w:pStyle w:val="a4"/>
        <w:rPr>
          <w:rFonts w:hint="eastAsia"/>
        </w:rPr>
      </w:pPr>
      <w:r>
        <w:t>指征</w:t>
      </w:r>
      <w:r>
        <w:tab/>
      </w:r>
      <w:r>
        <w:rPr>
          <w:b/>
          <w:bCs/>
        </w:rPr>
        <w:t>仅适用于慢性闭塞病变</w:t>
      </w:r>
      <w:r>
        <w:t>（发病&gt;30天或造影提示慢性机化血栓）：导丝/导管无法通过闭塞段时，使用</w:t>
      </w:r>
      <w:r>
        <w:rPr>
          <w:b/>
          <w:bCs/>
        </w:rPr>
        <w:t>3-4mm小球囊</w:t>
      </w:r>
      <w:r>
        <w:t>预扩张以创建通道</w:t>
      </w:r>
    </w:p>
    <w:p w14:paraId="37B3FF45" w14:textId="77777777" w:rsidR="001C73AA" w:rsidRDefault="00000000">
      <w:pPr>
        <w:pStyle w:val="a4"/>
        <w:rPr>
          <w:rFonts w:hint="eastAsia"/>
        </w:rPr>
      </w:pPr>
      <w:r>
        <w:t>禁忌急性期/亚急性期血栓（</w:t>
      </w:r>
      <w:r>
        <w:t>≤</w:t>
      </w:r>
      <w:r>
        <w:t>30天）不进行预扩张，避免血栓碎裂脱落</w:t>
      </w:r>
    </w:p>
    <w:p w14:paraId="0F54C4A0" w14:textId="77777777" w:rsidR="001C73AA" w:rsidRDefault="00000000">
      <w:pPr>
        <w:pStyle w:val="a4"/>
        <w:rPr>
          <w:rFonts w:hint="eastAsia"/>
        </w:rPr>
      </w:pPr>
      <w:r>
        <w:t>溶栓后PTA（治疗性扩张）</w:t>
      </w:r>
    </w:p>
    <w:p w14:paraId="4207D756" w14:textId="77777777" w:rsidR="001C73AA" w:rsidRDefault="00000000">
      <w:pPr>
        <w:pStyle w:val="a4"/>
        <w:rPr>
          <w:rFonts w:hint="eastAsia"/>
        </w:rPr>
      </w:pPr>
      <w:r>
        <w:t>指征</w:t>
      </w:r>
      <w:r>
        <w:tab/>
        <w:t>溶栓治疗结束后，造影显示髂静脉或股总静脉存在</w:t>
      </w:r>
      <w:r>
        <w:rPr>
          <w:b/>
          <w:bCs/>
        </w:rPr>
        <w:t>残余狭窄&gt;50%</w:t>
      </w:r>
      <w:r>
        <w:t>，且狭窄考虑由以下原因导致：</w:t>
      </w:r>
      <w:r>
        <w:t>①</w:t>
      </w:r>
      <w:r>
        <w:t xml:space="preserve"> 髂静脉压迫综合征（May-Thurner综合征）</w:t>
      </w:r>
      <w:r>
        <w:t>②</w:t>
      </w:r>
      <w:r>
        <w:t xml:space="preserve"> 残余附壁血栓机化</w:t>
      </w:r>
      <w:r>
        <w:t>③</w:t>
      </w:r>
      <w:r>
        <w:t xml:space="preserve"> 静脉内粘连/隔膜</w:t>
      </w:r>
    </w:p>
    <w:p w14:paraId="41DCD456" w14:textId="77777777" w:rsidR="001C73AA" w:rsidRDefault="00000000">
      <w:pPr>
        <w:pStyle w:val="a4"/>
        <w:rPr>
          <w:rFonts w:hint="eastAsia"/>
        </w:rPr>
      </w:pPr>
      <w:r>
        <w:t>不推荐PTA</w:t>
      </w:r>
      <w:r>
        <w:t>①</w:t>
      </w:r>
      <w:r>
        <w:t xml:space="preserve"> 管腔通畅，无明显狭窄；</w:t>
      </w:r>
      <w:r>
        <w:t>②</w:t>
      </w:r>
      <w:r>
        <w:t xml:space="preserve"> 狭窄</w:t>
      </w:r>
      <w:r>
        <w:t>≤</w:t>
      </w:r>
      <w:r>
        <w:t>50%；</w:t>
      </w:r>
      <w:r>
        <w:t>③</w:t>
      </w:r>
      <w:r>
        <w:t xml:space="preserve"> 单纯腘静脉或膝下静脉狭窄</w:t>
      </w:r>
    </w:p>
    <w:p w14:paraId="689A92C7" w14:textId="77777777" w:rsidR="001C73AA" w:rsidRDefault="00000000">
      <w:pPr>
        <w:pStyle w:val="a4"/>
        <w:rPr>
          <w:rFonts w:hint="eastAsia"/>
        </w:rPr>
      </w:pPr>
      <w:r>
        <w:t>操作要求</w:t>
      </w:r>
      <w:r>
        <w:t>①</w:t>
      </w:r>
      <w:r>
        <w:t xml:space="preserve"> 球囊直径应参照对侧正常静脉直径选择，</w:t>
      </w:r>
      <w:r>
        <w:rPr>
          <w:b/>
          <w:bCs/>
        </w:rPr>
        <w:t>一般不超过14mm</w:t>
      </w:r>
      <w:r>
        <w:t>；</w:t>
      </w:r>
      <w:r>
        <w:t>②</w:t>
      </w:r>
      <w:r>
        <w:t xml:space="preserve"> 扩张压力和时间由术者根据病变情况决定；</w:t>
      </w:r>
      <w:r>
        <w:t>③</w:t>
      </w:r>
      <w:r>
        <w:t xml:space="preserve"> 扩张后造影评估效果</w:t>
      </w:r>
    </w:p>
  </w:comment>
  <w:comment w:id="1041" w:author="Jing wang" w:date="2026-05-21T21:09:00Z" w:initials="">
    <w:p w14:paraId="30C43FDE" w14:textId="77777777" w:rsidR="001C73AA" w:rsidRDefault="0068205B">
      <w:pPr>
        <w:pStyle w:val="a4"/>
        <w:rPr>
          <w:rFonts w:hint="eastAsia"/>
        </w:rPr>
      </w:pPr>
      <w:r>
        <w:rPr>
          <w:rStyle w:val="af9"/>
        </w:rPr>
        <w:annotationRef/>
      </w:r>
      <w:r>
        <w:t>文献表明，支架植入率在不同研究中差异极大（可达80%），是最大的异质性来源，必须严格规定。</w:t>
      </w:r>
    </w:p>
    <w:p w14:paraId="73D3023C" w14:textId="77777777" w:rsidR="001C73AA" w:rsidRDefault="00000000">
      <w:pPr>
        <w:pStyle w:val="a4"/>
        <w:rPr>
          <w:rFonts w:hint="eastAsia"/>
        </w:rPr>
      </w:pPr>
      <w:r>
        <w:t>项目</w:t>
      </w:r>
      <w:r>
        <w:tab/>
        <w:t>规范内容</w:t>
      </w:r>
    </w:p>
    <w:p w14:paraId="0109A8CB" w14:textId="77777777" w:rsidR="001C73AA" w:rsidRDefault="00000000">
      <w:pPr>
        <w:pStyle w:val="a4"/>
        <w:rPr>
          <w:rFonts w:hint="eastAsia"/>
        </w:rPr>
      </w:pPr>
      <w:r>
        <w:t>支架植入指征（必须满足以下至少1条）</w:t>
      </w:r>
    </w:p>
    <w:p w14:paraId="6A9D23EC" w14:textId="77777777" w:rsidR="001C73AA" w:rsidRDefault="00000000">
      <w:pPr>
        <w:pStyle w:val="a4"/>
        <w:rPr>
          <w:rFonts w:hint="eastAsia"/>
        </w:rPr>
      </w:pPr>
      <w:r>
        <w:t>绝对指征</w:t>
      </w:r>
      <w:r>
        <w:tab/>
      </w:r>
      <w:r>
        <w:t>①</w:t>
      </w:r>
      <w:r>
        <w:t xml:space="preserve"> PTA扩张后，髂静脉或股总静脉</w:t>
      </w:r>
      <w:r>
        <w:rPr>
          <w:b/>
          <w:bCs/>
        </w:rPr>
        <w:t>残余狭窄仍&gt;50%</w:t>
      </w:r>
      <w:r>
        <w:t>（弹性回缩）</w:t>
      </w:r>
      <w:r>
        <w:t>②</w:t>
      </w:r>
      <w:r>
        <w:t xml:space="preserve"> PTA后出现</w:t>
      </w:r>
      <w:r>
        <w:rPr>
          <w:b/>
          <w:bCs/>
        </w:rPr>
        <w:t>限流性夹层</w:t>
      </w:r>
      <w:r>
        <w:t>③</w:t>
      </w:r>
      <w:r>
        <w:t xml:space="preserve"> 造影明确为</w:t>
      </w:r>
      <w:r>
        <w:rPr>
          <w:b/>
          <w:bCs/>
        </w:rPr>
        <w:t>髂静脉压迫综合征</w:t>
      </w:r>
      <w:r>
        <w:t>（May-Thurner综合征）且PTA后仍存在显著狭窄</w:t>
      </w:r>
    </w:p>
    <w:p w14:paraId="29780D12" w14:textId="77777777" w:rsidR="001C73AA" w:rsidRDefault="00000000">
      <w:pPr>
        <w:pStyle w:val="a4"/>
        <w:rPr>
          <w:rFonts w:hint="eastAsia"/>
        </w:rPr>
      </w:pPr>
      <w:r>
        <w:t>相对指征</w:t>
      </w:r>
      <w:r>
        <w:t>①</w:t>
      </w:r>
      <w:r>
        <w:t xml:space="preserve"> PTA后残余狭窄30-50%，但存在明显侧支循环，提示血流动力学意义</w:t>
      </w:r>
      <w:r>
        <w:t>②</w:t>
      </w:r>
      <w:r>
        <w:t xml:space="preserve"> 长段慢性闭塞病变（&gt;5cm），单纯PTA后管腔获得不理想</w:t>
      </w:r>
    </w:p>
    <w:p w14:paraId="7D9A45E6" w14:textId="77777777" w:rsidR="001C73AA" w:rsidRDefault="00000000">
      <w:pPr>
        <w:pStyle w:val="a4"/>
        <w:rPr>
          <w:rFonts w:hint="eastAsia"/>
        </w:rPr>
      </w:pPr>
      <w:r>
        <w:t>不推荐支架植入</w:t>
      </w:r>
      <w:r>
        <w:t>①</w:t>
      </w:r>
      <w:r>
        <w:t xml:space="preserve"> PTA后残余狭窄&lt;30%且无夹层；</w:t>
      </w:r>
      <w:r>
        <w:t>②</w:t>
      </w:r>
      <w:r>
        <w:t xml:space="preserve"> 单纯腘静脉或膝下静脉病变；</w:t>
      </w:r>
      <w:r>
        <w:t>③</w:t>
      </w:r>
      <w:r>
        <w:t xml:space="preserve"> 急性期血栓、PTA后管腔满意</w:t>
      </w:r>
    </w:p>
    <w:p w14:paraId="22788B02" w14:textId="77777777" w:rsidR="001C73AA" w:rsidRDefault="00000000">
      <w:pPr>
        <w:pStyle w:val="a4"/>
        <w:rPr>
          <w:rFonts w:hint="eastAsia"/>
        </w:rPr>
      </w:pPr>
      <w:r>
        <w:t>支架类型推荐使用</w:t>
      </w:r>
      <w:r>
        <w:rPr>
          <w:b/>
          <w:bCs/>
        </w:rPr>
        <w:t>自膨式镍钛合金编织型或激光切割型静脉专用支架</w:t>
      </w:r>
    </w:p>
    <w:p w14:paraId="05798859" w14:textId="77777777" w:rsidR="001C73AA" w:rsidRDefault="00000000">
      <w:pPr>
        <w:pStyle w:val="a4"/>
        <w:rPr>
          <w:rFonts w:hint="eastAsia"/>
        </w:rPr>
      </w:pPr>
      <w:r>
        <w:t>支架尺寸</w:t>
      </w:r>
      <w:r>
        <w:t>①</w:t>
      </w:r>
      <w:r>
        <w:t xml:space="preserve"> 直径：参照对侧正常静脉直径，</w:t>
      </w:r>
      <w:r>
        <w:rPr>
          <w:b/>
          <w:bCs/>
        </w:rPr>
        <w:t>通常12-16mm</w:t>
      </w:r>
      <w:r>
        <w:t>；</w:t>
      </w:r>
      <w:r>
        <w:t>②</w:t>
      </w:r>
      <w:r>
        <w:t xml:space="preserve"> 长度：</w:t>
      </w:r>
      <w:r>
        <w:rPr>
          <w:b/>
          <w:bCs/>
        </w:rPr>
        <w:t>完全覆盖病变段</w:t>
      </w:r>
      <w:r>
        <w:t>，两端各超出病变5-10mm</w:t>
      </w:r>
    </w:p>
    <w:p w14:paraId="22706FC9" w14:textId="77777777" w:rsidR="001C73AA" w:rsidRDefault="00000000">
      <w:pPr>
        <w:pStyle w:val="a4"/>
        <w:rPr>
          <w:rFonts w:hint="eastAsia"/>
        </w:rPr>
      </w:pPr>
      <w:r>
        <w:t>支架植入位置</w:t>
      </w:r>
      <w:r>
        <w:t>①</w:t>
      </w:r>
      <w:r>
        <w:t xml:space="preserve"> 髂静脉病变：支架近端进入下腔静脉</w:t>
      </w:r>
      <w:r>
        <w:rPr>
          <w:b/>
          <w:bCs/>
        </w:rPr>
        <w:t>≤</w:t>
      </w:r>
      <w:r>
        <w:rPr>
          <w:b/>
          <w:bCs/>
        </w:rPr>
        <w:t>1cm</w:t>
      </w:r>
      <w:r>
        <w:t>，避免过长突出；</w:t>
      </w:r>
      <w:r>
        <w:t>②</w:t>
      </w:r>
      <w:r>
        <w:t xml:space="preserve"> 跨关节（腹股沟韧带）区域：谨慎选择支架类型</w:t>
      </w:r>
    </w:p>
    <w:p w14:paraId="42351151" w14:textId="77777777" w:rsidR="001C73AA" w:rsidRDefault="00000000">
      <w:pPr>
        <w:pStyle w:val="a4"/>
        <w:rPr>
          <w:rFonts w:hint="eastAsia"/>
        </w:rPr>
      </w:pPr>
      <w:r>
        <w:t>记录要求CRF中详细记录：</w:t>
      </w:r>
      <w:r>
        <w:t>①</w:t>
      </w:r>
      <w:r>
        <w:t>是否植入支架；</w:t>
      </w:r>
      <w:r>
        <w:t>②</w:t>
      </w:r>
      <w:r>
        <w:t>支架植入原因（勾选以上指征）；</w:t>
      </w:r>
      <w:r>
        <w:t>③</w:t>
      </w:r>
      <w:r>
        <w:t>支架类型、品牌、直径、长度；</w:t>
      </w:r>
      <w:r>
        <w:t>④</w:t>
      </w:r>
      <w:r>
        <w:t>植入位置；</w:t>
      </w:r>
      <w:r>
        <w:t>⑤</w:t>
      </w:r>
      <w:r>
        <w:t>术后即刻造影结果</w:t>
      </w:r>
    </w:p>
  </w:comment>
  <w:comment w:id="1042" w:author="meijun wang" w:date="2026-05-22T11:03:00Z" w:initials="">
    <w:p w14:paraId="746AF9F6" w14:textId="77777777" w:rsidR="001C73AA" w:rsidRDefault="0068205B">
      <w:pPr>
        <w:pStyle w:val="a4"/>
        <w:rPr>
          <w:rFonts w:hint="eastAsia"/>
        </w:rPr>
      </w:pPr>
      <w:r>
        <w:rPr>
          <w:rStyle w:val="af9"/>
        </w:rPr>
        <w:annotationRef/>
      </w:r>
      <w:r>
        <w:rPr>
          <w:rFonts w:hint="eastAsia"/>
        </w:rPr>
        <w:t>同上，详细内容写在SOP中是否可以</w:t>
      </w:r>
    </w:p>
  </w:comment>
  <w:comment w:id="1053" w:author="Jing wang" w:date="2026-05-21T21:10:00Z" w:initials="">
    <w:p w14:paraId="1E6FEFC1" w14:textId="77777777" w:rsidR="001C73AA" w:rsidRDefault="0068205B">
      <w:pPr>
        <w:pStyle w:val="a4"/>
        <w:rPr>
          <w:rFonts w:hint="eastAsia"/>
        </w:rPr>
      </w:pPr>
      <w:r>
        <w:rPr>
          <w:rStyle w:val="af9"/>
        </w:rPr>
        <w:annotationRef/>
      </w:r>
      <w:r>
        <w:rPr>
          <w:b/>
          <w:bCs/>
        </w:rPr>
        <w:t>经皮机械性血栓清除术（PMT）联合使用的规定</w:t>
      </w:r>
    </w:p>
    <w:p w14:paraId="474D949B" w14:textId="77777777" w:rsidR="001C73AA" w:rsidRDefault="00000000">
      <w:pPr>
        <w:pStyle w:val="a4"/>
        <w:rPr>
          <w:rFonts w:hint="eastAsia"/>
        </w:rPr>
      </w:pPr>
      <w:r>
        <w:t>根据专家共识：</w:t>
      </w:r>
      <w:r>
        <w:t>“</w:t>
      </w:r>
      <w:r>
        <w:t>对髂股静脉内血栓负荷较大，宜尽早结合采用PMT，可提高疗效、缩短病程。</w:t>
      </w:r>
      <w:r>
        <w:t>”</w:t>
      </w:r>
    </w:p>
    <w:p w14:paraId="064AE1D1" w14:textId="77777777" w:rsidR="001C73AA" w:rsidRDefault="00000000">
      <w:pPr>
        <w:pStyle w:val="a4"/>
        <w:rPr>
          <w:rFonts w:hint="eastAsia"/>
        </w:rPr>
      </w:pPr>
      <w:r>
        <w:t>项目</w:t>
      </w:r>
      <w:r>
        <w:tab/>
        <w:t>规范内容</w:t>
      </w:r>
    </w:p>
    <w:p w14:paraId="01C5CACC" w14:textId="77777777" w:rsidR="001C73AA" w:rsidRDefault="00000000">
      <w:pPr>
        <w:pStyle w:val="a4"/>
        <w:rPr>
          <w:rFonts w:hint="eastAsia"/>
        </w:rPr>
      </w:pPr>
      <w:r>
        <w:t>原则本研究中</w:t>
      </w:r>
      <w:r>
        <w:rPr>
          <w:b/>
          <w:bCs/>
        </w:rPr>
        <w:t>CDT是主要溶栓手段</w:t>
      </w:r>
      <w:r>
        <w:t>。PMT仅作为以下特定情况下的补救措施，不作为一线常规联合方案</w:t>
      </w:r>
    </w:p>
    <w:p w14:paraId="1C01AC9C" w14:textId="77777777" w:rsidR="001C73AA" w:rsidRDefault="00000000">
      <w:pPr>
        <w:pStyle w:val="a4"/>
        <w:rPr>
          <w:rFonts w:hint="eastAsia"/>
        </w:rPr>
      </w:pPr>
      <w:r>
        <w:t>允许联合PMT的情况</w:t>
      </w:r>
      <w:r>
        <w:t>①</w:t>
      </w:r>
      <w:r>
        <w:t xml:space="preserve"> 溶栓治疗后，当</w:t>
      </w:r>
      <w:r>
        <w:rPr>
          <w:b/>
          <w:bCs/>
        </w:rPr>
        <w:t>Fg&lt;1.0g/L必须停用尿激酶</w:t>
      </w:r>
      <w:r>
        <w:t>时，造影仍显示大量残余血栓（血栓负荷评分改善&lt;30%），可考虑联合PMT；</w:t>
      </w:r>
      <w:r>
        <w:t>②</w:t>
      </w:r>
      <w:r>
        <w:t xml:space="preserve"> 患者出现溶栓药物相关严重不良反应需要终止溶栓，但血栓清除不充分；</w:t>
      </w:r>
      <w:r>
        <w:t>③</w:t>
      </w:r>
      <w:r>
        <w:t xml:space="preserve"> 术者判断单纯CDT难以在安全时间窗内完成充分溶栓</w:t>
      </w:r>
    </w:p>
    <w:p w14:paraId="07478E81" w14:textId="77777777" w:rsidR="001C73AA" w:rsidRDefault="00000000">
      <w:pPr>
        <w:pStyle w:val="a4"/>
        <w:rPr>
          <w:rFonts w:hint="eastAsia"/>
        </w:rPr>
      </w:pPr>
      <w:r>
        <w:t>记录要求CRF中详细记录：</w:t>
      </w:r>
      <w:r>
        <w:t>①</w:t>
      </w:r>
      <w:r>
        <w:t>是否联合PMT；</w:t>
      </w:r>
      <w:r>
        <w:t>②</w:t>
      </w:r>
      <w:r>
        <w:t>PMT器械类型；</w:t>
      </w:r>
      <w:r>
        <w:t>③</w:t>
      </w:r>
      <w:r>
        <w:t>操作时间；</w:t>
      </w:r>
      <w:r>
        <w:t>④</w:t>
      </w:r>
      <w:r>
        <w:t>联合原因；</w:t>
      </w:r>
      <w:r>
        <w:t>⑤</w:t>
      </w:r>
      <w:r>
        <w:t>吸出/取出物性质和量；</w:t>
      </w:r>
      <w:r>
        <w:t>⑥</w:t>
      </w:r>
      <w:r>
        <w:t>操作相关并发症</w:t>
      </w:r>
    </w:p>
    <w:p w14:paraId="44E2F866" w14:textId="77777777" w:rsidR="001C73AA" w:rsidRDefault="001C73AA">
      <w:pPr>
        <w:pStyle w:val="a4"/>
        <w:rPr>
          <w:rFonts w:hint="eastAsia"/>
        </w:rPr>
      </w:pPr>
    </w:p>
  </w:comment>
  <w:comment w:id="1056" w:author="meijun wang" w:date="2026-05-21T16:42:00Z" w:initials="">
    <w:p w14:paraId="17AC9FD5" w14:textId="77777777" w:rsidR="001C73AA" w:rsidRDefault="0068205B">
      <w:pPr>
        <w:pStyle w:val="a4"/>
        <w:rPr>
          <w:rFonts w:hint="eastAsia"/>
        </w:rPr>
      </w:pPr>
      <w:r>
        <w:rPr>
          <w:rStyle w:val="af9"/>
        </w:rPr>
        <w:annotationRef/>
      </w:r>
      <w:r>
        <w:rPr>
          <w:rFonts w:hint="eastAsia"/>
        </w:rPr>
        <w:t>2022-常见静脉疾病诊治规范（2022年版）</w:t>
      </w:r>
    </w:p>
  </w:comment>
  <w:comment w:id="1057" w:author="Jing wang" w:date="2026-05-25T10:13:00Z" w:initials="Jw">
    <w:p w14:paraId="459D7849" w14:textId="77777777" w:rsidR="00734BF9" w:rsidRDefault="00734BF9" w:rsidP="00734BF9">
      <w:pPr>
        <w:pStyle w:val="a4"/>
        <w:rPr>
          <w:rFonts w:hint="eastAsia"/>
        </w:rPr>
      </w:pPr>
      <w:r>
        <w:rPr>
          <w:rStyle w:val="af9"/>
        </w:rPr>
        <w:annotationRef/>
      </w:r>
      <w:r>
        <w:t>EKOS CAVA：</w:t>
      </w:r>
    </w:p>
    <w:p w14:paraId="451C5924" w14:textId="77777777" w:rsidR="00734BF9" w:rsidRDefault="00734BF9" w:rsidP="00734BF9">
      <w:pPr>
        <w:pStyle w:val="a4"/>
        <w:numPr>
          <w:ilvl w:val="0"/>
          <w:numId w:val="81"/>
        </w:numPr>
        <w:ind w:left="360"/>
        <w:rPr>
          <w:rFonts w:hint="eastAsia"/>
        </w:rPr>
      </w:pPr>
      <w:r>
        <w:rPr>
          <w:b/>
          <w:bCs/>
          <w:color w:val="0F1115"/>
          <w:highlight w:val="white"/>
        </w:rPr>
        <w:t>允许的辅助介入操作</w:t>
      </w:r>
      <w:r>
        <w:rPr>
          <w:color w:val="0F1115"/>
          <w:highlight w:val="white"/>
        </w:rPr>
        <w:t>（在溶栓基础上可联合使用）：</w:t>
      </w:r>
    </w:p>
    <w:p w14:paraId="6B94A500" w14:textId="77777777" w:rsidR="00734BF9" w:rsidRDefault="00734BF9" w:rsidP="00734BF9">
      <w:pPr>
        <w:pStyle w:val="a4"/>
        <w:numPr>
          <w:ilvl w:val="0"/>
          <w:numId w:val="81"/>
        </w:numPr>
        <w:rPr>
          <w:rFonts w:hint="eastAsia"/>
        </w:rPr>
      </w:pPr>
    </w:p>
    <w:p w14:paraId="408AD28F" w14:textId="77777777" w:rsidR="00734BF9" w:rsidRDefault="00734BF9" w:rsidP="00734BF9">
      <w:pPr>
        <w:pStyle w:val="a4"/>
        <w:numPr>
          <w:ilvl w:val="1"/>
          <w:numId w:val="81"/>
        </w:numPr>
        <w:ind w:left="720"/>
        <w:rPr>
          <w:rFonts w:hint="eastAsia"/>
        </w:rPr>
      </w:pPr>
      <w:r>
        <w:rPr>
          <w:b/>
          <w:bCs/>
          <w:color w:val="0F1115"/>
          <w:highlight w:val="white"/>
        </w:rPr>
        <w:t>经皮腔内血管成形术（PTA）</w:t>
      </w:r>
      <w:r>
        <w:rPr>
          <w:color w:val="0F1115"/>
          <w:highlight w:val="white"/>
        </w:rPr>
        <w:t>：即球囊扩张。</w:t>
      </w:r>
    </w:p>
    <w:p w14:paraId="28BC7E9C" w14:textId="77777777" w:rsidR="00734BF9" w:rsidRDefault="00734BF9" w:rsidP="00734BF9">
      <w:pPr>
        <w:pStyle w:val="a4"/>
        <w:numPr>
          <w:ilvl w:val="1"/>
          <w:numId w:val="81"/>
        </w:numPr>
        <w:ind w:left="720"/>
        <w:rPr>
          <w:rFonts w:hint="eastAsia"/>
        </w:rPr>
      </w:pPr>
      <w:r>
        <w:rPr>
          <w:b/>
          <w:bCs/>
          <w:color w:val="0F1115"/>
          <w:highlight w:val="white"/>
        </w:rPr>
        <w:t>血栓抽吸术</w:t>
      </w:r>
      <w:r>
        <w:rPr>
          <w:color w:val="0F1115"/>
          <w:highlight w:val="white"/>
        </w:rPr>
        <w:t>。</w:t>
      </w:r>
    </w:p>
    <w:p w14:paraId="6251E529" w14:textId="77777777" w:rsidR="00734BF9" w:rsidRDefault="00734BF9" w:rsidP="00734BF9">
      <w:pPr>
        <w:pStyle w:val="a4"/>
        <w:numPr>
          <w:ilvl w:val="1"/>
          <w:numId w:val="81"/>
        </w:numPr>
        <w:ind w:left="720"/>
        <w:rPr>
          <w:rFonts w:hint="eastAsia"/>
        </w:rPr>
      </w:pPr>
      <w:r>
        <w:rPr>
          <w:b/>
          <w:bCs/>
          <w:color w:val="0F1115"/>
          <w:highlight w:val="white"/>
        </w:rPr>
        <w:t>支架植入术</w:t>
      </w:r>
      <w:r>
        <w:rPr>
          <w:color w:val="0F1115"/>
          <w:highlight w:val="white"/>
        </w:rPr>
        <w:t>。</w:t>
      </w:r>
    </w:p>
    <w:p w14:paraId="7AD14276" w14:textId="77777777" w:rsidR="00734BF9" w:rsidRDefault="00734BF9" w:rsidP="00734BF9">
      <w:pPr>
        <w:pStyle w:val="a4"/>
        <w:numPr>
          <w:ilvl w:val="1"/>
          <w:numId w:val="81"/>
        </w:numPr>
        <w:ind w:left="720"/>
        <w:rPr>
          <w:rFonts w:hint="eastAsia"/>
        </w:rPr>
      </w:pPr>
      <w:r>
        <w:rPr>
          <w:b/>
          <w:bCs/>
          <w:color w:val="0F1115"/>
          <w:highlight w:val="white"/>
        </w:rPr>
        <w:t>静脉内切除术</w:t>
      </w:r>
      <w:r>
        <w:rPr>
          <w:color w:val="0F1115"/>
          <w:highlight w:val="white"/>
        </w:rPr>
        <w:t>。</w:t>
      </w:r>
    </w:p>
    <w:p w14:paraId="48EFB0A3" w14:textId="77777777" w:rsidR="00734BF9" w:rsidRDefault="00734BF9" w:rsidP="00734BF9">
      <w:pPr>
        <w:pStyle w:val="a4"/>
        <w:numPr>
          <w:ilvl w:val="1"/>
          <w:numId w:val="81"/>
        </w:numPr>
        <w:ind w:left="720"/>
        <w:rPr>
          <w:rFonts w:hint="eastAsia"/>
        </w:rPr>
      </w:pPr>
      <w:r>
        <w:rPr>
          <w:b/>
          <w:bCs/>
          <w:color w:val="0F1115"/>
          <w:highlight w:val="white"/>
        </w:rPr>
        <w:t>动静脉瘘创建</w:t>
      </w:r>
      <w:r>
        <w:rPr>
          <w:color w:val="0F1115"/>
          <w:highlight w:val="white"/>
        </w:rPr>
        <w:t>。</w:t>
      </w:r>
    </w:p>
    <w:p w14:paraId="2E583C27" w14:textId="77777777" w:rsidR="00734BF9" w:rsidRDefault="00734BF9" w:rsidP="00734BF9">
      <w:pPr>
        <w:pStyle w:val="a4"/>
        <w:numPr>
          <w:ilvl w:val="1"/>
          <w:numId w:val="81"/>
        </w:numPr>
        <w:rPr>
          <w:rFonts w:hint="eastAsia"/>
        </w:rPr>
      </w:pPr>
      <w:r>
        <w:rPr>
          <w:color w:val="0F1115"/>
          <w:highlight w:val="white"/>
        </w:rPr>
        <w:t>上述方法的任意组合。</w:t>
      </w:r>
    </w:p>
    <w:p w14:paraId="0A085CF8" w14:textId="77777777" w:rsidR="00734BF9" w:rsidRDefault="00734BF9" w:rsidP="00734BF9">
      <w:pPr>
        <w:pStyle w:val="a4"/>
        <w:numPr>
          <w:ilvl w:val="0"/>
          <w:numId w:val="81"/>
        </w:numPr>
        <w:ind w:left="360"/>
        <w:rPr>
          <w:rFonts w:hint="eastAsia"/>
        </w:rPr>
      </w:pPr>
      <w:r>
        <w:rPr>
          <w:b/>
          <w:bCs/>
          <w:color w:val="0F1115"/>
          <w:highlight w:val="white"/>
        </w:rPr>
        <w:t>实施指征</w:t>
      </w:r>
      <w:r>
        <w:rPr>
          <w:color w:val="0F1115"/>
          <w:highlight w:val="white"/>
        </w:rPr>
        <w:t>：</w:t>
      </w:r>
    </w:p>
    <w:p w14:paraId="7DE33D6D" w14:textId="77777777" w:rsidR="00734BF9" w:rsidRDefault="00734BF9" w:rsidP="00734BF9">
      <w:pPr>
        <w:pStyle w:val="a4"/>
        <w:numPr>
          <w:ilvl w:val="0"/>
          <w:numId w:val="81"/>
        </w:numPr>
        <w:rPr>
          <w:rFonts w:hint="eastAsia"/>
        </w:rPr>
      </w:pPr>
    </w:p>
    <w:p w14:paraId="11B88CAA" w14:textId="77777777" w:rsidR="00734BF9" w:rsidRDefault="00734BF9" w:rsidP="00734BF9">
      <w:pPr>
        <w:pStyle w:val="a4"/>
        <w:numPr>
          <w:ilvl w:val="1"/>
          <w:numId w:val="81"/>
        </w:numPr>
        <w:rPr>
          <w:rFonts w:hint="eastAsia"/>
        </w:rPr>
      </w:pPr>
      <w:r>
        <w:rPr>
          <w:color w:val="0F1115"/>
          <w:highlight w:val="yellow"/>
        </w:rPr>
        <w:t>存在压迫综合征。</w:t>
      </w:r>
    </w:p>
    <w:p w14:paraId="6FF91837" w14:textId="77777777" w:rsidR="00734BF9" w:rsidRDefault="00734BF9" w:rsidP="00734BF9">
      <w:pPr>
        <w:pStyle w:val="a4"/>
        <w:numPr>
          <w:ilvl w:val="1"/>
          <w:numId w:val="81"/>
        </w:numPr>
        <w:rPr>
          <w:rFonts w:hint="eastAsia"/>
        </w:rPr>
      </w:pPr>
      <w:r>
        <w:rPr>
          <w:color w:val="0F1115"/>
          <w:highlight w:val="yellow"/>
        </w:rPr>
        <w:t>持续存在的静脉管腔狭窄&gt;50%。</w:t>
      </w:r>
    </w:p>
    <w:p w14:paraId="4222FA9B" w14:textId="77777777" w:rsidR="00734BF9" w:rsidRDefault="00734BF9" w:rsidP="00734BF9">
      <w:pPr>
        <w:pStyle w:val="a4"/>
        <w:numPr>
          <w:ilvl w:val="0"/>
          <w:numId w:val="81"/>
        </w:numPr>
        <w:ind w:left="360"/>
        <w:rPr>
          <w:rFonts w:hint="eastAsia"/>
        </w:rPr>
      </w:pPr>
      <w:r>
        <w:rPr>
          <w:b/>
          <w:bCs/>
          <w:color w:val="0F1115"/>
          <w:highlight w:val="white"/>
        </w:rPr>
        <w:t>支架使用细节</w:t>
      </w:r>
      <w:r>
        <w:rPr>
          <w:color w:val="0F1115"/>
          <w:highlight w:val="white"/>
        </w:rPr>
        <w:t>：</w:t>
      </w:r>
    </w:p>
    <w:p w14:paraId="52F4D344" w14:textId="77777777" w:rsidR="00734BF9" w:rsidRDefault="00734BF9" w:rsidP="00734BF9">
      <w:pPr>
        <w:pStyle w:val="a4"/>
        <w:numPr>
          <w:ilvl w:val="0"/>
          <w:numId w:val="81"/>
        </w:numPr>
        <w:rPr>
          <w:rFonts w:hint="eastAsia"/>
        </w:rPr>
      </w:pPr>
    </w:p>
    <w:p w14:paraId="1559B212" w14:textId="77777777" w:rsidR="00734BF9" w:rsidRDefault="00734BF9" w:rsidP="00734BF9">
      <w:pPr>
        <w:pStyle w:val="a4"/>
        <w:numPr>
          <w:ilvl w:val="1"/>
          <w:numId w:val="81"/>
        </w:numPr>
        <w:ind w:left="720"/>
        <w:rPr>
          <w:rFonts w:hint="eastAsia"/>
        </w:rPr>
      </w:pPr>
      <w:r>
        <w:rPr>
          <w:b/>
          <w:bCs/>
          <w:color w:val="0F1115"/>
          <w:highlight w:val="white"/>
        </w:rPr>
        <w:t>支架类型</w:t>
      </w:r>
      <w:r>
        <w:rPr>
          <w:color w:val="0F1115"/>
          <w:highlight w:val="white"/>
        </w:rPr>
        <w:t>：使用</w:t>
      </w:r>
      <w:r>
        <w:rPr>
          <w:b/>
          <w:bCs/>
          <w:color w:val="0F1115"/>
          <w:highlight w:val="white"/>
        </w:rPr>
        <w:t>专用静脉支架</w:t>
      </w:r>
      <w:r>
        <w:rPr>
          <w:color w:val="0F1115"/>
          <w:highlight w:val="white"/>
        </w:rPr>
        <w:t>。</w:t>
      </w:r>
    </w:p>
    <w:p w14:paraId="2D111244" w14:textId="77777777" w:rsidR="00734BF9" w:rsidRDefault="00734BF9" w:rsidP="00734BF9">
      <w:pPr>
        <w:pStyle w:val="a4"/>
        <w:numPr>
          <w:ilvl w:val="1"/>
          <w:numId w:val="81"/>
        </w:numPr>
        <w:ind w:left="720"/>
        <w:rPr>
          <w:rFonts w:hint="eastAsia"/>
        </w:rPr>
      </w:pPr>
      <w:r>
        <w:rPr>
          <w:b/>
          <w:bCs/>
          <w:color w:val="0F1115"/>
          <w:highlight w:val="white"/>
        </w:rPr>
        <w:t>支架植入情况</w:t>
      </w:r>
      <w:r>
        <w:rPr>
          <w:color w:val="0F1115"/>
          <w:highlight w:val="white"/>
        </w:rPr>
        <w:t>：在42例（占干预组55%）接受辅助操作的患者中，有</w:t>
      </w:r>
      <w:r>
        <w:rPr>
          <w:b/>
          <w:bCs/>
          <w:color w:val="0F1115"/>
          <w:highlight w:val="white"/>
        </w:rPr>
        <w:t>35例接受了静脉支架植入</w:t>
      </w:r>
      <w:r>
        <w:rPr>
          <w:color w:val="0F1115"/>
          <w:highlight w:val="white"/>
        </w:rPr>
        <w:t>。</w:t>
      </w:r>
    </w:p>
    <w:p w14:paraId="02F67740" w14:textId="77777777" w:rsidR="00734BF9" w:rsidRDefault="00734BF9" w:rsidP="00734BF9">
      <w:pPr>
        <w:pStyle w:val="a4"/>
        <w:numPr>
          <w:ilvl w:val="1"/>
          <w:numId w:val="81"/>
        </w:numPr>
        <w:ind w:left="720"/>
        <w:rPr>
          <w:rFonts w:hint="eastAsia"/>
        </w:rPr>
      </w:pPr>
      <w:r>
        <w:rPr>
          <w:b/>
          <w:bCs/>
          <w:color w:val="0F1115"/>
          <w:highlight w:val="white"/>
        </w:rPr>
        <w:t>支架位置</w:t>
      </w:r>
      <w:r>
        <w:rPr>
          <w:color w:val="0F1115"/>
          <w:highlight w:val="white"/>
        </w:rPr>
        <w:t>：29例植入于髂总静脉，仅3例植入于髂股韧带尾侧。</w:t>
      </w:r>
    </w:p>
    <w:p w14:paraId="6454FDD6" w14:textId="77777777" w:rsidR="00734BF9" w:rsidRDefault="00734BF9" w:rsidP="00734BF9">
      <w:pPr>
        <w:pStyle w:val="a4"/>
        <w:numPr>
          <w:ilvl w:val="1"/>
          <w:numId w:val="81"/>
        </w:numPr>
        <w:ind w:left="720"/>
        <w:rPr>
          <w:rFonts w:hint="eastAsia"/>
        </w:rPr>
      </w:pPr>
      <w:r>
        <w:rPr>
          <w:b/>
          <w:bCs/>
          <w:color w:val="0F1115"/>
          <w:highlight w:val="white"/>
        </w:rPr>
        <w:t>支架内血栓</w:t>
      </w:r>
      <w:r>
        <w:rPr>
          <w:color w:val="0F1115"/>
          <w:highlight w:val="white"/>
        </w:rPr>
        <w:t>：在干预组中，有10例（13%）患者发生了支架内血栓（12次事件），其中4次发生在初次干预后2周内。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0EB312" w15:done="0"/>
  <w15:commentEx w15:paraId="1C759C62" w15:done="0"/>
  <w15:commentEx w15:paraId="081FD097" w15:paraIdParent="1C759C62" w15:done="0"/>
  <w15:commentEx w15:paraId="794C609D" w15:done="0"/>
  <w15:commentEx w15:paraId="0D765AD5" w15:done="0"/>
  <w15:commentEx w15:paraId="3209E04F" w15:done="0"/>
  <w15:commentEx w15:paraId="542933C4" w15:done="0"/>
  <w15:commentEx w15:paraId="350FF985" w15:done="0"/>
  <w15:commentEx w15:paraId="29F16520" w15:done="0"/>
  <w15:commentEx w15:paraId="54407BCF" w15:done="0"/>
  <w15:commentEx w15:paraId="56CAA79A" w15:paraIdParent="54407BCF" w15:done="0"/>
  <w15:commentEx w15:paraId="3AC9E728" w15:done="0"/>
  <w15:commentEx w15:paraId="20FD38F2" w15:done="0"/>
  <w15:commentEx w15:paraId="0702A699" w15:done="0"/>
  <w15:commentEx w15:paraId="0BA11FB4" w15:done="0"/>
  <w15:commentEx w15:paraId="301F1EEA" w15:done="0"/>
  <w15:commentEx w15:paraId="1B51C4C8" w15:done="0"/>
  <w15:commentEx w15:paraId="5705CAA3" w15:done="0"/>
  <w15:commentEx w15:paraId="4A0812DF" w15:done="0"/>
  <w15:commentEx w15:paraId="7363CCD8" w15:done="0"/>
  <w15:commentEx w15:paraId="0C073CF8" w15:done="0"/>
  <w15:commentEx w15:paraId="48D424AD" w15:done="0"/>
  <w15:commentEx w15:paraId="7C3BDF5B" w15:paraIdParent="48D424AD" w15:done="0"/>
  <w15:commentEx w15:paraId="110C095E" w15:done="0"/>
  <w15:commentEx w15:paraId="7F8AE669" w15:paraIdParent="110C095E" w15:done="0"/>
  <w15:commentEx w15:paraId="5AD22E1F" w15:done="0"/>
  <w15:commentEx w15:paraId="1A979258" w15:paraIdParent="5AD22E1F" w15:done="0"/>
  <w15:commentEx w15:paraId="31860C41" w15:done="0"/>
  <w15:commentEx w15:paraId="44060221" w15:paraIdParent="31860C41" w15:done="0"/>
  <w15:commentEx w15:paraId="689A92C7" w15:done="0"/>
  <w15:commentEx w15:paraId="42351151" w15:done="0"/>
  <w15:commentEx w15:paraId="746AF9F6" w15:paraIdParent="42351151" w15:done="0"/>
  <w15:commentEx w15:paraId="44E2F866" w15:done="0"/>
  <w15:commentEx w15:paraId="17AC9FD5" w15:done="0"/>
  <w15:commentEx w15:paraId="6454FD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963B10" w16cex:dateUtc="2026-05-27T09:18:00Z"/>
  <w16cex:commentExtensible w16cex:durableId="1FCB59C2" w16cex:dateUtc="2026-05-27T08:05:00Z"/>
  <w16cex:commentExtensible w16cex:durableId="4EA5E17D" w16cex:dateUtc="2026-05-27T08:09:00Z"/>
  <w16cex:commentExtensible w16cex:durableId="77A9BE75" w16cex:dateUtc="2026-05-27T08:11:00Z"/>
  <w16cex:commentExtensible w16cex:durableId="6DCED7C0" w16cex:dateUtc="2026-05-27T08:15:00Z"/>
  <w16cex:commentExtensible w16cex:durableId="13AF1238" w16cex:dateUtc="2026-05-27T08:25:00Z"/>
  <w16cex:commentExtensible w16cex:durableId="63BF3502" w16cex:dateUtc="2026-05-27T08:28:00Z"/>
  <w16cex:commentExtensible w16cex:durableId="07C3C473" w16cex:dateUtc="2026-05-25T01:55:00Z"/>
  <w16cex:commentExtensible w16cex:durableId="44A03B9A" w16cex:dateUtc="2026-05-25T02:10:00Z"/>
  <w16cex:commentExtensible w16cex:durableId="28E03F14" w16cex:dateUtc="2026-05-27T08:37:00Z"/>
  <w16cex:commentExtensible w16cex:durableId="5891E1DF" w16cex:dateUtc="2026-05-25T0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0EB312" w16cid:durableId="4C963B10"/>
  <w16cid:commentId w16cid:paraId="1C759C62" w16cid:durableId="1C759C62"/>
  <w16cid:commentId w16cid:paraId="081FD097" w16cid:durableId="081FD097"/>
  <w16cid:commentId w16cid:paraId="794C609D" w16cid:durableId="794C609D"/>
  <w16cid:commentId w16cid:paraId="0D765AD5" w16cid:durableId="0D765AD5"/>
  <w16cid:commentId w16cid:paraId="3209E04F" w16cid:durableId="3209E04F"/>
  <w16cid:commentId w16cid:paraId="542933C4" w16cid:durableId="542933C4"/>
  <w16cid:commentId w16cid:paraId="350FF985" w16cid:durableId="350FF985"/>
  <w16cid:commentId w16cid:paraId="29F16520" w16cid:durableId="29F16520"/>
  <w16cid:commentId w16cid:paraId="54407BCF" w16cid:durableId="54407BCF"/>
  <w16cid:commentId w16cid:paraId="56CAA79A" w16cid:durableId="56CAA79A"/>
  <w16cid:commentId w16cid:paraId="3AC9E728" w16cid:durableId="3AC9E728"/>
  <w16cid:commentId w16cid:paraId="20FD38F2" w16cid:durableId="20FD38F2"/>
  <w16cid:commentId w16cid:paraId="0702A699" w16cid:durableId="0702A699"/>
  <w16cid:commentId w16cid:paraId="0BA11FB4" w16cid:durableId="1FCB59C2"/>
  <w16cid:commentId w16cid:paraId="301F1EEA" w16cid:durableId="4EA5E17D"/>
  <w16cid:commentId w16cid:paraId="1B51C4C8" w16cid:durableId="77A9BE75"/>
  <w16cid:commentId w16cid:paraId="5705CAA3" w16cid:durableId="6DCED7C0"/>
  <w16cid:commentId w16cid:paraId="4A0812DF" w16cid:durableId="13AF1238"/>
  <w16cid:commentId w16cid:paraId="7363CCD8" w16cid:durableId="63BF3502"/>
  <w16cid:commentId w16cid:paraId="0C073CF8" w16cid:durableId="07C3C473"/>
  <w16cid:commentId w16cid:paraId="48D424AD" w16cid:durableId="44A03B9A"/>
  <w16cid:commentId w16cid:paraId="7C3BDF5B" w16cid:durableId="28E03F14"/>
  <w16cid:commentId w16cid:paraId="110C095E" w16cid:durableId="110C095E"/>
  <w16cid:commentId w16cid:paraId="7F8AE669" w16cid:durableId="7F8AE669"/>
  <w16cid:commentId w16cid:paraId="5AD22E1F" w16cid:durableId="5AD22E1F"/>
  <w16cid:commentId w16cid:paraId="1A979258" w16cid:durableId="1A979258"/>
  <w16cid:commentId w16cid:paraId="31860C41" w16cid:durableId="31860C41"/>
  <w16cid:commentId w16cid:paraId="44060221" w16cid:durableId="44060221"/>
  <w16cid:commentId w16cid:paraId="689A92C7" w16cid:durableId="689A92C7"/>
  <w16cid:commentId w16cid:paraId="42351151" w16cid:durableId="42351151"/>
  <w16cid:commentId w16cid:paraId="746AF9F6" w16cid:durableId="746AF9F6"/>
  <w16cid:commentId w16cid:paraId="44E2F866" w16cid:durableId="44E2F866"/>
  <w16cid:commentId w16cid:paraId="17AC9FD5" w16cid:durableId="17AC9FD5"/>
  <w16cid:commentId w16cid:paraId="6454FDD6" w16cid:durableId="5891E1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EC8E9" w14:textId="77777777" w:rsidR="00A60BEB" w:rsidRDefault="00A60BEB">
      <w:r>
        <w:separator/>
      </w:r>
    </w:p>
  </w:endnote>
  <w:endnote w:type="continuationSeparator" w:id="0">
    <w:p w14:paraId="072D18BA" w14:textId="77777777" w:rsidR="00A60BEB" w:rsidRDefault="00A60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ì.">
    <w:altName w:val="黑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F650" w14:textId="77777777" w:rsidR="001C73AA" w:rsidRDefault="00000000">
    <w:pPr>
      <w:pStyle w:val="ab"/>
      <w:framePr w:wrap="around" w:vAnchor="text" w:hAnchor="margin" w:xAlign="outside" w:y="1"/>
      <w:rPr>
        <w:rStyle w:val="af7"/>
        <w:sz w:val="28"/>
        <w:szCs w:val="28"/>
      </w:rPr>
    </w:pPr>
    <w:r>
      <w:rPr>
        <w:rStyle w:val="af7"/>
        <w:rFonts w:hint="eastAsia"/>
        <w:color w:val="FFFFFF"/>
        <w:sz w:val="28"/>
        <w:szCs w:val="28"/>
      </w:rPr>
      <w:t>—</w:t>
    </w:r>
    <w:r>
      <w:rPr>
        <w:rStyle w:val="af7"/>
        <w:rFonts w:hint="eastAsia"/>
        <w:sz w:val="28"/>
        <w:szCs w:val="28"/>
      </w:rPr>
      <w:t>—</w:t>
    </w:r>
    <w:r>
      <w:rPr>
        <w:rStyle w:val="af7"/>
        <w:rFonts w:hint="eastAsia"/>
        <w:sz w:val="28"/>
        <w:szCs w:val="28"/>
      </w:rPr>
      <w:t xml:space="preserve"> </w:t>
    </w:r>
    <w:r>
      <w:rPr>
        <w:sz w:val="28"/>
        <w:szCs w:val="28"/>
      </w:rPr>
      <w:fldChar w:fldCharType="begin"/>
    </w:r>
    <w:r>
      <w:rPr>
        <w:rStyle w:val="af7"/>
        <w:sz w:val="28"/>
        <w:szCs w:val="28"/>
      </w:rPr>
      <w:instrText xml:space="preserve">PAGE  </w:instrText>
    </w:r>
    <w:r>
      <w:rPr>
        <w:sz w:val="28"/>
        <w:szCs w:val="28"/>
      </w:rPr>
      <w:fldChar w:fldCharType="separate"/>
    </w:r>
    <w:r>
      <w:rPr>
        <w:rStyle w:val="af7"/>
        <w:sz w:val="28"/>
        <w:szCs w:val="28"/>
      </w:rPr>
      <w:t>2</w:t>
    </w:r>
    <w:r>
      <w:rPr>
        <w:sz w:val="28"/>
        <w:szCs w:val="28"/>
      </w:rPr>
      <w:fldChar w:fldCharType="end"/>
    </w:r>
    <w:r>
      <w:rPr>
        <w:rStyle w:val="af7"/>
        <w:rFonts w:hint="eastAsia"/>
        <w:sz w:val="28"/>
        <w:szCs w:val="28"/>
      </w:rPr>
      <w:t xml:space="preserve"> </w:t>
    </w:r>
    <w:r>
      <w:rPr>
        <w:rStyle w:val="af7"/>
        <w:rFonts w:hint="eastAsia"/>
        <w:sz w:val="28"/>
        <w:szCs w:val="28"/>
      </w:rPr>
      <w:t>—</w:t>
    </w:r>
    <w:r>
      <w:rPr>
        <w:rStyle w:val="af7"/>
        <w:rFonts w:hint="eastAsia"/>
        <w:sz w:val="28"/>
        <w:szCs w:val="28"/>
      </w:rPr>
      <w:t xml:space="preserve"> </w:t>
    </w:r>
  </w:p>
  <w:p w14:paraId="03E384F4" w14:textId="77777777" w:rsidR="001C73AA" w:rsidRDefault="001C73AA">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22FA" w14:textId="77777777" w:rsidR="001C73AA" w:rsidRDefault="001C73AA">
    <w:pPr>
      <w:pStyle w:val="ab"/>
      <w:jc w:val="center"/>
      <w:rPr>
        <w:sz w:val="24"/>
        <w:szCs w:val="24"/>
      </w:rPr>
    </w:pPr>
  </w:p>
  <w:p w14:paraId="78F4D5A5" w14:textId="77777777" w:rsidR="001C73AA" w:rsidRDefault="001C73AA">
    <w:pPr>
      <w:pStyle w:val="ab"/>
      <w:wordWrap w:val="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3F35" w14:textId="77777777" w:rsidR="001C73AA" w:rsidRDefault="00000000">
    <w:pPr>
      <w:pStyle w:val="ab"/>
      <w:rPr>
        <w:sz w:val="24"/>
        <w:szCs w:val="24"/>
      </w:rPr>
    </w:pPr>
    <w:r>
      <w:rPr>
        <w:rFonts w:hint="eastAsia"/>
        <w:sz w:val="22"/>
        <w:szCs w:val="22"/>
      </w:rPr>
      <w:t>北京荷清和创医疗科技有限公司</w:t>
    </w:r>
    <w:r>
      <w:rPr>
        <w:noProof/>
        <w:sz w:val="24"/>
      </w:rPr>
      <mc:AlternateContent>
        <mc:Choice Requires="wps">
          <w:drawing>
            <wp:anchor distT="0" distB="0" distL="114300" distR="114300" simplePos="0" relativeHeight="251657216" behindDoc="0" locked="0" layoutInCell="1" allowOverlap="1" wp14:anchorId="384F0898" wp14:editId="4B098A68">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2"/>
                              <w:szCs w:val="22"/>
                            </w:rPr>
                            <w:id w:val="147468670"/>
                          </w:sdtPr>
                          <w:sdtContent>
                            <w:p w14:paraId="4571975C" w14:textId="77777777" w:rsidR="001C73AA" w:rsidRDefault="00000000">
                              <w:pPr>
                                <w:pStyle w:val="ab"/>
                                <w:jc w:val="center"/>
                                <w:rPr>
                                  <w:sz w:val="22"/>
                                  <w:szCs w:val="22"/>
                                </w:rPr>
                              </w:pPr>
                              <w:r>
                                <w:rPr>
                                  <w:sz w:val="22"/>
                                  <w:szCs w:val="22"/>
                                </w:rPr>
                                <w:fldChar w:fldCharType="begin"/>
                              </w:r>
                              <w:r>
                                <w:rPr>
                                  <w:sz w:val="22"/>
                                  <w:szCs w:val="22"/>
                                </w:rPr>
                                <w:instrText>PAGE   \* MERGEFORMAT</w:instrText>
                              </w:r>
                              <w:r>
                                <w:rPr>
                                  <w:sz w:val="22"/>
                                  <w:szCs w:val="22"/>
                                </w:rPr>
                                <w:fldChar w:fldCharType="separate"/>
                              </w:r>
                              <w:r>
                                <w:rPr>
                                  <w:sz w:val="22"/>
                                  <w:szCs w:val="22"/>
                                  <w:lang w:val="zh-CN"/>
                                </w:rPr>
                                <w:t>43</w:t>
                              </w:r>
                              <w:r>
                                <w:rPr>
                                  <w:sz w:val="22"/>
                                  <w:szCs w:val="22"/>
                                </w:rPr>
                                <w:fldChar w:fldCharType="end"/>
                              </w:r>
                            </w:p>
                          </w:sdtContent>
                        </w:sdt>
                        <w:p w14:paraId="0F953D19" w14:textId="77777777" w:rsidR="001C73AA" w:rsidRDefault="001C73AA">
                          <w:pPr>
                            <w:rPr>
                              <w:sz w:val="22"/>
                              <w:szCs w:val="22"/>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4F0898" id="_x0000_t202" coordsize="21600,21600" o:spt="202" path="m,l,21600r21600,l21600,xe">
              <v:stroke joinstyle="miter"/>
              <v:path gradientshapeok="t" o:connecttype="rect"/>
            </v:shapetype>
            <v:shape id="文本框 3" o:spid="_x0000_s1026" type="#_x0000_t202" style="position:absolute;margin-left:92.8pt;margin-top:0;width:2in;height:2in;z-index:2516572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rPr>
                        <w:sz w:val="22"/>
                        <w:szCs w:val="22"/>
                      </w:rPr>
                      <w:id w:val="147468670"/>
                    </w:sdtPr>
                    <w:sdtContent>
                      <w:p w14:paraId="4571975C" w14:textId="77777777" w:rsidR="001C73AA" w:rsidRDefault="00000000">
                        <w:pPr>
                          <w:pStyle w:val="ab"/>
                          <w:jc w:val="center"/>
                          <w:rPr>
                            <w:sz w:val="22"/>
                            <w:szCs w:val="22"/>
                          </w:rPr>
                        </w:pPr>
                        <w:r>
                          <w:rPr>
                            <w:sz w:val="22"/>
                            <w:szCs w:val="22"/>
                          </w:rPr>
                          <w:fldChar w:fldCharType="begin"/>
                        </w:r>
                        <w:r>
                          <w:rPr>
                            <w:sz w:val="22"/>
                            <w:szCs w:val="22"/>
                          </w:rPr>
                          <w:instrText>PAGE   \* MERGEFORMAT</w:instrText>
                        </w:r>
                        <w:r>
                          <w:rPr>
                            <w:sz w:val="22"/>
                            <w:szCs w:val="22"/>
                          </w:rPr>
                          <w:fldChar w:fldCharType="separate"/>
                        </w:r>
                        <w:r>
                          <w:rPr>
                            <w:sz w:val="22"/>
                            <w:szCs w:val="22"/>
                            <w:lang w:val="zh-CN"/>
                          </w:rPr>
                          <w:t>43</w:t>
                        </w:r>
                        <w:r>
                          <w:rPr>
                            <w:sz w:val="22"/>
                            <w:szCs w:val="22"/>
                          </w:rPr>
                          <w:fldChar w:fldCharType="end"/>
                        </w:r>
                      </w:p>
                    </w:sdtContent>
                  </w:sdt>
                  <w:p w14:paraId="0F953D19" w14:textId="77777777" w:rsidR="001C73AA" w:rsidRDefault="001C73AA">
                    <w:pPr>
                      <w:rPr>
                        <w:sz w:val="22"/>
                        <w:szCs w:val="22"/>
                      </w:rPr>
                    </w:pPr>
                  </w:p>
                </w:txbxContent>
              </v:textbox>
              <w10:wrap anchorx="margin"/>
            </v:shape>
          </w:pict>
        </mc:Fallback>
      </mc:AlternateContent>
    </w:r>
  </w:p>
  <w:p w14:paraId="0F05FD12" w14:textId="77777777" w:rsidR="001C73AA" w:rsidRDefault="001C73AA">
    <w:pPr>
      <w:pStyle w:val="ab"/>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B5E37" w14:textId="77777777" w:rsidR="00A60BEB" w:rsidRDefault="00A60BEB">
      <w:r>
        <w:separator/>
      </w:r>
    </w:p>
  </w:footnote>
  <w:footnote w:type="continuationSeparator" w:id="0">
    <w:p w14:paraId="0C44DAB5" w14:textId="77777777" w:rsidR="00A60BEB" w:rsidRDefault="00A60BEB">
      <w:r>
        <w:continuationSeparator/>
      </w:r>
    </w:p>
  </w:footnote>
  <w:footnote w:id="1">
    <w:p w14:paraId="46D0D802" w14:textId="0892ECA4" w:rsidR="007706FB" w:rsidRPr="00142A0A" w:rsidDel="000337DB" w:rsidRDefault="007706FB" w:rsidP="00142A0A">
      <w:pPr>
        <w:pStyle w:val="aff1"/>
        <w:rPr>
          <w:del w:id="211" w:author="Jamie Wang" w:date="2026-05-28T14:42:00Z" w16du:dateUtc="2026-05-28T06:42:00Z"/>
          <w:b/>
          <w:bCs/>
          <w:color w:val="EE0000"/>
        </w:rPr>
      </w:pPr>
      <w:del w:id="212" w:author="Jamie Wang" w:date="2026-05-28T14:42:00Z" w16du:dateUtc="2026-05-28T06:42:00Z">
        <w:r w:rsidRPr="00142A0A" w:rsidDel="000337DB">
          <w:rPr>
            <w:rStyle w:val="aff3"/>
          </w:rPr>
          <w:footnoteRef/>
        </w:r>
        <w:r w:rsidRPr="00142A0A" w:rsidDel="000337DB">
          <w:delText xml:space="preserve"> EKOS CAVA </w:delText>
        </w:r>
        <w:r w:rsidRPr="00142A0A" w:rsidDel="000337DB">
          <w:delText>试验</w:delText>
        </w:r>
        <w:r w:rsidRPr="00142A0A" w:rsidDel="000337DB">
          <w:rPr>
            <w:rFonts w:hint="eastAsia"/>
          </w:rPr>
          <w:delText>（目的：</w:delText>
        </w:r>
        <w:r w:rsidRPr="00142A0A" w:rsidDel="000337DB">
          <w:delText>评估用于</w:delText>
        </w:r>
        <w:r w:rsidRPr="00142A0A" w:rsidDel="000337DB">
          <w:rPr>
            <w:b/>
            <w:bCs/>
          </w:rPr>
          <w:delText>预防血栓后综合征</w:delText>
        </w:r>
        <w:r w:rsidRPr="00142A0A" w:rsidDel="000337DB">
          <w:rPr>
            <w:b/>
            <w:bCs/>
          </w:rPr>
          <w:delText>(PTS)</w:delText>
        </w:r>
        <w:r w:rsidRPr="00142A0A" w:rsidDel="000337DB">
          <w:delText> </w:delText>
        </w:r>
        <w:r w:rsidRPr="00142A0A" w:rsidDel="000337DB">
          <w:delText>的获益。</w:delText>
        </w:r>
        <w:r w:rsidRPr="00142A0A" w:rsidDel="000337DB">
          <w:rPr>
            <w:rFonts w:hint="eastAsia"/>
          </w:rPr>
          <w:delText>）设计：</w:delText>
        </w:r>
        <w:r w:rsidRPr="00142A0A" w:rsidDel="000337DB">
          <w:delText>多中心、随机、单盲、平行组、</w:delText>
        </w:r>
        <w:r w:rsidRPr="00142A0A" w:rsidDel="000337DB">
          <w:rPr>
            <w:b/>
            <w:bCs/>
          </w:rPr>
          <w:delText>优效性</w:delText>
        </w:r>
        <w:r w:rsidRPr="00142A0A" w:rsidDel="000337DB">
          <w:delText>。</w:delText>
        </w:r>
        <w:r w:rsidRPr="00142A0A" w:rsidDel="000337DB">
          <w:rPr>
            <w:rFonts w:hint="eastAsia"/>
            <w:color w:val="EE0000"/>
          </w:rPr>
          <w:delText>是否要考虑对患者设盲？</w:delText>
        </w:r>
      </w:del>
    </w:p>
  </w:footnote>
  <w:footnote w:id="2">
    <w:p w14:paraId="4E7AB84E" w14:textId="2FC1C033" w:rsidR="00B50E6B" w:rsidRPr="00142A0A" w:rsidRDefault="00B50E6B" w:rsidP="00142A0A">
      <w:pPr>
        <w:pStyle w:val="aff1"/>
      </w:pPr>
      <w:r w:rsidRPr="00142A0A">
        <w:rPr>
          <w:rStyle w:val="aff3"/>
        </w:rPr>
        <w:footnoteRef/>
      </w:r>
      <w:r w:rsidRPr="00142A0A">
        <w:t xml:space="preserve"> </w:t>
      </w:r>
      <w:r w:rsidRPr="00142A0A">
        <w:t>安启医疗</w:t>
      </w:r>
      <w:r w:rsidRPr="00142A0A">
        <w:t>AngioDynamics,Inc</w:t>
      </w:r>
      <w:r w:rsidRPr="00142A0A">
        <w:rPr>
          <w:rFonts w:hint="eastAsia"/>
        </w:rPr>
        <w:t>，产品名称：</w:t>
      </w:r>
      <w:r w:rsidRPr="00142A0A">
        <w:t>灌注系统</w:t>
      </w:r>
      <w:r w:rsidRPr="00142A0A">
        <w:t>Infusion System</w:t>
      </w:r>
      <w:r w:rsidRPr="00142A0A">
        <w:rPr>
          <w:rFonts w:hint="eastAsia"/>
        </w:rPr>
        <w:t>（</w:t>
      </w:r>
      <w:r w:rsidRPr="00142A0A">
        <w:t>国械注进</w:t>
      </w:r>
      <w:r w:rsidRPr="00142A0A">
        <w:t>20183031982</w:t>
      </w:r>
      <w:r w:rsidRPr="00142A0A">
        <w:rPr>
          <w:rFonts w:hint="eastAsia"/>
        </w:rPr>
        <w:t>），适应症：</w:t>
      </w:r>
      <w:r w:rsidRPr="00142A0A">
        <w:t>适用于包括溶栓剂和造影剂进入外周血管的液体给药。</w:t>
      </w:r>
    </w:p>
  </w:footnote>
  <w:footnote w:id="3">
    <w:p w14:paraId="17CC0450" w14:textId="4091AB29" w:rsidR="00887F99" w:rsidRPr="00142A0A" w:rsidRDefault="00887F99" w:rsidP="00142A0A">
      <w:pPr>
        <w:pStyle w:val="aff1"/>
      </w:pPr>
      <w:r w:rsidRPr="00142A0A">
        <w:rPr>
          <w:rStyle w:val="aff3"/>
        </w:rPr>
        <w:footnoteRef/>
      </w:r>
      <w:r w:rsidRPr="00142A0A">
        <w:t xml:space="preserve"> </w:t>
      </w:r>
      <w:r w:rsidRPr="00142A0A">
        <w:t>（中央型</w:t>
      </w:r>
      <w:r w:rsidRPr="00142A0A">
        <w:t>+</w:t>
      </w:r>
      <w:r w:rsidRPr="00142A0A">
        <w:t>混合型）比</w:t>
      </w:r>
      <w:r w:rsidRPr="00142A0A">
        <w:t>CAVA</w:t>
      </w:r>
      <w:r w:rsidRPr="00142A0A">
        <w:t>（纯髂股）宽，但完全符合中国指南的适应证。</w:t>
      </w:r>
    </w:p>
  </w:footnote>
  <w:footnote w:id="4">
    <w:p w14:paraId="0AD6C202" w14:textId="6ADD4209" w:rsidR="007706FB" w:rsidRPr="00142A0A" w:rsidRDefault="007706FB" w:rsidP="00142A0A">
      <w:pPr>
        <w:rPr>
          <w:sz w:val="18"/>
          <w:szCs w:val="18"/>
          <w:rPrChange w:id="233" w:author="Jing wang" w:date="2026-05-27T17:10:00Z" w16du:dateUtc="2026-05-27T09:10:00Z">
            <w:rPr>
              <w:szCs w:val="21"/>
            </w:rPr>
          </w:rPrChange>
        </w:rPr>
      </w:pPr>
      <w:r w:rsidRPr="00142A0A">
        <w:rPr>
          <w:rStyle w:val="aff3"/>
          <w:sz w:val="18"/>
          <w:szCs w:val="18"/>
          <w:rPrChange w:id="234" w:author="Jing wang" w:date="2026-05-27T17:10:00Z" w16du:dateUtc="2026-05-27T09:10:00Z">
            <w:rPr>
              <w:rStyle w:val="aff3"/>
            </w:rPr>
          </w:rPrChange>
        </w:rPr>
        <w:footnoteRef/>
      </w:r>
      <w:r w:rsidRPr="00142A0A">
        <w:rPr>
          <w:sz w:val="18"/>
          <w:szCs w:val="18"/>
          <w:rPrChange w:id="235" w:author="Jing wang" w:date="2026-05-27T17:10:00Z" w16du:dateUtc="2026-05-27T09:10:00Z">
            <w:rPr/>
          </w:rPrChange>
        </w:rPr>
        <w:t xml:space="preserve"> </w:t>
      </w:r>
      <w:r w:rsidRPr="00142A0A">
        <w:rPr>
          <w:rFonts w:hint="eastAsia"/>
          <w:sz w:val="18"/>
          <w:szCs w:val="18"/>
          <w:rPrChange w:id="236" w:author="Jing wang" w:date="2026-05-27T17:10:00Z" w16du:dateUtc="2026-05-27T09:10:00Z">
            <w:rPr>
              <w:rFonts w:hint="eastAsia"/>
              <w:szCs w:val="21"/>
            </w:rPr>
          </w:rPrChange>
        </w:rPr>
        <w:t>对应的是《下肢深静脉血栓形成介入治疗规范的</w:t>
      </w:r>
      <w:r w:rsidRPr="00142A0A">
        <w:rPr>
          <w:sz w:val="18"/>
          <w:szCs w:val="18"/>
          <w:rPrChange w:id="237" w:author="Jing wang" w:date="2026-05-27T17:10:00Z" w16du:dateUtc="2026-05-27T09:10:00Z">
            <w:rPr>
              <w:szCs w:val="21"/>
            </w:rPr>
          </w:rPrChange>
        </w:rPr>
        <w:t xml:space="preserve"> </w:t>
      </w:r>
      <w:r w:rsidRPr="00142A0A">
        <w:rPr>
          <w:rFonts w:hint="eastAsia"/>
          <w:sz w:val="18"/>
          <w:szCs w:val="18"/>
          <w:rPrChange w:id="238" w:author="Jing wang" w:date="2026-05-27T17:10:00Z" w16du:dateUtc="2026-05-27T09:10:00Z">
            <w:rPr>
              <w:rFonts w:hint="eastAsia"/>
              <w:szCs w:val="21"/>
            </w:rPr>
          </w:rPrChange>
        </w:rPr>
        <w:t>专家共识（第</w:t>
      </w:r>
      <w:r w:rsidRPr="00142A0A">
        <w:rPr>
          <w:sz w:val="18"/>
          <w:szCs w:val="18"/>
          <w:rPrChange w:id="239" w:author="Jing wang" w:date="2026-05-27T17:10:00Z" w16du:dateUtc="2026-05-27T09:10:00Z">
            <w:rPr>
              <w:szCs w:val="21"/>
            </w:rPr>
          </w:rPrChange>
        </w:rPr>
        <w:t xml:space="preserve"> 2 </w:t>
      </w:r>
      <w:r w:rsidRPr="00142A0A">
        <w:rPr>
          <w:rFonts w:hint="eastAsia"/>
          <w:sz w:val="18"/>
          <w:szCs w:val="18"/>
          <w:rPrChange w:id="240" w:author="Jing wang" w:date="2026-05-27T17:10:00Z" w16du:dateUtc="2026-05-27T09:10:00Z">
            <w:rPr>
              <w:rFonts w:hint="eastAsia"/>
              <w:szCs w:val="21"/>
            </w:rPr>
          </w:rPrChange>
        </w:rPr>
        <w:t>版）》指南中</w:t>
      </w:r>
      <w:r w:rsidRPr="00142A0A">
        <w:rPr>
          <w:sz w:val="18"/>
          <w:szCs w:val="18"/>
          <w:rPrChange w:id="241" w:author="Jing wang" w:date="2026-05-27T17:10:00Z" w16du:dateUtc="2026-05-27T09:10:00Z">
            <w:rPr>
              <w:szCs w:val="21"/>
            </w:rPr>
          </w:rPrChange>
        </w:rPr>
        <w:t>C</w:t>
      </w:r>
      <w:r w:rsidRPr="00142A0A">
        <w:rPr>
          <w:rFonts w:hint="eastAsia"/>
          <w:sz w:val="18"/>
          <w:szCs w:val="18"/>
          <w:rPrChange w:id="242" w:author="Jing wang" w:date="2026-05-27T17:10:00Z" w16du:dateUtc="2026-05-27T09:10:00Z">
            <w:rPr>
              <w:rFonts w:hint="eastAsia"/>
              <w:szCs w:val="21"/>
            </w:rPr>
          </w:rPrChange>
        </w:rPr>
        <w:t>Ｄ</w:t>
      </w:r>
      <w:r w:rsidRPr="00142A0A">
        <w:rPr>
          <w:sz w:val="18"/>
          <w:szCs w:val="18"/>
          <w:rPrChange w:id="243" w:author="Jing wang" w:date="2026-05-27T17:10:00Z" w16du:dateUtc="2026-05-27T09:10:00Z">
            <w:rPr>
              <w:szCs w:val="21"/>
            </w:rPr>
          </w:rPrChange>
        </w:rPr>
        <w:t>T</w:t>
      </w:r>
      <w:r w:rsidRPr="00142A0A">
        <w:rPr>
          <w:rFonts w:hint="eastAsia"/>
          <w:sz w:val="18"/>
          <w:szCs w:val="18"/>
          <w:rPrChange w:id="244" w:author="Jing wang" w:date="2026-05-27T17:10:00Z" w16du:dateUtc="2026-05-27T09:10:00Z">
            <w:rPr>
              <w:rFonts w:hint="eastAsia"/>
              <w:szCs w:val="21"/>
            </w:rPr>
          </w:rPrChange>
        </w:rPr>
        <w:t>适应证：</w:t>
      </w:r>
      <w:r w:rsidRPr="00142A0A">
        <w:rPr>
          <w:rFonts w:ascii="Cambria Math" w:hAnsi="Cambria Math" w:cs="Cambria Math" w:hint="eastAsia"/>
          <w:sz w:val="18"/>
          <w:szCs w:val="18"/>
          <w:highlight w:val="yellow"/>
          <w:rPrChange w:id="245" w:author="Jing wang" w:date="2026-05-27T17:10:00Z" w16du:dateUtc="2026-05-27T09:10:00Z">
            <w:rPr>
              <w:rFonts w:ascii="Cambria Math" w:hAnsi="Cambria Math" w:cs="Cambria Math" w:hint="eastAsia"/>
              <w:szCs w:val="21"/>
              <w:highlight w:val="yellow"/>
            </w:rPr>
          </w:rPrChange>
        </w:rPr>
        <w:t>①</w:t>
      </w:r>
      <w:r w:rsidRPr="00142A0A">
        <w:rPr>
          <w:rFonts w:hint="eastAsia"/>
          <w:sz w:val="18"/>
          <w:szCs w:val="18"/>
          <w:highlight w:val="yellow"/>
          <w:rPrChange w:id="246" w:author="Jing wang" w:date="2026-05-27T17:10:00Z" w16du:dateUtc="2026-05-27T09:10:00Z">
            <w:rPr>
              <w:rFonts w:hint="eastAsia"/>
              <w:szCs w:val="21"/>
              <w:highlight w:val="yellow"/>
            </w:rPr>
          </w:rPrChange>
        </w:rPr>
        <w:t>中央型或混合型急性期</w:t>
      </w:r>
      <w:r w:rsidR="00B50E6B" w:rsidRPr="00142A0A">
        <w:rPr>
          <w:rFonts w:hint="eastAsia"/>
          <w:sz w:val="18"/>
          <w:szCs w:val="18"/>
          <w:highlight w:val="yellow"/>
          <w:rPrChange w:id="247" w:author="Jing wang" w:date="2026-05-27T17:10:00Z" w16du:dateUtc="2026-05-27T09:10:00Z">
            <w:rPr>
              <w:rFonts w:hint="eastAsia"/>
              <w:szCs w:val="21"/>
              <w:highlight w:val="yellow"/>
            </w:rPr>
          </w:rPrChange>
        </w:rPr>
        <w:t>ＤＶ</w:t>
      </w:r>
      <w:r w:rsidR="00B50E6B" w:rsidRPr="00142A0A">
        <w:rPr>
          <w:sz w:val="18"/>
          <w:szCs w:val="18"/>
          <w:highlight w:val="yellow"/>
          <w:rPrChange w:id="248" w:author="Jing wang" w:date="2026-05-27T17:10:00Z" w16du:dateUtc="2026-05-27T09:10:00Z">
            <w:rPr>
              <w:szCs w:val="21"/>
              <w:highlight w:val="yellow"/>
            </w:rPr>
          </w:rPrChange>
        </w:rPr>
        <w:t>T</w:t>
      </w:r>
      <w:r w:rsidRPr="00142A0A">
        <w:rPr>
          <w:rFonts w:hint="eastAsia"/>
          <w:sz w:val="18"/>
          <w:szCs w:val="18"/>
          <w:highlight w:val="yellow"/>
          <w:rPrChange w:id="249" w:author="Jing wang" w:date="2026-05-27T17:10:00Z" w16du:dateUtc="2026-05-27T09:10:00Z">
            <w:rPr>
              <w:rFonts w:hint="eastAsia"/>
              <w:szCs w:val="21"/>
              <w:highlight w:val="yellow"/>
            </w:rPr>
          </w:rPrChange>
        </w:rPr>
        <w:t>；</w:t>
      </w:r>
      <w:r w:rsidRPr="00142A0A">
        <w:rPr>
          <w:rFonts w:ascii="Cambria Math" w:hAnsi="Cambria Math" w:cs="Cambria Math" w:hint="eastAsia"/>
          <w:sz w:val="18"/>
          <w:szCs w:val="18"/>
          <w:highlight w:val="yellow"/>
          <w:rPrChange w:id="250" w:author="Jing wang" w:date="2026-05-27T17:10:00Z" w16du:dateUtc="2026-05-27T09:10:00Z">
            <w:rPr>
              <w:rFonts w:ascii="Cambria Math" w:hAnsi="Cambria Math" w:cs="Cambria Math" w:hint="eastAsia"/>
              <w:szCs w:val="21"/>
              <w:highlight w:val="yellow"/>
            </w:rPr>
          </w:rPrChange>
        </w:rPr>
        <w:t>②</w:t>
      </w:r>
      <w:r w:rsidRPr="00142A0A">
        <w:rPr>
          <w:rFonts w:hint="eastAsia"/>
          <w:sz w:val="18"/>
          <w:szCs w:val="18"/>
          <w:highlight w:val="yellow"/>
          <w:rPrChange w:id="251" w:author="Jing wang" w:date="2026-05-27T17:10:00Z" w16du:dateUtc="2026-05-27T09:10:00Z">
            <w:rPr>
              <w:rFonts w:hint="eastAsia"/>
              <w:szCs w:val="21"/>
              <w:highlight w:val="yellow"/>
            </w:rPr>
          </w:rPrChange>
        </w:rPr>
        <w:t>中央型或混合型亚急性期</w:t>
      </w:r>
      <w:r w:rsidR="00B50E6B" w:rsidRPr="00142A0A">
        <w:rPr>
          <w:bCs/>
          <w:kern w:val="0"/>
          <w:sz w:val="18"/>
          <w:szCs w:val="18"/>
          <w:rPrChange w:id="252" w:author="Jing wang" w:date="2026-05-27T17:10:00Z" w16du:dateUtc="2026-05-27T09:10:00Z">
            <w:rPr>
              <w:rFonts w:eastAsiaTheme="minorEastAsia"/>
              <w:bCs/>
              <w:kern w:val="0"/>
              <w:sz w:val="24"/>
            </w:rPr>
          </w:rPrChange>
        </w:rPr>
        <w:t>DVT</w:t>
      </w:r>
      <w:r w:rsidRPr="00142A0A">
        <w:rPr>
          <w:rFonts w:hint="eastAsia"/>
          <w:sz w:val="18"/>
          <w:szCs w:val="18"/>
          <w:rPrChange w:id="253" w:author="Jing wang" w:date="2026-05-27T17:10:00Z" w16du:dateUtc="2026-05-27T09:10:00Z">
            <w:rPr>
              <w:rFonts w:hint="eastAsia"/>
              <w:szCs w:val="21"/>
            </w:rPr>
          </w:rPrChange>
        </w:rPr>
        <w:t>；</w:t>
      </w:r>
      <w:r w:rsidRPr="00142A0A">
        <w:rPr>
          <w:rFonts w:ascii="Cambria Math" w:hAnsi="Cambria Math" w:cs="Cambria Math" w:hint="eastAsia"/>
          <w:sz w:val="18"/>
          <w:szCs w:val="18"/>
          <w:rPrChange w:id="254" w:author="Jing wang" w:date="2026-05-27T17:10:00Z" w16du:dateUtc="2026-05-27T09:10:00Z">
            <w:rPr>
              <w:rFonts w:ascii="Cambria Math" w:hAnsi="Cambria Math" w:cs="Cambria Math" w:hint="eastAsia"/>
              <w:szCs w:val="21"/>
            </w:rPr>
          </w:rPrChange>
        </w:rPr>
        <w:t>③</w:t>
      </w:r>
      <w:r w:rsidRPr="00142A0A">
        <w:rPr>
          <w:rFonts w:hint="eastAsia"/>
          <w:sz w:val="18"/>
          <w:szCs w:val="18"/>
          <w:rPrChange w:id="255" w:author="Jing wang" w:date="2026-05-27T17:10:00Z" w16du:dateUtc="2026-05-27T09:10:00Z">
            <w:rPr>
              <w:rFonts w:hint="eastAsia"/>
              <w:szCs w:val="21"/>
            </w:rPr>
          </w:rPrChange>
        </w:rPr>
        <w:t>髂股静脉</w:t>
      </w:r>
      <w:r w:rsidRPr="00142A0A">
        <w:rPr>
          <w:sz w:val="18"/>
          <w:szCs w:val="18"/>
          <w:rPrChange w:id="256" w:author="Jing wang" w:date="2026-05-27T17:10:00Z" w16du:dateUtc="2026-05-27T09:10:00Z">
            <w:rPr>
              <w:szCs w:val="21"/>
            </w:rPr>
          </w:rPrChange>
        </w:rPr>
        <w:t xml:space="preserve"> </w:t>
      </w:r>
      <w:r w:rsidR="00B50E6B" w:rsidRPr="00142A0A">
        <w:rPr>
          <w:rFonts w:hint="eastAsia"/>
          <w:sz w:val="18"/>
          <w:szCs w:val="18"/>
          <w:rPrChange w:id="257" w:author="Jing wang" w:date="2026-05-27T17:10:00Z" w16du:dateUtc="2026-05-27T09:10:00Z">
            <w:rPr>
              <w:rFonts w:hint="eastAsia"/>
              <w:szCs w:val="21"/>
            </w:rPr>
          </w:rPrChange>
        </w:rPr>
        <w:t>ＤＶ</w:t>
      </w:r>
      <w:r w:rsidR="00B50E6B" w:rsidRPr="00142A0A">
        <w:rPr>
          <w:sz w:val="18"/>
          <w:szCs w:val="18"/>
          <w:rPrChange w:id="258" w:author="Jing wang" w:date="2026-05-27T17:10:00Z" w16du:dateUtc="2026-05-27T09:10:00Z">
            <w:rPr>
              <w:szCs w:val="21"/>
            </w:rPr>
          </w:rPrChange>
        </w:rPr>
        <w:t>T</w:t>
      </w:r>
      <w:r w:rsidRPr="00142A0A">
        <w:rPr>
          <w:rFonts w:hint="eastAsia"/>
          <w:sz w:val="18"/>
          <w:szCs w:val="18"/>
          <w:rPrChange w:id="259" w:author="Jing wang" w:date="2026-05-27T17:10:00Z" w16du:dateUtc="2026-05-27T09:10:00Z">
            <w:rPr>
              <w:rFonts w:hint="eastAsia"/>
              <w:szCs w:val="21"/>
            </w:rPr>
          </w:rPrChange>
        </w:rPr>
        <w:t>慢</w:t>
      </w:r>
      <w:r w:rsidRPr="00142A0A">
        <w:rPr>
          <w:sz w:val="18"/>
          <w:szCs w:val="18"/>
          <w:rPrChange w:id="260" w:author="Jing wang" w:date="2026-05-27T17:10:00Z" w16du:dateUtc="2026-05-27T09:10:00Z">
            <w:rPr>
              <w:szCs w:val="21"/>
            </w:rPr>
          </w:rPrChange>
        </w:rPr>
        <w:t xml:space="preserve"> </w:t>
      </w:r>
      <w:r w:rsidRPr="00142A0A">
        <w:rPr>
          <w:rFonts w:hint="eastAsia"/>
          <w:sz w:val="18"/>
          <w:szCs w:val="18"/>
          <w:rPrChange w:id="261" w:author="Jing wang" w:date="2026-05-27T17:10:00Z" w16du:dateUtc="2026-05-27T09:10:00Z">
            <w:rPr>
              <w:rFonts w:hint="eastAsia"/>
              <w:szCs w:val="21"/>
            </w:rPr>
          </w:rPrChange>
        </w:rPr>
        <w:t>性期或后遗症期急性发作。中的</w:t>
      </w:r>
      <w:r w:rsidRPr="00142A0A">
        <w:rPr>
          <w:rFonts w:ascii="Cambria Math" w:hAnsi="Cambria Math" w:cs="Cambria Math" w:hint="eastAsia"/>
          <w:sz w:val="18"/>
          <w:szCs w:val="18"/>
          <w:rPrChange w:id="262" w:author="Jing wang" w:date="2026-05-27T17:10:00Z" w16du:dateUtc="2026-05-27T09:10:00Z">
            <w:rPr>
              <w:rFonts w:ascii="Cambria Math" w:hAnsi="Cambria Math" w:cs="Cambria Math" w:hint="eastAsia"/>
              <w:szCs w:val="21"/>
            </w:rPr>
          </w:rPrChange>
        </w:rPr>
        <w:t>①</w:t>
      </w:r>
      <w:r w:rsidRPr="00142A0A">
        <w:rPr>
          <w:rFonts w:hint="eastAsia"/>
          <w:sz w:val="18"/>
          <w:szCs w:val="18"/>
          <w:rPrChange w:id="263" w:author="Jing wang" w:date="2026-05-27T17:10:00Z" w16du:dateUtc="2026-05-27T09:10:00Z">
            <w:rPr>
              <w:rFonts w:hint="eastAsia"/>
              <w:szCs w:val="21"/>
            </w:rPr>
          </w:rPrChange>
        </w:rPr>
        <w:t>和</w:t>
      </w:r>
      <w:r w:rsidRPr="00142A0A">
        <w:rPr>
          <w:rFonts w:ascii="Cambria Math" w:hAnsi="Cambria Math" w:cs="Cambria Math" w:hint="eastAsia"/>
          <w:sz w:val="18"/>
          <w:szCs w:val="18"/>
          <w:rPrChange w:id="264" w:author="Jing wang" w:date="2026-05-27T17:10:00Z" w16du:dateUtc="2026-05-27T09:10:00Z">
            <w:rPr>
              <w:rFonts w:ascii="Cambria Math" w:hAnsi="Cambria Math" w:cs="Cambria Math" w:hint="eastAsia"/>
              <w:szCs w:val="21"/>
            </w:rPr>
          </w:rPrChange>
        </w:rPr>
        <w:t>②</w:t>
      </w:r>
      <w:r w:rsidRPr="00142A0A">
        <w:rPr>
          <w:rFonts w:hint="eastAsia"/>
          <w:sz w:val="18"/>
          <w:szCs w:val="18"/>
          <w:rPrChange w:id="265" w:author="Jing wang" w:date="2026-05-27T17:10:00Z" w16du:dateUtc="2026-05-27T09:10:00Z">
            <w:rPr>
              <w:rFonts w:hint="eastAsia"/>
              <w:szCs w:val="21"/>
            </w:rPr>
          </w:rPrChange>
        </w:rPr>
        <w:t>。按部位分：</w:t>
      </w:r>
      <w:r w:rsidRPr="00142A0A">
        <w:rPr>
          <w:rFonts w:ascii="Cambria Math" w:hAnsi="Cambria Math" w:cs="Cambria Math" w:hint="eastAsia"/>
          <w:sz w:val="18"/>
          <w:szCs w:val="18"/>
          <w:rPrChange w:id="266" w:author="Jing wang" w:date="2026-05-27T17:10:00Z" w16du:dateUtc="2026-05-27T09:10:00Z">
            <w:rPr>
              <w:rFonts w:ascii="Cambria Math" w:hAnsi="Cambria Math" w:cs="Cambria Math" w:hint="eastAsia"/>
              <w:szCs w:val="21"/>
            </w:rPr>
          </w:rPrChange>
        </w:rPr>
        <w:t>①</w:t>
      </w:r>
      <w:r w:rsidRPr="00142A0A">
        <w:rPr>
          <w:rFonts w:hint="eastAsia"/>
          <w:sz w:val="18"/>
          <w:szCs w:val="18"/>
          <w:rPrChange w:id="267" w:author="Jing wang" w:date="2026-05-27T17:10:00Z" w16du:dateUtc="2026-05-27T09:10:00Z">
            <w:rPr>
              <w:rFonts w:hint="eastAsia"/>
              <w:szCs w:val="21"/>
            </w:rPr>
          </w:rPrChange>
        </w:rPr>
        <w:t>周围型</w:t>
      </w:r>
      <w:r w:rsidRPr="00142A0A">
        <w:rPr>
          <w:sz w:val="18"/>
          <w:szCs w:val="18"/>
          <w:rPrChange w:id="268" w:author="Jing wang" w:date="2026-05-27T17:10:00Z" w16du:dateUtc="2026-05-27T09:10:00Z">
            <w:rPr>
              <w:szCs w:val="21"/>
            </w:rPr>
          </w:rPrChange>
        </w:rPr>
        <w:t>——</w:t>
      </w:r>
      <w:r w:rsidRPr="00142A0A">
        <w:rPr>
          <w:rFonts w:hint="eastAsia"/>
          <w:sz w:val="18"/>
          <w:szCs w:val="18"/>
          <w:rPrChange w:id="269" w:author="Jing wang" w:date="2026-05-27T17:10:00Z" w16du:dateUtc="2026-05-27T09:10:00Z">
            <w:rPr>
              <w:rFonts w:hint="eastAsia"/>
              <w:szCs w:val="21"/>
            </w:rPr>
          </w:rPrChange>
        </w:rPr>
        <w:t>腘静脉和小腿</w:t>
      </w:r>
      <w:r w:rsidR="00B50E6B" w:rsidRPr="00142A0A">
        <w:rPr>
          <w:rFonts w:hint="eastAsia"/>
          <w:sz w:val="18"/>
          <w:szCs w:val="18"/>
          <w:rPrChange w:id="270" w:author="Jing wang" w:date="2026-05-27T17:10:00Z" w16du:dateUtc="2026-05-27T09:10:00Z">
            <w:rPr>
              <w:rFonts w:hint="eastAsia"/>
              <w:szCs w:val="21"/>
            </w:rPr>
          </w:rPrChange>
        </w:rPr>
        <w:t>ＤＶ</w:t>
      </w:r>
      <w:r w:rsidR="00B50E6B" w:rsidRPr="00142A0A">
        <w:rPr>
          <w:sz w:val="18"/>
          <w:szCs w:val="18"/>
          <w:rPrChange w:id="271" w:author="Jing wang" w:date="2026-05-27T17:10:00Z" w16du:dateUtc="2026-05-27T09:10:00Z">
            <w:rPr>
              <w:szCs w:val="21"/>
            </w:rPr>
          </w:rPrChange>
        </w:rPr>
        <w:t>T</w:t>
      </w:r>
      <w:r w:rsidRPr="00142A0A">
        <w:rPr>
          <w:rFonts w:hint="eastAsia"/>
          <w:sz w:val="18"/>
          <w:szCs w:val="18"/>
          <w:rPrChange w:id="272" w:author="Jing wang" w:date="2026-05-27T17:10:00Z" w16du:dateUtc="2026-05-27T09:10:00Z">
            <w:rPr>
              <w:rFonts w:hint="eastAsia"/>
              <w:szCs w:val="21"/>
            </w:rPr>
          </w:rPrChange>
        </w:rPr>
        <w:t>；</w:t>
      </w:r>
      <w:r w:rsidRPr="00142A0A">
        <w:rPr>
          <w:sz w:val="18"/>
          <w:szCs w:val="18"/>
          <w:rPrChange w:id="273" w:author="Jing wang" w:date="2026-05-27T17:10:00Z" w16du:dateUtc="2026-05-27T09:10:00Z">
            <w:rPr>
              <w:szCs w:val="21"/>
            </w:rPr>
          </w:rPrChange>
        </w:rPr>
        <w:t xml:space="preserve"> </w:t>
      </w:r>
      <w:r w:rsidRPr="00142A0A">
        <w:rPr>
          <w:rFonts w:ascii="Cambria Math" w:hAnsi="Cambria Math" w:cs="Cambria Math" w:hint="eastAsia"/>
          <w:sz w:val="18"/>
          <w:szCs w:val="18"/>
          <w:rPrChange w:id="274" w:author="Jing wang" w:date="2026-05-27T17:10:00Z" w16du:dateUtc="2026-05-27T09:10:00Z">
            <w:rPr>
              <w:rFonts w:ascii="Cambria Math" w:hAnsi="Cambria Math" w:cs="Cambria Math" w:hint="eastAsia"/>
              <w:szCs w:val="21"/>
            </w:rPr>
          </w:rPrChange>
        </w:rPr>
        <w:t>②</w:t>
      </w:r>
      <w:r w:rsidRPr="00142A0A">
        <w:rPr>
          <w:rFonts w:hint="eastAsia"/>
          <w:sz w:val="18"/>
          <w:szCs w:val="18"/>
          <w:rPrChange w:id="275" w:author="Jing wang" w:date="2026-05-27T17:10:00Z" w16du:dateUtc="2026-05-27T09:10:00Z">
            <w:rPr>
              <w:rFonts w:hint="eastAsia"/>
              <w:szCs w:val="21"/>
            </w:rPr>
          </w:rPrChange>
        </w:rPr>
        <w:t>中央型</w:t>
      </w:r>
      <w:r w:rsidRPr="00142A0A">
        <w:rPr>
          <w:sz w:val="18"/>
          <w:szCs w:val="18"/>
          <w:rPrChange w:id="276" w:author="Jing wang" w:date="2026-05-27T17:10:00Z" w16du:dateUtc="2026-05-27T09:10:00Z">
            <w:rPr>
              <w:szCs w:val="21"/>
            </w:rPr>
          </w:rPrChange>
        </w:rPr>
        <w:t>——</w:t>
      </w:r>
      <w:r w:rsidRPr="00142A0A">
        <w:rPr>
          <w:rFonts w:hint="eastAsia"/>
          <w:sz w:val="18"/>
          <w:szCs w:val="18"/>
          <w:rPrChange w:id="277" w:author="Jing wang" w:date="2026-05-27T17:10:00Z" w16du:dateUtc="2026-05-27T09:10:00Z">
            <w:rPr>
              <w:rFonts w:hint="eastAsia"/>
              <w:szCs w:val="21"/>
            </w:rPr>
          </w:rPrChange>
        </w:rPr>
        <w:t>髂股静脉血栓形成；</w:t>
      </w:r>
      <w:r w:rsidRPr="00142A0A">
        <w:rPr>
          <w:rFonts w:ascii="Cambria Math" w:hAnsi="Cambria Math" w:cs="Cambria Math" w:hint="eastAsia"/>
          <w:sz w:val="18"/>
          <w:szCs w:val="18"/>
          <w:rPrChange w:id="278" w:author="Jing wang" w:date="2026-05-27T17:10:00Z" w16du:dateUtc="2026-05-27T09:10:00Z">
            <w:rPr>
              <w:rFonts w:ascii="Cambria Math" w:hAnsi="Cambria Math" w:cs="Cambria Math" w:hint="eastAsia"/>
              <w:szCs w:val="21"/>
            </w:rPr>
          </w:rPrChange>
        </w:rPr>
        <w:t>③</w:t>
      </w:r>
      <w:r w:rsidRPr="00142A0A">
        <w:rPr>
          <w:rFonts w:hint="eastAsia"/>
          <w:sz w:val="18"/>
          <w:szCs w:val="18"/>
          <w:rPrChange w:id="279" w:author="Jing wang" w:date="2026-05-27T17:10:00Z" w16du:dateUtc="2026-05-27T09:10:00Z">
            <w:rPr>
              <w:rFonts w:hint="eastAsia"/>
              <w:szCs w:val="21"/>
            </w:rPr>
          </w:rPrChange>
        </w:rPr>
        <w:t>混合型</w:t>
      </w:r>
      <w:r w:rsidRPr="00142A0A">
        <w:rPr>
          <w:sz w:val="18"/>
          <w:szCs w:val="18"/>
          <w:rPrChange w:id="280" w:author="Jing wang" w:date="2026-05-27T17:10:00Z" w16du:dateUtc="2026-05-27T09:10:00Z">
            <w:rPr>
              <w:szCs w:val="21"/>
            </w:rPr>
          </w:rPrChange>
        </w:rPr>
        <w:t>——</w:t>
      </w:r>
      <w:r w:rsidRPr="00142A0A">
        <w:rPr>
          <w:rFonts w:hint="eastAsia"/>
          <w:sz w:val="18"/>
          <w:szCs w:val="18"/>
          <w:rPrChange w:id="281" w:author="Jing wang" w:date="2026-05-27T17:10:00Z" w16du:dateUtc="2026-05-27T09:10:00Z">
            <w:rPr>
              <w:rFonts w:hint="eastAsia"/>
              <w:szCs w:val="21"/>
            </w:rPr>
          </w:rPrChange>
        </w:rPr>
        <w:t>全</w:t>
      </w:r>
      <w:r w:rsidRPr="00142A0A">
        <w:rPr>
          <w:sz w:val="18"/>
          <w:szCs w:val="18"/>
          <w:rPrChange w:id="282" w:author="Jing wang" w:date="2026-05-27T17:10:00Z" w16du:dateUtc="2026-05-27T09:10:00Z">
            <w:rPr>
              <w:szCs w:val="21"/>
            </w:rPr>
          </w:rPrChange>
        </w:rPr>
        <w:t xml:space="preserve"> </w:t>
      </w:r>
      <w:r w:rsidRPr="00142A0A">
        <w:rPr>
          <w:rFonts w:hint="eastAsia"/>
          <w:sz w:val="18"/>
          <w:szCs w:val="18"/>
          <w:rPrChange w:id="283" w:author="Jing wang" w:date="2026-05-27T17:10:00Z" w16du:dateUtc="2026-05-27T09:10:00Z">
            <w:rPr>
              <w:rFonts w:hint="eastAsia"/>
              <w:szCs w:val="21"/>
            </w:rPr>
          </w:rPrChange>
        </w:rPr>
        <w:t>下肢</w:t>
      </w:r>
      <w:r w:rsidR="00B50E6B" w:rsidRPr="00142A0A">
        <w:rPr>
          <w:rFonts w:hint="eastAsia"/>
          <w:sz w:val="18"/>
          <w:szCs w:val="18"/>
          <w:rPrChange w:id="284" w:author="Jing wang" w:date="2026-05-27T17:10:00Z" w16du:dateUtc="2026-05-27T09:10:00Z">
            <w:rPr>
              <w:rFonts w:hint="eastAsia"/>
              <w:szCs w:val="21"/>
            </w:rPr>
          </w:rPrChange>
        </w:rPr>
        <w:t>ＤＶ</w:t>
      </w:r>
      <w:r w:rsidR="00B50E6B" w:rsidRPr="00142A0A">
        <w:rPr>
          <w:sz w:val="18"/>
          <w:szCs w:val="18"/>
          <w:rPrChange w:id="285" w:author="Jing wang" w:date="2026-05-27T17:10:00Z" w16du:dateUtc="2026-05-27T09:10:00Z">
            <w:rPr>
              <w:szCs w:val="21"/>
            </w:rPr>
          </w:rPrChange>
        </w:rPr>
        <w:t>T</w:t>
      </w:r>
      <w:r w:rsidRPr="00142A0A">
        <w:rPr>
          <w:rFonts w:hint="eastAsia"/>
          <w:sz w:val="18"/>
          <w:szCs w:val="18"/>
          <w:rPrChange w:id="286" w:author="Jing wang" w:date="2026-05-27T17:10:00Z" w16du:dateUtc="2026-05-27T09:10:00Z">
            <w:rPr>
              <w:rFonts w:hint="eastAsia"/>
              <w:szCs w:val="21"/>
            </w:rPr>
          </w:rPrChange>
        </w:rPr>
        <w:t>。</w:t>
      </w:r>
    </w:p>
    <w:p w14:paraId="66832AB5" w14:textId="74A3EE41" w:rsidR="007706FB" w:rsidRPr="00142A0A" w:rsidRDefault="007706FB" w:rsidP="00142A0A">
      <w:pPr>
        <w:pStyle w:val="aff1"/>
        <w:rPr>
          <w:rPrChange w:id="287" w:author="Jing wang" w:date="2026-05-27T17:10:00Z" w16du:dateUtc="2026-05-27T09:10:00Z">
            <w:rPr>
              <w:sz w:val="21"/>
              <w:szCs w:val="21"/>
            </w:rPr>
          </w:rPrChange>
        </w:rPr>
      </w:pPr>
      <w:r w:rsidRPr="00142A0A">
        <w:rPr>
          <w:rFonts w:hint="eastAsia"/>
          <w:rPrChange w:id="288" w:author="Jing wang" w:date="2026-05-27T17:10:00Z" w16du:dateUtc="2026-05-27T09:10:00Z">
            <w:rPr>
              <w:rFonts w:hint="eastAsia"/>
              <w:sz w:val="21"/>
              <w:szCs w:val="21"/>
            </w:rPr>
          </w:rPrChange>
        </w:rPr>
        <w:t>按发病时间分为：</w:t>
      </w:r>
      <w:r w:rsidRPr="00142A0A">
        <w:rPr>
          <w:rFonts w:ascii="Cambria Math" w:hAnsi="Cambria Math" w:cs="Cambria Math" w:hint="eastAsia"/>
          <w:rPrChange w:id="289" w:author="Jing wang" w:date="2026-05-27T17:10:00Z" w16du:dateUtc="2026-05-27T09:10:00Z">
            <w:rPr>
              <w:rFonts w:ascii="Cambria Math" w:hAnsi="Cambria Math" w:cs="Cambria Math" w:hint="eastAsia"/>
              <w:sz w:val="21"/>
              <w:szCs w:val="21"/>
            </w:rPr>
          </w:rPrChange>
        </w:rPr>
        <w:t>①</w:t>
      </w:r>
      <w:r w:rsidRPr="00142A0A">
        <w:rPr>
          <w:rFonts w:hint="eastAsia"/>
          <w:rPrChange w:id="290" w:author="Jing wang" w:date="2026-05-27T17:10:00Z" w16du:dateUtc="2026-05-27T09:10:00Z">
            <w:rPr>
              <w:rFonts w:hint="eastAsia"/>
              <w:sz w:val="21"/>
              <w:szCs w:val="21"/>
            </w:rPr>
          </w:rPrChange>
        </w:rPr>
        <w:t>急性期</w:t>
      </w:r>
      <w:r w:rsidRPr="00142A0A">
        <w:rPr>
          <w:rPrChange w:id="291" w:author="Jing wang" w:date="2026-05-27T17:10:00Z" w16du:dateUtc="2026-05-27T09:10:00Z">
            <w:rPr>
              <w:sz w:val="21"/>
              <w:szCs w:val="21"/>
            </w:rPr>
          </w:rPrChange>
        </w:rPr>
        <w:t>——</w:t>
      </w:r>
      <w:r w:rsidRPr="00142A0A">
        <w:rPr>
          <w:rFonts w:hint="eastAsia"/>
          <w:rPrChange w:id="292" w:author="Jing wang" w:date="2026-05-27T17:10:00Z" w16du:dateUtc="2026-05-27T09:10:00Z">
            <w:rPr>
              <w:rFonts w:hint="eastAsia"/>
              <w:sz w:val="21"/>
              <w:szCs w:val="21"/>
            </w:rPr>
          </w:rPrChange>
        </w:rPr>
        <w:t>发病后</w:t>
      </w:r>
      <w:r w:rsidRPr="00142A0A">
        <w:rPr>
          <w:rPrChange w:id="293" w:author="Jing wang" w:date="2026-05-27T17:10:00Z" w16du:dateUtc="2026-05-27T09:10:00Z">
            <w:rPr>
              <w:sz w:val="21"/>
              <w:szCs w:val="21"/>
            </w:rPr>
          </w:rPrChange>
        </w:rPr>
        <w:t xml:space="preserve"> 14 </w:t>
      </w:r>
      <w:r w:rsidRPr="00142A0A">
        <w:rPr>
          <w:rFonts w:hint="eastAsia"/>
          <w:rPrChange w:id="294" w:author="Jing wang" w:date="2026-05-27T17:10:00Z" w16du:dateUtc="2026-05-27T09:10:00Z">
            <w:rPr>
              <w:rFonts w:hint="eastAsia"/>
              <w:sz w:val="21"/>
              <w:szCs w:val="21"/>
            </w:rPr>
          </w:rPrChange>
        </w:rPr>
        <w:t>ｄ</w:t>
      </w:r>
      <w:r w:rsidRPr="00142A0A">
        <w:rPr>
          <w:rPrChange w:id="295" w:author="Jing wang" w:date="2026-05-27T17:10:00Z" w16du:dateUtc="2026-05-27T09:10:00Z">
            <w:rPr>
              <w:sz w:val="21"/>
              <w:szCs w:val="21"/>
            </w:rPr>
          </w:rPrChange>
        </w:rPr>
        <w:t xml:space="preserve"> </w:t>
      </w:r>
      <w:r w:rsidRPr="00142A0A">
        <w:rPr>
          <w:rFonts w:hint="eastAsia"/>
          <w:rPrChange w:id="296" w:author="Jing wang" w:date="2026-05-27T17:10:00Z" w16du:dateUtc="2026-05-27T09:10:00Z">
            <w:rPr>
              <w:rFonts w:hint="eastAsia"/>
              <w:sz w:val="21"/>
              <w:szCs w:val="21"/>
            </w:rPr>
          </w:rPrChange>
        </w:rPr>
        <w:t>以</w:t>
      </w:r>
      <w:r w:rsidRPr="00142A0A">
        <w:rPr>
          <w:rPrChange w:id="297" w:author="Jing wang" w:date="2026-05-27T17:10:00Z" w16du:dateUtc="2026-05-27T09:10:00Z">
            <w:rPr>
              <w:sz w:val="21"/>
              <w:szCs w:val="21"/>
            </w:rPr>
          </w:rPrChange>
        </w:rPr>
        <w:t xml:space="preserve"> </w:t>
      </w:r>
      <w:r w:rsidRPr="00142A0A">
        <w:rPr>
          <w:rFonts w:hint="eastAsia"/>
          <w:rPrChange w:id="298" w:author="Jing wang" w:date="2026-05-27T17:10:00Z" w16du:dateUtc="2026-05-27T09:10:00Z">
            <w:rPr>
              <w:rFonts w:hint="eastAsia"/>
              <w:sz w:val="21"/>
              <w:szCs w:val="21"/>
            </w:rPr>
          </w:rPrChange>
        </w:rPr>
        <w:t>内；</w:t>
      </w:r>
      <w:r w:rsidRPr="00142A0A">
        <w:rPr>
          <w:rFonts w:ascii="Cambria Math" w:hAnsi="Cambria Math" w:cs="Cambria Math" w:hint="eastAsia"/>
          <w:rPrChange w:id="299" w:author="Jing wang" w:date="2026-05-27T17:10:00Z" w16du:dateUtc="2026-05-27T09:10:00Z">
            <w:rPr>
              <w:rFonts w:ascii="Cambria Math" w:hAnsi="Cambria Math" w:cs="Cambria Math" w:hint="eastAsia"/>
              <w:sz w:val="21"/>
              <w:szCs w:val="21"/>
            </w:rPr>
          </w:rPrChange>
        </w:rPr>
        <w:t>②</w:t>
      </w:r>
      <w:r w:rsidRPr="00142A0A">
        <w:rPr>
          <w:rFonts w:hint="eastAsia"/>
          <w:rPrChange w:id="300" w:author="Jing wang" w:date="2026-05-27T17:10:00Z" w16du:dateUtc="2026-05-27T09:10:00Z">
            <w:rPr>
              <w:rFonts w:hint="eastAsia"/>
              <w:sz w:val="21"/>
              <w:szCs w:val="21"/>
            </w:rPr>
          </w:rPrChange>
        </w:rPr>
        <w:t>亚急性期</w:t>
      </w:r>
      <w:r w:rsidRPr="00142A0A">
        <w:rPr>
          <w:rPrChange w:id="301" w:author="Jing wang" w:date="2026-05-27T17:10:00Z" w16du:dateUtc="2026-05-27T09:10:00Z">
            <w:rPr>
              <w:sz w:val="21"/>
              <w:szCs w:val="21"/>
            </w:rPr>
          </w:rPrChange>
        </w:rPr>
        <w:t>——</w:t>
      </w:r>
      <w:r w:rsidRPr="00142A0A">
        <w:rPr>
          <w:rFonts w:hint="eastAsia"/>
          <w:rPrChange w:id="302" w:author="Jing wang" w:date="2026-05-27T17:10:00Z" w16du:dateUtc="2026-05-27T09:10:00Z">
            <w:rPr>
              <w:rFonts w:hint="eastAsia"/>
              <w:sz w:val="21"/>
              <w:szCs w:val="21"/>
            </w:rPr>
          </w:rPrChange>
        </w:rPr>
        <w:t>发病</w:t>
      </w:r>
      <w:r w:rsidRPr="00142A0A">
        <w:rPr>
          <w:rPrChange w:id="303" w:author="Jing wang" w:date="2026-05-27T17:10:00Z" w16du:dateUtc="2026-05-27T09:10:00Z">
            <w:rPr>
              <w:sz w:val="21"/>
              <w:szCs w:val="21"/>
            </w:rPr>
          </w:rPrChange>
        </w:rPr>
        <w:t xml:space="preserve"> 15</w:t>
      </w:r>
      <w:r w:rsidRPr="00142A0A">
        <w:rPr>
          <w:rFonts w:hint="eastAsia"/>
          <w:rPrChange w:id="304" w:author="Jing wang" w:date="2026-05-27T17:10:00Z" w16du:dateUtc="2026-05-27T09:10:00Z">
            <w:rPr>
              <w:rFonts w:hint="eastAsia"/>
              <w:sz w:val="21"/>
              <w:szCs w:val="21"/>
            </w:rPr>
          </w:rPrChange>
        </w:rPr>
        <w:t>～</w:t>
      </w:r>
      <w:r w:rsidRPr="00142A0A">
        <w:rPr>
          <w:rPrChange w:id="305" w:author="Jing wang" w:date="2026-05-27T17:10:00Z" w16du:dateUtc="2026-05-27T09:10:00Z">
            <w:rPr>
              <w:sz w:val="21"/>
              <w:szCs w:val="21"/>
            </w:rPr>
          </w:rPrChange>
        </w:rPr>
        <w:t xml:space="preserve">30 </w:t>
      </w:r>
      <w:r w:rsidRPr="00142A0A">
        <w:rPr>
          <w:rFonts w:hint="eastAsia"/>
          <w:rPrChange w:id="306" w:author="Jing wang" w:date="2026-05-27T17:10:00Z" w16du:dateUtc="2026-05-27T09:10:00Z">
            <w:rPr>
              <w:rFonts w:hint="eastAsia"/>
              <w:sz w:val="21"/>
              <w:szCs w:val="21"/>
            </w:rPr>
          </w:rPrChange>
        </w:rPr>
        <w:t>ｄ；</w:t>
      </w:r>
      <w:r w:rsidRPr="00142A0A">
        <w:rPr>
          <w:rFonts w:ascii="Cambria Math" w:hAnsi="Cambria Math" w:cs="Cambria Math" w:hint="eastAsia"/>
          <w:rPrChange w:id="307" w:author="Jing wang" w:date="2026-05-27T17:10:00Z" w16du:dateUtc="2026-05-27T09:10:00Z">
            <w:rPr>
              <w:rFonts w:ascii="Cambria Math" w:hAnsi="Cambria Math" w:cs="Cambria Math" w:hint="eastAsia"/>
              <w:sz w:val="21"/>
              <w:szCs w:val="21"/>
            </w:rPr>
          </w:rPrChange>
        </w:rPr>
        <w:t>③</w:t>
      </w:r>
      <w:r w:rsidRPr="00142A0A">
        <w:rPr>
          <w:rFonts w:hint="eastAsia"/>
          <w:rPrChange w:id="308" w:author="Jing wang" w:date="2026-05-27T17:10:00Z" w16du:dateUtc="2026-05-27T09:10:00Z">
            <w:rPr>
              <w:rFonts w:hint="eastAsia"/>
              <w:sz w:val="21"/>
              <w:szCs w:val="21"/>
            </w:rPr>
          </w:rPrChange>
        </w:rPr>
        <w:t>慢性期</w:t>
      </w:r>
      <w:r w:rsidRPr="00142A0A">
        <w:rPr>
          <w:rPrChange w:id="309" w:author="Jing wang" w:date="2026-05-27T17:10:00Z" w16du:dateUtc="2026-05-27T09:10:00Z">
            <w:rPr>
              <w:sz w:val="21"/>
              <w:szCs w:val="21"/>
            </w:rPr>
          </w:rPrChange>
        </w:rPr>
        <w:t>——</w:t>
      </w:r>
      <w:r w:rsidRPr="00142A0A">
        <w:rPr>
          <w:rFonts w:hint="eastAsia"/>
          <w:rPrChange w:id="310" w:author="Jing wang" w:date="2026-05-27T17:10:00Z" w16du:dateUtc="2026-05-27T09:10:00Z">
            <w:rPr>
              <w:rFonts w:hint="eastAsia"/>
              <w:sz w:val="21"/>
              <w:szCs w:val="21"/>
            </w:rPr>
          </w:rPrChange>
        </w:rPr>
        <w:t>发</w:t>
      </w:r>
      <w:r w:rsidRPr="00142A0A">
        <w:rPr>
          <w:rPrChange w:id="311" w:author="Jing wang" w:date="2026-05-27T17:10:00Z" w16du:dateUtc="2026-05-27T09:10:00Z">
            <w:rPr>
              <w:sz w:val="21"/>
              <w:szCs w:val="21"/>
            </w:rPr>
          </w:rPrChange>
        </w:rPr>
        <w:t xml:space="preserve"> </w:t>
      </w:r>
      <w:r w:rsidRPr="00142A0A">
        <w:rPr>
          <w:rFonts w:hint="eastAsia"/>
          <w:rPrChange w:id="312" w:author="Jing wang" w:date="2026-05-27T17:10:00Z" w16du:dateUtc="2026-05-27T09:10:00Z">
            <w:rPr>
              <w:rFonts w:hint="eastAsia"/>
              <w:sz w:val="21"/>
              <w:szCs w:val="21"/>
            </w:rPr>
          </w:rPrChange>
        </w:rPr>
        <w:t>病</w:t>
      </w:r>
      <w:r w:rsidRPr="00142A0A">
        <w:rPr>
          <w:rPrChange w:id="313" w:author="Jing wang" w:date="2026-05-27T17:10:00Z" w16du:dateUtc="2026-05-27T09:10:00Z">
            <w:rPr>
              <w:sz w:val="21"/>
              <w:szCs w:val="21"/>
            </w:rPr>
          </w:rPrChange>
        </w:rPr>
        <w:t xml:space="preserve"> 30 </w:t>
      </w:r>
      <w:r w:rsidRPr="00142A0A">
        <w:rPr>
          <w:rFonts w:hint="eastAsia"/>
          <w:rPrChange w:id="314" w:author="Jing wang" w:date="2026-05-27T17:10:00Z" w16du:dateUtc="2026-05-27T09:10:00Z">
            <w:rPr>
              <w:rFonts w:hint="eastAsia"/>
              <w:sz w:val="21"/>
              <w:szCs w:val="21"/>
            </w:rPr>
          </w:rPrChange>
        </w:rPr>
        <w:t>ｄ</w:t>
      </w:r>
      <w:r w:rsidRPr="00142A0A">
        <w:rPr>
          <w:rPrChange w:id="315" w:author="Jing wang" w:date="2026-05-27T17:10:00Z" w16du:dateUtc="2026-05-27T09:10:00Z">
            <w:rPr>
              <w:sz w:val="21"/>
              <w:szCs w:val="21"/>
            </w:rPr>
          </w:rPrChange>
        </w:rPr>
        <w:t xml:space="preserve"> </w:t>
      </w:r>
      <w:r w:rsidRPr="00142A0A">
        <w:rPr>
          <w:rFonts w:hint="eastAsia"/>
          <w:rPrChange w:id="316" w:author="Jing wang" w:date="2026-05-27T17:10:00Z" w16du:dateUtc="2026-05-27T09:10:00Z">
            <w:rPr>
              <w:rFonts w:hint="eastAsia"/>
              <w:sz w:val="21"/>
              <w:szCs w:val="21"/>
            </w:rPr>
          </w:rPrChange>
        </w:rPr>
        <w:t>以后；</w:t>
      </w:r>
      <w:r w:rsidRPr="00142A0A">
        <w:rPr>
          <w:rFonts w:ascii="Cambria Math" w:hAnsi="Cambria Math" w:cs="Cambria Math" w:hint="eastAsia"/>
          <w:rPrChange w:id="317" w:author="Jing wang" w:date="2026-05-27T17:10:00Z" w16du:dateUtc="2026-05-27T09:10:00Z">
            <w:rPr>
              <w:rFonts w:ascii="Cambria Math" w:hAnsi="Cambria Math" w:cs="Cambria Math" w:hint="eastAsia"/>
              <w:sz w:val="21"/>
              <w:szCs w:val="21"/>
            </w:rPr>
          </w:rPrChange>
        </w:rPr>
        <w:t>④</w:t>
      </w:r>
      <w:r w:rsidRPr="00142A0A">
        <w:rPr>
          <w:rFonts w:hint="eastAsia"/>
          <w:rPrChange w:id="318" w:author="Jing wang" w:date="2026-05-27T17:10:00Z" w16du:dateUtc="2026-05-27T09:10:00Z">
            <w:rPr>
              <w:rFonts w:hint="eastAsia"/>
              <w:sz w:val="21"/>
              <w:szCs w:val="21"/>
            </w:rPr>
          </w:rPrChange>
        </w:rPr>
        <w:t>后遗症期</w:t>
      </w:r>
      <w:r w:rsidRPr="00142A0A">
        <w:rPr>
          <w:rPrChange w:id="319" w:author="Jing wang" w:date="2026-05-27T17:10:00Z" w16du:dateUtc="2026-05-27T09:10:00Z">
            <w:rPr>
              <w:sz w:val="21"/>
              <w:szCs w:val="21"/>
            </w:rPr>
          </w:rPrChange>
        </w:rPr>
        <w:t>——</w:t>
      </w:r>
      <w:r w:rsidRPr="00142A0A">
        <w:rPr>
          <w:rFonts w:hint="eastAsia"/>
          <w:rPrChange w:id="320" w:author="Jing wang" w:date="2026-05-27T17:10:00Z" w16du:dateUtc="2026-05-27T09:10:00Z">
            <w:rPr>
              <w:rFonts w:hint="eastAsia"/>
              <w:sz w:val="21"/>
              <w:szCs w:val="21"/>
            </w:rPr>
          </w:rPrChange>
        </w:rPr>
        <w:t>出现</w:t>
      </w:r>
      <w:r w:rsidRPr="00142A0A">
        <w:rPr>
          <w:rPrChange w:id="321" w:author="Jing wang" w:date="2026-05-27T17:10:00Z" w16du:dateUtc="2026-05-27T09:10:00Z">
            <w:rPr>
              <w:sz w:val="21"/>
              <w:szCs w:val="21"/>
            </w:rPr>
          </w:rPrChange>
        </w:rPr>
        <w:t xml:space="preserve"> </w:t>
      </w:r>
      <w:r w:rsidRPr="00142A0A">
        <w:rPr>
          <w:rFonts w:hint="eastAsia"/>
          <w:rPrChange w:id="322" w:author="Jing wang" w:date="2026-05-27T17:10:00Z" w16du:dateUtc="2026-05-27T09:10:00Z">
            <w:rPr>
              <w:rFonts w:hint="eastAsia"/>
              <w:sz w:val="21"/>
              <w:szCs w:val="21"/>
            </w:rPr>
          </w:rPrChange>
        </w:rPr>
        <w:t>Ｐ</w:t>
      </w:r>
      <w:r w:rsidRPr="00142A0A">
        <w:rPr>
          <w:rPrChange w:id="323" w:author="Jing wang" w:date="2026-05-27T17:10:00Z" w16du:dateUtc="2026-05-27T09:10:00Z">
            <w:rPr>
              <w:sz w:val="21"/>
              <w:szCs w:val="21"/>
            </w:rPr>
          </w:rPrChange>
        </w:rPr>
        <w:t>T</w:t>
      </w:r>
      <w:r w:rsidRPr="00142A0A">
        <w:rPr>
          <w:rFonts w:hint="eastAsia"/>
          <w:rPrChange w:id="324" w:author="Jing wang" w:date="2026-05-27T17:10:00Z" w16du:dateUtc="2026-05-27T09:10:00Z">
            <w:rPr>
              <w:rFonts w:hint="eastAsia"/>
              <w:sz w:val="21"/>
              <w:szCs w:val="21"/>
            </w:rPr>
          </w:rPrChange>
        </w:rPr>
        <w:t>Ｓ</w:t>
      </w:r>
      <w:r w:rsidRPr="00142A0A">
        <w:rPr>
          <w:rPrChange w:id="325" w:author="Jing wang" w:date="2026-05-27T17:10:00Z" w16du:dateUtc="2026-05-27T09:10:00Z">
            <w:rPr>
              <w:sz w:val="21"/>
              <w:szCs w:val="21"/>
            </w:rPr>
          </w:rPrChange>
        </w:rPr>
        <w:t xml:space="preserve"> </w:t>
      </w:r>
      <w:r w:rsidRPr="00142A0A">
        <w:rPr>
          <w:rFonts w:hint="eastAsia"/>
          <w:rPrChange w:id="326" w:author="Jing wang" w:date="2026-05-27T17:10:00Z" w16du:dateUtc="2026-05-27T09:10:00Z">
            <w:rPr>
              <w:rFonts w:hint="eastAsia"/>
              <w:sz w:val="21"/>
              <w:szCs w:val="21"/>
            </w:rPr>
          </w:rPrChange>
        </w:rPr>
        <w:t>症状；</w:t>
      </w:r>
      <w:r w:rsidRPr="00142A0A">
        <w:rPr>
          <w:rFonts w:ascii="Cambria Math" w:hAnsi="Cambria Math" w:cs="Cambria Math" w:hint="eastAsia"/>
          <w:rPrChange w:id="327" w:author="Jing wang" w:date="2026-05-27T17:10:00Z" w16du:dateUtc="2026-05-27T09:10:00Z">
            <w:rPr>
              <w:rFonts w:ascii="Cambria Math" w:hAnsi="Cambria Math" w:cs="Cambria Math" w:hint="eastAsia"/>
              <w:sz w:val="21"/>
              <w:szCs w:val="21"/>
            </w:rPr>
          </w:rPrChange>
        </w:rPr>
        <w:t>⑤</w:t>
      </w:r>
      <w:r w:rsidRPr="00142A0A">
        <w:rPr>
          <w:rFonts w:hint="eastAsia"/>
          <w:rPrChange w:id="328" w:author="Jing wang" w:date="2026-05-27T17:10:00Z" w16du:dateUtc="2026-05-27T09:10:00Z">
            <w:rPr>
              <w:rFonts w:hint="eastAsia"/>
              <w:sz w:val="21"/>
              <w:szCs w:val="21"/>
            </w:rPr>
          </w:rPrChange>
        </w:rPr>
        <w:t>慢</w:t>
      </w:r>
      <w:r w:rsidRPr="00142A0A">
        <w:rPr>
          <w:rPrChange w:id="329" w:author="Jing wang" w:date="2026-05-27T17:10:00Z" w16du:dateUtc="2026-05-27T09:10:00Z">
            <w:rPr>
              <w:sz w:val="21"/>
              <w:szCs w:val="21"/>
            </w:rPr>
          </w:rPrChange>
        </w:rPr>
        <w:t xml:space="preserve"> </w:t>
      </w:r>
      <w:r w:rsidRPr="00142A0A">
        <w:rPr>
          <w:rFonts w:hint="eastAsia"/>
          <w:rPrChange w:id="330" w:author="Jing wang" w:date="2026-05-27T17:10:00Z" w16du:dateUtc="2026-05-27T09:10:00Z">
            <w:rPr>
              <w:rFonts w:hint="eastAsia"/>
              <w:sz w:val="21"/>
              <w:szCs w:val="21"/>
            </w:rPr>
          </w:rPrChange>
        </w:rPr>
        <w:t>性期或后遗症期急性发作</w:t>
      </w:r>
    </w:p>
    <w:p w14:paraId="42C3C9E7" w14:textId="1988D632" w:rsidR="00887F99" w:rsidRPr="00142A0A" w:rsidRDefault="00887F99" w:rsidP="00142A0A">
      <w:pPr>
        <w:pStyle w:val="aff1"/>
      </w:pPr>
      <w:r w:rsidRPr="00142A0A">
        <w:t>CAVA</w:t>
      </w:r>
      <w:r w:rsidRPr="00142A0A">
        <w:t>只纳入急性期。</w:t>
      </w:r>
      <w:r w:rsidRPr="00142A0A">
        <w:rPr>
          <w:rFonts w:hint="eastAsia"/>
          <w:highlight w:val="yellow"/>
          <w:rPrChange w:id="331" w:author="Jing wang" w:date="2026-05-27T17:10:00Z" w16du:dateUtc="2026-05-27T09:10:00Z">
            <w:rPr>
              <w:rFonts w:hint="eastAsia"/>
            </w:rPr>
          </w:rPrChange>
        </w:rPr>
        <w:t>国内指南的</w:t>
      </w:r>
      <w:r w:rsidRPr="00142A0A">
        <w:rPr>
          <w:highlight w:val="yellow"/>
          <w:rPrChange w:id="332" w:author="Jing wang" w:date="2026-05-27T17:10:00Z" w16du:dateUtc="2026-05-27T09:10:00Z">
            <w:rPr/>
          </w:rPrChange>
        </w:rPr>
        <w:t>CDT</w:t>
      </w:r>
      <w:r w:rsidRPr="00142A0A">
        <w:rPr>
          <w:rFonts w:hint="eastAsia"/>
          <w:highlight w:val="yellow"/>
          <w:rPrChange w:id="333" w:author="Jing wang" w:date="2026-05-27T17:10:00Z" w16du:dateUtc="2026-05-27T09:10:00Z">
            <w:rPr>
              <w:rFonts w:hint="eastAsia"/>
            </w:rPr>
          </w:rPrChange>
        </w:rPr>
        <w:t>适应证包括了亚急性期，但疗效可能下降。纳入亚急性期患者会稀释整体疗效，增加结果的不确定性。</w:t>
      </w:r>
      <w:r w:rsidRPr="00142A0A">
        <w:rPr>
          <w:rFonts w:hint="eastAsia"/>
          <w:b/>
          <w:bCs/>
          <w:highlight w:val="yellow"/>
          <w:rPrChange w:id="334" w:author="Jing wang" w:date="2026-05-27T17:10:00Z" w16du:dateUtc="2026-05-27T09:10:00Z">
            <w:rPr>
              <w:rFonts w:hint="eastAsia"/>
              <w:b/>
              <w:bCs/>
            </w:rPr>
          </w:rPrChange>
        </w:rPr>
        <w:t>建议修改为≤</w:t>
      </w:r>
      <w:r w:rsidRPr="00142A0A">
        <w:rPr>
          <w:b/>
          <w:bCs/>
          <w:highlight w:val="yellow"/>
          <w:rPrChange w:id="335" w:author="Jing wang" w:date="2026-05-27T17:10:00Z" w16du:dateUtc="2026-05-27T09:10:00Z">
            <w:rPr>
              <w:b/>
              <w:bCs/>
            </w:rPr>
          </w:rPrChange>
        </w:rPr>
        <w:t>14</w:t>
      </w:r>
      <w:r w:rsidRPr="00142A0A">
        <w:rPr>
          <w:rFonts w:hint="eastAsia"/>
          <w:b/>
          <w:bCs/>
          <w:highlight w:val="yellow"/>
          <w:rPrChange w:id="336" w:author="Jing wang" w:date="2026-05-27T17:10:00Z" w16du:dateUtc="2026-05-27T09:10:00Z">
            <w:rPr>
              <w:rFonts w:hint="eastAsia"/>
              <w:b/>
              <w:bCs/>
            </w:rPr>
          </w:rPrChange>
        </w:rPr>
        <w:t>天</w:t>
      </w:r>
      <w:r w:rsidRPr="00142A0A">
        <w:rPr>
          <w:rFonts w:hint="eastAsia"/>
          <w:highlight w:val="yellow"/>
          <w:rPrChange w:id="337" w:author="Jing wang" w:date="2026-05-27T17:10:00Z" w16du:dateUtc="2026-05-27T09:10:00Z">
            <w:rPr>
              <w:rFonts w:hint="eastAsia"/>
            </w:rPr>
          </w:rPrChange>
        </w:rPr>
        <w:t>，以获得同质性更高的最佳治疗人群。</w:t>
      </w:r>
    </w:p>
  </w:footnote>
  <w:footnote w:id="5">
    <w:p w14:paraId="4FFF0CB7" w14:textId="15171FF3" w:rsidR="00887F99" w:rsidRPr="00142A0A" w:rsidRDefault="00887F99" w:rsidP="00142A0A">
      <w:pPr>
        <w:pStyle w:val="aff1"/>
        <w:rPr>
          <w:rFonts w:hint="eastAsia"/>
        </w:rPr>
      </w:pPr>
      <w:r w:rsidRPr="00142A0A">
        <w:rPr>
          <w:rStyle w:val="aff3"/>
        </w:rPr>
        <w:footnoteRef/>
      </w:r>
      <w:r w:rsidRPr="00142A0A">
        <w:t xml:space="preserve"> CAVA</w:t>
      </w:r>
      <w:r w:rsidRPr="00142A0A">
        <w:t>纳入了双侧患者</w:t>
      </w:r>
      <w:r w:rsidRPr="00142A0A">
        <w:rPr>
          <w:rFonts w:hint="eastAsia"/>
        </w:rPr>
        <w:t>：</w:t>
      </w:r>
      <w:r w:rsidRPr="00142A0A">
        <w:t>若为双侧，以</w:t>
      </w:r>
      <w:r w:rsidRPr="00142A0A">
        <w:rPr>
          <w:b/>
          <w:bCs/>
        </w:rPr>
        <w:t>位置更靠头侧的腿</w:t>
      </w:r>
      <w:r w:rsidRPr="00142A0A">
        <w:t>为研究腿，并对双腿进行干预</w:t>
      </w:r>
      <w:ins w:id="349" w:author="Jamie Wang" w:date="2026-05-28T14:43:00Z" w16du:dateUtc="2026-05-28T06:43:00Z">
        <w:r w:rsidR="000337DB">
          <w:rPr>
            <w:rFonts w:hint="eastAsia"/>
          </w:rPr>
          <w:t>。</w:t>
        </w:r>
      </w:ins>
      <w:del w:id="350" w:author="Jamie Wang" w:date="2026-05-28T14:43:00Z" w16du:dateUtc="2026-05-28T06:43:00Z">
        <w:r w:rsidRPr="00142A0A" w:rsidDel="000337DB">
          <w:delText>。</w:delText>
        </w:r>
      </w:del>
    </w:p>
  </w:footnote>
  <w:footnote w:id="6">
    <w:p w14:paraId="46D37A23" w14:textId="6FB24C38" w:rsidR="00887F99" w:rsidRPr="00142A0A" w:rsidRDefault="00887F99" w:rsidP="00142A0A">
      <w:pPr>
        <w:pStyle w:val="aff1"/>
      </w:pPr>
      <w:r w:rsidRPr="00142A0A">
        <w:rPr>
          <w:rStyle w:val="aff3"/>
        </w:rPr>
        <w:footnoteRef/>
      </w:r>
      <w:r w:rsidRPr="00142A0A">
        <w:t xml:space="preserve"> </w:t>
      </w:r>
      <w:r w:rsidRPr="00142A0A">
        <w:t>深静脉血栓诊治指南</w:t>
      </w:r>
      <w:r w:rsidRPr="00142A0A">
        <w:t xml:space="preserve"> (</w:t>
      </w:r>
      <w:r w:rsidRPr="00142A0A">
        <w:t>第三版</w:t>
      </w:r>
      <w:r w:rsidRPr="00142A0A">
        <w:t>)</w:t>
      </w:r>
      <w:r w:rsidRPr="00142A0A">
        <w:rPr>
          <w:rFonts w:hint="eastAsia"/>
        </w:rPr>
        <w:t>：</w:t>
      </w:r>
      <w:r w:rsidRPr="00142A0A">
        <w:rPr>
          <w:b/>
          <w:bCs/>
        </w:rPr>
        <w:t>溶栓治疗</w:t>
      </w:r>
      <w:r w:rsidRPr="00142A0A">
        <w:t>的监测指标中提及：血小板低于</w:t>
      </w:r>
      <w:r w:rsidRPr="00142A0A">
        <w:t>80×10⁹/L</w:t>
      </w:r>
      <w:r w:rsidRPr="00142A0A">
        <w:t>或较基础值降低超过</w:t>
      </w:r>
      <w:r w:rsidRPr="00142A0A">
        <w:t>20%</w:t>
      </w:r>
      <w:r w:rsidRPr="00142A0A">
        <w:t>，应注意出血风险；</w:t>
      </w:r>
      <w:r w:rsidRPr="00142A0A">
        <w:rPr>
          <w:b/>
          <w:bCs/>
        </w:rPr>
        <w:t>低于</w:t>
      </w:r>
      <w:r w:rsidRPr="00142A0A">
        <w:rPr>
          <w:b/>
          <w:bCs/>
        </w:rPr>
        <w:t>50×10⁹/L</w:t>
      </w:r>
      <w:r w:rsidRPr="00142A0A">
        <w:rPr>
          <w:b/>
          <w:bCs/>
        </w:rPr>
        <w:t>时，应停用溶栓及抗凝药</w:t>
      </w:r>
      <w:r w:rsidRPr="00142A0A">
        <w:t>。</w:t>
      </w:r>
    </w:p>
  </w:footnote>
  <w:footnote w:id="7">
    <w:p w14:paraId="3DD6CF64" w14:textId="1D5F0531" w:rsidR="00887F99" w:rsidRPr="00142A0A" w:rsidRDefault="00887F99" w:rsidP="00142A0A">
      <w:pPr>
        <w:pStyle w:val="aff1"/>
      </w:pPr>
      <w:r w:rsidRPr="00142A0A">
        <w:rPr>
          <w:rStyle w:val="aff3"/>
        </w:rPr>
        <w:footnoteRef/>
      </w:r>
      <w:r w:rsidRPr="00142A0A">
        <w:t xml:space="preserve"> CAVA</w:t>
      </w:r>
      <w:r w:rsidRPr="00142A0A">
        <w:t>和部分指南是定性描述</w:t>
      </w:r>
      <w:r w:rsidRPr="00142A0A">
        <w:rPr>
          <w:rFonts w:hint="eastAsia"/>
        </w:rPr>
        <w:t>（</w:t>
      </w:r>
      <w:r w:rsidRPr="00142A0A">
        <w:t>严重的肝肾功能不全</w:t>
      </w:r>
      <w:r w:rsidRPr="00142A0A">
        <w:rPr>
          <w:rFonts w:hint="eastAsia"/>
        </w:rPr>
        <w:t>）</w:t>
      </w:r>
      <w:r w:rsidRPr="00142A0A">
        <w:t>。</w:t>
      </w:r>
      <w:r w:rsidRPr="00142A0A">
        <w:t>eGFR&lt;30</w:t>
      </w:r>
      <w:r w:rsidRPr="00142A0A">
        <w:t>是透析临界值，作为排除标准是安全的。</w:t>
      </w:r>
    </w:p>
  </w:footnote>
  <w:footnote w:id="8">
    <w:p w14:paraId="5C2DC2E3" w14:textId="162CC51C" w:rsidR="00511256" w:rsidRPr="00142A0A" w:rsidRDefault="00511256" w:rsidP="00142A0A">
      <w:pPr>
        <w:pStyle w:val="aff1"/>
      </w:pPr>
      <w:r w:rsidRPr="00142A0A">
        <w:rPr>
          <w:rStyle w:val="aff3"/>
        </w:rPr>
        <w:footnoteRef/>
      </w:r>
      <w:r w:rsidRPr="00142A0A">
        <w:t xml:space="preserve"> CAVA</w:t>
      </w:r>
      <w:r w:rsidRPr="00142A0A">
        <w:rPr>
          <w:rFonts w:hint="eastAsia"/>
        </w:rPr>
        <w:t>：</w:t>
      </w:r>
      <w:r w:rsidRPr="00142A0A">
        <w:t>ALT</w:t>
      </w:r>
      <w:r w:rsidRPr="00142A0A">
        <w:t>升高</w:t>
      </w:r>
      <w:r w:rsidRPr="00142A0A">
        <w:t xml:space="preserve"> (</w:t>
      </w:r>
      <w:r w:rsidRPr="00142A0A">
        <w:t>超过正常上限</w:t>
      </w:r>
      <w:r w:rsidRPr="00142A0A">
        <w:t>3</w:t>
      </w:r>
      <w:r w:rsidRPr="00142A0A">
        <w:t>倍</w:t>
      </w:r>
      <w:r w:rsidRPr="00142A0A">
        <w:t>)</w:t>
      </w:r>
      <w:r w:rsidRPr="00142A0A">
        <w:t>。</w:t>
      </w:r>
      <w:r w:rsidRPr="00142A0A">
        <w:rPr>
          <w:rFonts w:hint="eastAsia"/>
        </w:rPr>
        <w:t>一致。</w:t>
      </w:r>
    </w:p>
  </w:footnote>
  <w:footnote w:id="9">
    <w:p w14:paraId="63E16FD8" w14:textId="167BE6A3" w:rsidR="00511256" w:rsidRPr="00142A0A" w:rsidRDefault="00511256" w:rsidP="00142A0A">
      <w:pPr>
        <w:pStyle w:val="aff1"/>
      </w:pPr>
      <w:r w:rsidRPr="00142A0A">
        <w:rPr>
          <w:rStyle w:val="aff3"/>
        </w:rPr>
        <w:footnoteRef/>
      </w:r>
      <w:r w:rsidRPr="00142A0A">
        <w:t xml:space="preserve"> </w:t>
      </w:r>
      <w:r w:rsidRPr="00142A0A">
        <w:t>和产品禁忌症聚焦于</w:t>
      </w:r>
      <w:r w:rsidRPr="00142A0A">
        <w:t>“</w:t>
      </w:r>
      <w:r w:rsidRPr="00142A0A">
        <w:t>活动性</w:t>
      </w:r>
      <w:r w:rsidRPr="00142A0A">
        <w:t>”</w:t>
      </w:r>
      <w:r w:rsidRPr="00142A0A">
        <w:t>状态，是绝对禁忌。</w:t>
      </w:r>
      <w:r w:rsidRPr="00142A0A">
        <w:t>CAVA</w:t>
      </w:r>
      <w:r w:rsidRPr="00142A0A">
        <w:t>和指南将时间窗放宽到</w:t>
      </w:r>
      <w:r w:rsidRPr="00142A0A">
        <w:t>1</w:t>
      </w:r>
      <w:r w:rsidRPr="00142A0A">
        <w:t>年内或近期</w:t>
      </w:r>
      <w:r w:rsidRPr="00142A0A">
        <w:t>1</w:t>
      </w:r>
      <w:r w:rsidRPr="00142A0A">
        <w:t>个月，范围更广。</w:t>
      </w:r>
      <w:r w:rsidRPr="00142A0A">
        <w:rPr>
          <w:b/>
          <w:bCs/>
          <w:highlight w:val="yellow"/>
        </w:rPr>
        <w:t>建议修改为</w:t>
      </w:r>
      <w:r w:rsidRPr="00142A0A">
        <w:rPr>
          <w:highlight w:val="yellow"/>
        </w:rPr>
        <w:t>：</w:t>
      </w:r>
      <w:r w:rsidRPr="00142A0A">
        <w:rPr>
          <w:highlight w:val="yellow"/>
        </w:rPr>
        <w:t>“</w:t>
      </w:r>
      <w:r w:rsidRPr="00142A0A">
        <w:rPr>
          <w:highlight w:val="yellow"/>
        </w:rPr>
        <w:t>已知有活动性的消化性溃疡，或</w:t>
      </w:r>
      <w:r w:rsidRPr="00142A0A">
        <w:rPr>
          <w:highlight w:val="yellow"/>
        </w:rPr>
        <w:t>1</w:t>
      </w:r>
      <w:r w:rsidRPr="00142A0A">
        <w:rPr>
          <w:highlight w:val="yellow"/>
        </w:rPr>
        <w:t>年内有胃肠道出血史</w:t>
      </w:r>
      <w:r w:rsidRPr="00142A0A">
        <w:rPr>
          <w:highlight w:val="yellow"/>
        </w:rPr>
        <w:t>”</w:t>
      </w:r>
      <w:r w:rsidRPr="00142A0A">
        <w:rPr>
          <w:highlight w:val="yellow"/>
        </w:rPr>
        <w:t>，以更全面地覆盖风险。</w:t>
      </w:r>
      <w:r w:rsidRPr="00142A0A">
        <w:t>CAVA</w:t>
      </w:r>
      <w:r w:rsidRPr="00142A0A">
        <w:rPr>
          <w:rFonts w:hint="eastAsia"/>
        </w:rPr>
        <w:t>：</w:t>
      </w:r>
      <w:r w:rsidRPr="00142A0A">
        <w:rPr>
          <w:b/>
          <w:bCs/>
        </w:rPr>
        <w:t>排除</w:t>
      </w:r>
      <w:r w:rsidRPr="00142A0A">
        <w:t>：</w:t>
      </w:r>
      <w:r w:rsidRPr="00142A0A">
        <w:t>1</w:t>
      </w:r>
      <w:r w:rsidRPr="00142A0A">
        <w:t>年内有胃肠道出血史。</w:t>
      </w:r>
      <w:r w:rsidRPr="00142A0A">
        <w:t>2023</w:t>
      </w:r>
      <w:r w:rsidRPr="00142A0A">
        <w:rPr>
          <w:rFonts w:hint="eastAsia"/>
        </w:rPr>
        <w:t>腔内共识</w:t>
      </w:r>
      <w:r w:rsidRPr="00142A0A">
        <w:t>/</w:t>
      </w:r>
      <w:r w:rsidRPr="00142A0A">
        <w:rPr>
          <w:rFonts w:hint="eastAsia"/>
        </w:rPr>
        <w:t>深静脉第三版指南：</w:t>
      </w:r>
      <w:r w:rsidRPr="00142A0A">
        <w:t>近期（</w:t>
      </w:r>
      <w:r w:rsidRPr="00142A0A">
        <w:t>2~4</w:t>
      </w:r>
      <w:r w:rsidRPr="00142A0A">
        <w:t>周内）有活动性出血，包括严重的颅内、胃肠、泌尿道出血。</w:t>
      </w:r>
      <w:r w:rsidRPr="00142A0A">
        <w:rPr>
          <w:rFonts w:hint="eastAsia"/>
        </w:rPr>
        <w:t>介入共识：</w:t>
      </w:r>
      <w:r w:rsidRPr="00142A0A">
        <w:t>1</w:t>
      </w:r>
      <w:r w:rsidRPr="00142A0A">
        <w:t>个月内有消化道及其它内脏出血和</w:t>
      </w:r>
      <w:r w:rsidRPr="00142A0A">
        <w:t>/</w:t>
      </w:r>
      <w:r w:rsidRPr="00142A0A">
        <w:t>或脏器手术史。</w:t>
      </w:r>
      <w:r w:rsidRPr="00142A0A">
        <w:rPr>
          <w:rFonts w:hint="eastAsia"/>
        </w:rPr>
        <w:t>产品禁忌症：</w:t>
      </w:r>
      <w:r w:rsidRPr="00142A0A">
        <w:t>有活动性的消化性溃疡患者。</w:t>
      </w:r>
    </w:p>
  </w:footnote>
  <w:footnote w:id="10">
    <w:p w14:paraId="4EC4C45F" w14:textId="77777777" w:rsidR="00511256" w:rsidRPr="00142A0A" w:rsidRDefault="00511256" w:rsidP="00142A0A">
      <w:pPr>
        <w:pStyle w:val="aff1"/>
      </w:pPr>
      <w:r w:rsidRPr="00142A0A">
        <w:rPr>
          <w:rStyle w:val="aff3"/>
        </w:rPr>
        <w:footnoteRef/>
      </w:r>
      <w:r w:rsidRPr="00142A0A">
        <w:t xml:space="preserve"> </w:t>
      </w:r>
      <w:r w:rsidRPr="00142A0A">
        <w:t>与产品禁忌症一致，并比指南更详细（增加了占位性病变）。</w:t>
      </w:r>
      <w:r w:rsidRPr="00142A0A">
        <w:rPr>
          <w:b/>
          <w:bCs/>
        </w:rPr>
        <w:t>无需修改</w:t>
      </w:r>
      <w:r w:rsidRPr="00142A0A">
        <w:t>。</w:t>
      </w:r>
    </w:p>
  </w:footnote>
  <w:footnote w:id="11">
    <w:p w14:paraId="51FCD527" w14:textId="2850518B" w:rsidR="00511256" w:rsidRPr="00142A0A" w:rsidRDefault="00511256" w:rsidP="00142A0A">
      <w:pPr>
        <w:pStyle w:val="aff1"/>
      </w:pPr>
      <w:r w:rsidRPr="00142A0A">
        <w:rPr>
          <w:rStyle w:val="aff3"/>
        </w:rPr>
        <w:footnoteRef/>
      </w:r>
      <w:r w:rsidRPr="00142A0A">
        <w:t xml:space="preserve"> </w:t>
      </w:r>
      <w:r w:rsidRPr="00142A0A">
        <w:t>与介入规范专家共识一致。</w:t>
      </w:r>
      <w:r w:rsidRPr="00142A0A">
        <w:rPr>
          <w:b/>
          <w:bCs/>
        </w:rPr>
        <w:t>无需修改</w:t>
      </w:r>
      <w:r w:rsidRPr="00142A0A">
        <w:t>。</w:t>
      </w:r>
    </w:p>
  </w:footnote>
  <w:footnote w:id="12">
    <w:p w14:paraId="36C2BB03" w14:textId="1E1EAE0A" w:rsidR="00511256" w:rsidRPr="00142A0A" w:rsidRDefault="00511256" w:rsidP="00142A0A">
      <w:pPr>
        <w:pStyle w:val="aff1"/>
      </w:pPr>
      <w:r w:rsidRPr="00142A0A">
        <w:rPr>
          <w:rStyle w:val="aff3"/>
          <w:highlight w:val="lightGray"/>
          <w:rPrChange w:id="357" w:author="Jing wang" w:date="2026-05-27T17:10:00Z" w16du:dateUtc="2026-05-27T09:10:00Z">
            <w:rPr>
              <w:rStyle w:val="aff3"/>
            </w:rPr>
          </w:rPrChange>
        </w:rPr>
        <w:footnoteRef/>
      </w:r>
      <w:r w:rsidRPr="00142A0A">
        <w:rPr>
          <w:highlight w:val="lightGray"/>
          <w:rPrChange w:id="358" w:author="Jing wang" w:date="2026-05-27T17:10:00Z" w16du:dateUtc="2026-05-27T09:10:00Z">
            <w:rPr/>
          </w:rPrChange>
        </w:rPr>
        <w:t xml:space="preserve"> </w:t>
      </w:r>
      <w:r w:rsidRPr="00142A0A">
        <w:rPr>
          <w:rFonts w:hint="eastAsia"/>
          <w:strike/>
          <w:highlight w:val="lightGray"/>
          <w:rPrChange w:id="359" w:author="Jing wang" w:date="2026-05-27T17:10:00Z" w16du:dateUtc="2026-05-27T09:10:00Z">
            <w:rPr>
              <w:rFonts w:hint="eastAsia"/>
              <w:highlight w:val="yellow"/>
            </w:rPr>
          </w:rPrChange>
        </w:rPr>
        <w:t>方案将此作为</w:t>
      </w:r>
      <w:r w:rsidRPr="00142A0A">
        <w:rPr>
          <w:rFonts w:hint="eastAsia"/>
          <w:b/>
          <w:bCs/>
          <w:strike/>
          <w:highlight w:val="lightGray"/>
          <w:rPrChange w:id="360" w:author="Jing wang" w:date="2026-05-27T17:10:00Z" w16du:dateUtc="2026-05-27T09:10:00Z">
            <w:rPr>
              <w:rFonts w:hint="eastAsia"/>
              <w:b/>
              <w:bCs/>
              <w:highlight w:val="yellow"/>
            </w:rPr>
          </w:rPrChange>
        </w:rPr>
        <w:t>排除标准</w:t>
      </w:r>
      <w:r w:rsidRPr="00142A0A">
        <w:rPr>
          <w:rFonts w:hint="eastAsia"/>
          <w:strike/>
          <w:highlight w:val="lightGray"/>
          <w:rPrChange w:id="361" w:author="Jing wang" w:date="2026-05-27T17:10:00Z" w16du:dateUtc="2026-05-27T09:10:00Z">
            <w:rPr>
              <w:rFonts w:hint="eastAsia"/>
              <w:highlight w:val="yellow"/>
            </w:rPr>
          </w:rPrChange>
        </w:rPr>
        <w:t>，会筛掉一批临床实践中可能不置入滤器就进行治疗的患者，限制了结论的普适性。</w:t>
      </w:r>
      <w:r w:rsidRPr="00142A0A">
        <w:rPr>
          <w:strike/>
          <w:highlight w:val="lightGray"/>
          <w:rPrChange w:id="362" w:author="Jing wang" w:date="2026-05-27T17:10:00Z" w16du:dateUtc="2026-05-27T09:10:00Z">
            <w:rPr/>
          </w:rPrChange>
        </w:rPr>
        <w:t>CAVA</w:t>
      </w:r>
      <w:r w:rsidRPr="00142A0A">
        <w:rPr>
          <w:rFonts w:hint="eastAsia"/>
          <w:strike/>
          <w:highlight w:val="lightGray"/>
          <w:rPrChange w:id="363" w:author="Jing wang" w:date="2026-05-27T17:10:00Z" w16du:dateUtc="2026-05-27T09:10:00Z">
            <w:rPr>
              <w:rFonts w:hint="eastAsia"/>
            </w:rPr>
          </w:rPrChange>
        </w:rPr>
        <w:t>：未提及。《</w:t>
      </w:r>
      <w:r w:rsidRPr="00142A0A">
        <w:rPr>
          <w:strike/>
          <w:highlight w:val="lightGray"/>
          <w:rPrChange w:id="364" w:author="Jing wang" w:date="2026-05-27T17:10:00Z" w16du:dateUtc="2026-05-27T09:10:00Z">
            <w:rPr/>
          </w:rPrChange>
        </w:rPr>
        <w:t>2023</w:t>
      </w:r>
      <w:r w:rsidRPr="00142A0A">
        <w:rPr>
          <w:rFonts w:hint="eastAsia"/>
          <w:strike/>
          <w:highlight w:val="lightGray"/>
          <w:rPrChange w:id="365" w:author="Jing wang" w:date="2026-05-27T17:10:00Z" w16du:dateUtc="2026-05-27T09:10:00Z">
            <w:rPr>
              <w:rFonts w:hint="eastAsia"/>
            </w:rPr>
          </w:rPrChange>
        </w:rPr>
        <w:t>腔内》：滤器是</w:t>
      </w:r>
      <w:r w:rsidRPr="00142A0A">
        <w:rPr>
          <w:strike/>
          <w:highlight w:val="lightGray"/>
          <w:rPrChange w:id="366" w:author="Jing wang" w:date="2026-05-27T17:10:00Z" w16du:dateUtc="2026-05-27T09:10:00Z">
            <w:rPr/>
          </w:rPrChange>
        </w:rPr>
        <w:t>PMT/CDT</w:t>
      </w:r>
      <w:r w:rsidRPr="00142A0A">
        <w:rPr>
          <w:rFonts w:hint="eastAsia"/>
          <w:strike/>
          <w:highlight w:val="lightGray"/>
          <w:rPrChange w:id="367" w:author="Jing wang" w:date="2026-05-27T17:10:00Z" w16du:dateUtc="2026-05-27T09:10:00Z">
            <w:rPr>
              <w:rFonts w:hint="eastAsia"/>
            </w:rPr>
          </w:rPrChange>
        </w:rPr>
        <w:t>的</w:t>
      </w:r>
      <w:r w:rsidRPr="00142A0A">
        <w:rPr>
          <w:rFonts w:hint="eastAsia"/>
          <w:b/>
          <w:bCs/>
          <w:strike/>
          <w:highlight w:val="lightGray"/>
          <w:rPrChange w:id="368" w:author="Jing wang" w:date="2026-05-27T17:10:00Z" w16du:dateUtc="2026-05-27T09:10:00Z">
            <w:rPr>
              <w:rFonts w:hint="eastAsia"/>
              <w:b/>
              <w:bCs/>
            </w:rPr>
          </w:rPrChange>
        </w:rPr>
        <w:t>相对适应证</w:t>
      </w:r>
      <w:r w:rsidRPr="00142A0A">
        <w:rPr>
          <w:rFonts w:hint="eastAsia"/>
          <w:strike/>
          <w:highlight w:val="lightGray"/>
          <w:rPrChange w:id="369" w:author="Jing wang" w:date="2026-05-27T17:10:00Z" w16du:dateUtc="2026-05-27T09:10:00Z">
            <w:rPr>
              <w:rFonts w:hint="eastAsia"/>
            </w:rPr>
          </w:rPrChange>
        </w:rPr>
        <w:t>。《第三版深静脉》：对大量游离血栓</w:t>
      </w:r>
      <w:r w:rsidRPr="00142A0A">
        <w:rPr>
          <w:rFonts w:hint="eastAsia"/>
          <w:b/>
          <w:bCs/>
          <w:strike/>
          <w:highlight w:val="lightGray"/>
          <w:rPrChange w:id="370" w:author="Jing wang" w:date="2026-05-27T17:10:00Z" w16du:dateUtc="2026-05-27T09:10:00Z">
            <w:rPr>
              <w:rFonts w:hint="eastAsia"/>
              <w:b/>
              <w:bCs/>
            </w:rPr>
          </w:rPrChange>
        </w:rPr>
        <w:t>应置入</w:t>
      </w:r>
      <w:r w:rsidRPr="00142A0A">
        <w:rPr>
          <w:rFonts w:hint="eastAsia"/>
          <w:strike/>
          <w:highlight w:val="lightGray"/>
          <w:rPrChange w:id="371" w:author="Jing wang" w:date="2026-05-27T17:10:00Z" w16du:dateUtc="2026-05-27T09:10:00Z">
            <w:rPr>
              <w:rFonts w:hint="eastAsia"/>
            </w:rPr>
          </w:rPrChange>
        </w:rPr>
        <w:t>滤器，但未将其作为排除标准。</w:t>
      </w:r>
    </w:p>
  </w:footnote>
  <w:footnote w:id="13">
    <w:p w14:paraId="20079D98" w14:textId="24B197B9" w:rsidR="00511256" w:rsidRPr="00142A0A" w:rsidRDefault="00511256" w:rsidP="00142A0A">
      <w:pPr>
        <w:pStyle w:val="aff1"/>
      </w:pPr>
      <w:r w:rsidRPr="00142A0A">
        <w:rPr>
          <w:rStyle w:val="aff3"/>
        </w:rPr>
        <w:footnoteRef/>
      </w:r>
      <w:r w:rsidRPr="00142A0A">
        <w:t xml:space="preserve"> </w:t>
      </w:r>
      <w:r w:rsidRPr="00142A0A">
        <w:t>方案的</w:t>
      </w:r>
      <w:r w:rsidRPr="00142A0A">
        <w:t>“3</w:t>
      </w:r>
      <w:r w:rsidRPr="00142A0A">
        <w:t>个月内脑出血</w:t>
      </w:r>
      <w:r w:rsidRPr="00142A0A">
        <w:t>”</w:t>
      </w:r>
      <w:r w:rsidRPr="00142A0A">
        <w:t>与产品禁忌症的</w:t>
      </w:r>
      <w:r w:rsidRPr="00142A0A">
        <w:t>“6</w:t>
      </w:r>
      <w:r w:rsidRPr="00142A0A">
        <w:t>个月内出血性卒中</w:t>
      </w:r>
      <w:r w:rsidRPr="00142A0A">
        <w:t>”</w:t>
      </w:r>
      <w:r w:rsidRPr="00142A0A">
        <w:t>不一致。必须严格遵循产品禁忌症</w:t>
      </w:r>
      <w:r w:rsidRPr="00142A0A">
        <w:t>/</w:t>
      </w:r>
      <w:r w:rsidRPr="00142A0A">
        <w:rPr>
          <w:rFonts w:hint="eastAsia"/>
        </w:rPr>
        <w:t>。</w:t>
      </w:r>
      <w:r w:rsidRPr="00142A0A">
        <w:rPr>
          <w:b/>
          <w:bCs/>
          <w:highlight w:val="yellow"/>
        </w:rPr>
        <w:t>修改为</w:t>
      </w:r>
      <w:r w:rsidRPr="00142A0A">
        <w:rPr>
          <w:highlight w:val="yellow"/>
        </w:rPr>
        <w:t>：</w:t>
      </w:r>
      <w:bookmarkStart w:id="390" w:name="OLE_LINK21"/>
      <w:r w:rsidRPr="00142A0A">
        <w:rPr>
          <w:rFonts w:ascii="Cambria Math" w:hAnsi="Cambria Math" w:cs="Cambria Math" w:hint="eastAsia"/>
          <w:highlight w:val="yellow"/>
          <w:rPrChange w:id="391" w:author="Jing wang" w:date="2026-05-27T17:10:00Z" w16du:dateUtc="2026-05-27T09:10:00Z">
            <w:rPr>
              <w:rFonts w:hint="eastAsia"/>
              <w:highlight w:val="yellow"/>
            </w:rPr>
          </w:rPrChange>
        </w:rPr>
        <w:t>①</w:t>
      </w:r>
      <w:r w:rsidRPr="00142A0A">
        <w:rPr>
          <w:highlight w:val="yellow"/>
        </w:rPr>
        <w:t>6</w:t>
      </w:r>
      <w:r w:rsidRPr="00142A0A">
        <w:rPr>
          <w:highlight w:val="yellow"/>
        </w:rPr>
        <w:t>个月内发生出血性卒中；</w:t>
      </w:r>
      <w:r w:rsidRPr="00142A0A">
        <w:rPr>
          <w:rFonts w:ascii="Cambria Math" w:hAnsi="Cambria Math" w:cs="Cambria Math" w:hint="eastAsia"/>
          <w:highlight w:val="yellow"/>
          <w:rPrChange w:id="392" w:author="Jing wang" w:date="2026-05-27T17:10:00Z" w16du:dateUtc="2026-05-27T09:10:00Z">
            <w:rPr>
              <w:rFonts w:hint="eastAsia"/>
              <w:highlight w:val="yellow"/>
            </w:rPr>
          </w:rPrChange>
        </w:rPr>
        <w:t>②</w:t>
      </w:r>
      <w:r w:rsidRPr="00142A0A">
        <w:rPr>
          <w:highlight w:val="yellow"/>
        </w:rPr>
        <w:t>3</w:t>
      </w:r>
      <w:r w:rsidRPr="00142A0A">
        <w:rPr>
          <w:highlight w:val="yellow"/>
        </w:rPr>
        <w:t>个月内发生缺血性卒中或脑血管事件；</w:t>
      </w:r>
      <w:ins w:id="393" w:author="Jing wang" w:date="2026-05-27T16:48:00Z" w16du:dateUtc="2026-05-27T08:48:00Z">
        <w:r w:rsidR="003F47B4" w:rsidRPr="00142A0A" w:rsidDel="003F47B4">
          <w:rPr>
            <w:highlight w:val="yellow"/>
          </w:rPr>
          <w:t xml:space="preserve"> </w:t>
        </w:r>
      </w:ins>
      <w:del w:id="394" w:author="Jing wang" w:date="2026-05-27T16:48:00Z" w16du:dateUtc="2026-05-27T08:48:00Z">
        <w:r w:rsidRPr="00142A0A" w:rsidDel="003F47B4">
          <w:rPr>
            <w:rFonts w:ascii="Cambria Math" w:hAnsi="Cambria Math" w:cs="Cambria Math" w:hint="eastAsia"/>
            <w:highlight w:val="yellow"/>
            <w:rPrChange w:id="395" w:author="Jing wang" w:date="2026-05-27T17:10:00Z" w16du:dateUtc="2026-05-27T09:10:00Z">
              <w:rPr>
                <w:rFonts w:hint="eastAsia"/>
                <w:highlight w:val="yellow"/>
              </w:rPr>
            </w:rPrChange>
          </w:rPr>
          <w:delText>③</w:delText>
        </w:r>
        <w:r w:rsidRPr="00142A0A" w:rsidDel="003F47B4">
          <w:rPr>
            <w:highlight w:val="yellow"/>
          </w:rPr>
          <w:delText>4</w:delText>
        </w:r>
        <w:r w:rsidRPr="00142A0A" w:rsidDel="003F47B4">
          <w:rPr>
            <w:highlight w:val="yellow"/>
          </w:rPr>
          <w:delText>周内做过重大外科手术。</w:delText>
        </w:r>
      </w:del>
    </w:p>
    <w:tbl>
      <w:tblPr>
        <w:tblStyle w:val="16"/>
        <w:tblW w:w="0" w:type="auto"/>
        <w:tblLook w:val="04A0" w:firstRow="1" w:lastRow="0" w:firstColumn="1" w:lastColumn="0" w:noHBand="0" w:noVBand="1"/>
      </w:tblPr>
      <w:tblGrid>
        <w:gridCol w:w="911"/>
        <w:gridCol w:w="1241"/>
        <w:gridCol w:w="1992"/>
        <w:gridCol w:w="1862"/>
        <w:gridCol w:w="1356"/>
        <w:gridCol w:w="1700"/>
      </w:tblGrid>
      <w:tr w:rsidR="00511256" w:rsidRPr="00142A0A" w14:paraId="4AD6D4AB" w14:textId="77777777" w:rsidTr="00A46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bookmarkEnd w:id="390"/>
          <w:p w14:paraId="756800BD" w14:textId="37EBB259" w:rsidR="00511256" w:rsidRPr="00142A0A" w:rsidRDefault="00511256">
            <w:pPr>
              <w:rPr>
                <w:rFonts w:ascii="Times New Roman" w:eastAsia="宋体" w:hAnsi="Times New Roman" w:cs="Times New Roman"/>
                <w:b w:val="0"/>
                <w:bCs w:val="0"/>
                <w:sz w:val="18"/>
                <w:szCs w:val="18"/>
                <w:rPrChange w:id="396" w:author="Jing wang" w:date="2026-05-27T17:10:00Z" w16du:dateUtc="2026-05-27T09:10:00Z">
                  <w:rPr>
                    <w:b w:val="0"/>
                    <w:bCs w:val="0"/>
                    <w:sz w:val="18"/>
                    <w:szCs w:val="18"/>
                  </w:rPr>
                </w:rPrChange>
              </w:rPr>
              <w:pPrChange w:id="397" w:author="Jing wang" w:date="2026-05-27T17:10:00Z" w16du:dateUtc="2026-05-27T09:10:00Z">
                <w:pPr>
                  <w:spacing w:after="160" w:line="278" w:lineRule="auto"/>
                </w:pPr>
              </w:pPrChange>
            </w:pPr>
            <w:r w:rsidRPr="00142A0A">
              <w:rPr>
                <w:rFonts w:hint="eastAsia"/>
                <w:sz w:val="18"/>
                <w:szCs w:val="18"/>
              </w:rPr>
              <w:t>本方案</w:t>
            </w:r>
          </w:p>
        </w:tc>
        <w:tc>
          <w:tcPr>
            <w:tcW w:w="0" w:type="auto"/>
          </w:tcPr>
          <w:p w14:paraId="31F1564F" w14:textId="7A8D2D3C" w:rsidR="00511256" w:rsidRPr="00142A0A" w:rsidRDefault="00511256">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Change w:id="398" w:author="Jing wang" w:date="2026-05-27T17:10:00Z" w16du:dateUtc="2026-05-27T09:10:00Z">
                  <w:rPr>
                    <w:b w:val="0"/>
                    <w:bCs w:val="0"/>
                    <w:sz w:val="18"/>
                    <w:szCs w:val="18"/>
                  </w:rPr>
                </w:rPrChange>
              </w:rPr>
              <w:pPrChange w:id="399" w:author="Jing wang" w:date="2026-05-27T17:10:00Z" w16du:dateUtc="2026-05-27T09:10:00Z">
                <w:pPr>
                  <w:spacing w:after="160" w:line="278" w:lineRule="auto"/>
                  <w:cnfStyle w:val="100000000000" w:firstRow="1" w:lastRow="0" w:firstColumn="0" w:lastColumn="0" w:oddVBand="0" w:evenVBand="0" w:oddHBand="0" w:evenHBand="0" w:firstRowFirstColumn="0" w:firstRowLastColumn="0" w:lastRowFirstColumn="0" w:lastRowLastColumn="0"/>
                </w:pPr>
              </w:pPrChange>
            </w:pPr>
            <w:r w:rsidRPr="00142A0A">
              <w:rPr>
                <w:sz w:val="18"/>
                <w:szCs w:val="18"/>
              </w:rPr>
              <w:t>CAVA</w:t>
            </w:r>
          </w:p>
        </w:tc>
        <w:tc>
          <w:tcPr>
            <w:tcW w:w="0" w:type="auto"/>
          </w:tcPr>
          <w:p w14:paraId="1288F416" w14:textId="52667C21" w:rsidR="00511256" w:rsidRPr="00142A0A" w:rsidRDefault="00511256">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Change w:id="400" w:author="Jing wang" w:date="2026-05-27T17:10:00Z" w16du:dateUtc="2026-05-27T09:10:00Z">
                  <w:rPr>
                    <w:sz w:val="18"/>
                    <w:szCs w:val="18"/>
                  </w:rPr>
                </w:rPrChange>
              </w:rPr>
              <w:pPrChange w:id="401" w:author="Jing wang" w:date="2026-05-27T17:10:00Z" w16du:dateUtc="2026-05-27T09:10:00Z">
                <w:pPr>
                  <w:spacing w:after="160" w:line="278" w:lineRule="auto"/>
                  <w:cnfStyle w:val="100000000000" w:firstRow="1" w:lastRow="0" w:firstColumn="0" w:lastColumn="0" w:oddVBand="0" w:evenVBand="0" w:oddHBand="0" w:evenHBand="0" w:firstRowFirstColumn="0" w:firstRowLastColumn="0" w:lastRowFirstColumn="0" w:lastRowLastColumn="0"/>
                </w:pPr>
              </w:pPrChange>
            </w:pPr>
            <w:r w:rsidRPr="00142A0A">
              <w:rPr>
                <w:sz w:val="18"/>
                <w:szCs w:val="18"/>
              </w:rPr>
              <w:t>2023</w:t>
            </w:r>
            <w:r w:rsidRPr="00142A0A">
              <w:rPr>
                <w:rFonts w:hint="eastAsia"/>
                <w:sz w:val="18"/>
                <w:szCs w:val="18"/>
              </w:rPr>
              <w:t>腔内</w:t>
            </w:r>
          </w:p>
        </w:tc>
        <w:tc>
          <w:tcPr>
            <w:tcW w:w="0" w:type="auto"/>
          </w:tcPr>
          <w:p w14:paraId="2B08AC3C" w14:textId="1F858EFB" w:rsidR="00511256" w:rsidRPr="00142A0A" w:rsidRDefault="00511256">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Change w:id="402" w:author="Jing wang" w:date="2026-05-27T17:10:00Z" w16du:dateUtc="2026-05-27T09:10:00Z">
                  <w:rPr>
                    <w:sz w:val="18"/>
                    <w:szCs w:val="18"/>
                  </w:rPr>
                </w:rPrChange>
              </w:rPr>
              <w:pPrChange w:id="403" w:author="Jing wang" w:date="2026-05-27T17:10:00Z" w16du:dateUtc="2026-05-27T09:10:00Z">
                <w:pPr>
                  <w:spacing w:after="160" w:line="278" w:lineRule="auto"/>
                  <w:cnfStyle w:val="100000000000" w:firstRow="1" w:lastRow="0" w:firstColumn="0" w:lastColumn="0" w:oddVBand="0" w:evenVBand="0" w:oddHBand="0" w:evenHBand="0" w:firstRowFirstColumn="0" w:firstRowLastColumn="0" w:lastRowFirstColumn="0" w:lastRowLastColumn="0"/>
                </w:pPr>
              </w:pPrChange>
            </w:pPr>
            <w:r w:rsidRPr="00142A0A">
              <w:rPr>
                <w:rFonts w:hint="eastAsia"/>
                <w:sz w:val="18"/>
                <w:szCs w:val="18"/>
              </w:rPr>
              <w:t>第三版深静脉</w:t>
            </w:r>
          </w:p>
        </w:tc>
        <w:tc>
          <w:tcPr>
            <w:tcW w:w="0" w:type="auto"/>
          </w:tcPr>
          <w:p w14:paraId="06C45523" w14:textId="25EA1C07" w:rsidR="00511256" w:rsidRPr="00142A0A" w:rsidRDefault="00511256">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Change w:id="404" w:author="Jing wang" w:date="2026-05-27T17:10:00Z" w16du:dateUtc="2026-05-27T09:10:00Z">
                  <w:rPr>
                    <w:b w:val="0"/>
                    <w:bCs w:val="0"/>
                    <w:sz w:val="18"/>
                    <w:szCs w:val="18"/>
                  </w:rPr>
                </w:rPrChange>
              </w:rPr>
              <w:pPrChange w:id="405" w:author="Jing wang" w:date="2026-05-27T17:10:00Z" w16du:dateUtc="2026-05-27T09:10:00Z">
                <w:pPr>
                  <w:spacing w:after="160" w:line="278" w:lineRule="auto"/>
                  <w:cnfStyle w:val="100000000000" w:firstRow="1" w:lastRow="0" w:firstColumn="0" w:lastColumn="0" w:oddVBand="0" w:evenVBand="0" w:oddHBand="0" w:evenHBand="0" w:firstRowFirstColumn="0" w:firstRowLastColumn="0" w:lastRowFirstColumn="0" w:lastRowLastColumn="0"/>
                </w:pPr>
              </w:pPrChange>
            </w:pPr>
            <w:r w:rsidRPr="00142A0A">
              <w:rPr>
                <w:rFonts w:hint="eastAsia"/>
                <w:sz w:val="18"/>
                <w:szCs w:val="18"/>
              </w:rPr>
              <w:t>第二版介入</w:t>
            </w:r>
          </w:p>
        </w:tc>
        <w:tc>
          <w:tcPr>
            <w:tcW w:w="0" w:type="auto"/>
          </w:tcPr>
          <w:p w14:paraId="3502E34D" w14:textId="0CE69C1F" w:rsidR="00511256" w:rsidRPr="00142A0A" w:rsidRDefault="00511256">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Change w:id="406" w:author="Jing wang" w:date="2026-05-27T17:10:00Z" w16du:dateUtc="2026-05-27T09:10:00Z">
                  <w:rPr>
                    <w:b w:val="0"/>
                    <w:bCs w:val="0"/>
                    <w:sz w:val="18"/>
                    <w:szCs w:val="18"/>
                  </w:rPr>
                </w:rPrChange>
              </w:rPr>
              <w:pPrChange w:id="407" w:author="Jing wang" w:date="2026-05-27T17:10:00Z" w16du:dateUtc="2026-05-27T09:10:00Z">
                <w:pPr>
                  <w:spacing w:after="160" w:line="278" w:lineRule="auto"/>
                  <w:cnfStyle w:val="100000000000" w:firstRow="1" w:lastRow="0" w:firstColumn="0" w:lastColumn="0" w:oddVBand="0" w:evenVBand="0" w:oddHBand="0" w:evenHBand="0" w:firstRowFirstColumn="0" w:firstRowLastColumn="0" w:lastRowFirstColumn="0" w:lastRowLastColumn="0"/>
                </w:pPr>
              </w:pPrChange>
            </w:pPr>
            <w:r w:rsidRPr="00142A0A">
              <w:rPr>
                <w:rFonts w:hint="eastAsia"/>
                <w:sz w:val="18"/>
                <w:szCs w:val="18"/>
              </w:rPr>
              <w:t>产品禁忌症</w:t>
            </w:r>
          </w:p>
        </w:tc>
      </w:tr>
      <w:tr w:rsidR="00511256" w:rsidRPr="00142A0A" w14:paraId="269A1007" w14:textId="77777777" w:rsidTr="00A46FC3">
        <w:tc>
          <w:tcPr>
            <w:cnfStyle w:val="001000000000" w:firstRow="0" w:lastRow="0" w:firstColumn="1" w:lastColumn="0" w:oddVBand="0" w:evenVBand="0" w:oddHBand="0" w:evenHBand="0" w:firstRowFirstColumn="0" w:firstRowLastColumn="0" w:lastRowFirstColumn="0" w:lastRowLastColumn="0"/>
            <w:tcW w:w="0" w:type="auto"/>
            <w:hideMark/>
          </w:tcPr>
          <w:p w14:paraId="6174B40A" w14:textId="77777777" w:rsidR="00511256" w:rsidRPr="00142A0A" w:rsidRDefault="00511256">
            <w:pPr>
              <w:rPr>
                <w:rFonts w:ascii="Times New Roman" w:eastAsia="宋体" w:hAnsi="Times New Roman" w:cs="Times New Roman"/>
                <w:sz w:val="18"/>
                <w:szCs w:val="18"/>
                <w:rPrChange w:id="408" w:author="Jing wang" w:date="2026-05-27T17:10:00Z" w16du:dateUtc="2026-05-27T09:10:00Z">
                  <w:rPr>
                    <w:sz w:val="18"/>
                    <w:szCs w:val="18"/>
                  </w:rPr>
                </w:rPrChange>
              </w:rPr>
              <w:pPrChange w:id="409" w:author="Jing wang" w:date="2026-05-27T17:10:00Z" w16du:dateUtc="2026-05-27T09:10:00Z">
                <w:pPr>
                  <w:spacing w:after="160" w:line="278" w:lineRule="auto"/>
                  <w:ind w:firstLine="422"/>
                </w:pPr>
              </w:pPrChange>
            </w:pPr>
            <w:r w:rsidRPr="00142A0A">
              <w:rPr>
                <w:sz w:val="18"/>
                <w:szCs w:val="18"/>
              </w:rPr>
              <w:t xml:space="preserve">12. </w:t>
            </w:r>
            <w:r w:rsidRPr="00142A0A">
              <w:rPr>
                <w:rFonts w:hint="eastAsia"/>
                <w:sz w:val="18"/>
                <w:szCs w:val="18"/>
              </w:rPr>
              <w:t>入组前</w:t>
            </w:r>
            <w:r w:rsidRPr="00142A0A">
              <w:rPr>
                <w:sz w:val="18"/>
                <w:szCs w:val="18"/>
              </w:rPr>
              <w:t>3</w:t>
            </w:r>
            <w:r w:rsidRPr="00142A0A">
              <w:rPr>
                <w:rFonts w:hint="eastAsia"/>
                <w:sz w:val="18"/>
                <w:szCs w:val="18"/>
              </w:rPr>
              <w:t>个月内有脑出血和</w:t>
            </w:r>
            <w:r w:rsidRPr="00142A0A">
              <w:rPr>
                <w:sz w:val="18"/>
                <w:szCs w:val="18"/>
              </w:rPr>
              <w:t>/</w:t>
            </w:r>
            <w:r w:rsidRPr="00142A0A">
              <w:rPr>
                <w:rFonts w:hint="eastAsia"/>
                <w:sz w:val="18"/>
                <w:szCs w:val="18"/>
              </w:rPr>
              <w:t>或重大手术史</w:t>
            </w:r>
          </w:p>
        </w:tc>
        <w:tc>
          <w:tcPr>
            <w:tcW w:w="0" w:type="auto"/>
            <w:hideMark/>
          </w:tcPr>
          <w:p w14:paraId="552BDFDD" w14:textId="77777777" w:rsidR="00511256" w:rsidRPr="00142A0A" w:rsidRDefault="00511256">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Change w:id="410" w:author="Jing wang" w:date="2026-05-27T17:10:00Z" w16du:dateUtc="2026-05-27T09:10:00Z">
                  <w:rPr>
                    <w:sz w:val="18"/>
                    <w:szCs w:val="18"/>
                  </w:rPr>
                </w:rPrChange>
              </w:rPr>
              <w:pPrChange w:id="411" w:author="Jing wang" w:date="2026-05-27T17:10:00Z" w16du:dateUtc="2026-05-27T09:10:00Z">
                <w:pPr>
                  <w:spacing w:after="160" w:line="278" w:lineRule="auto"/>
                  <w:cnfStyle w:val="000000000000" w:firstRow="0" w:lastRow="0" w:firstColumn="0" w:lastColumn="0" w:oddVBand="0" w:evenVBand="0" w:oddHBand="0" w:evenHBand="0" w:firstRowFirstColumn="0" w:firstRowLastColumn="0" w:lastRowFirstColumn="0" w:lastRowLastColumn="0"/>
                </w:pPr>
              </w:pPrChange>
            </w:pPr>
            <w:r w:rsidRPr="00142A0A">
              <w:rPr>
                <w:rFonts w:hint="eastAsia"/>
                <w:sz w:val="18"/>
                <w:szCs w:val="18"/>
              </w:rPr>
              <w:t>排除：</w:t>
            </w:r>
            <w:r w:rsidRPr="00142A0A">
              <w:rPr>
                <w:sz w:val="18"/>
                <w:szCs w:val="18"/>
              </w:rPr>
              <w:t>1</w:t>
            </w:r>
            <w:r w:rsidRPr="00142A0A">
              <w:rPr>
                <w:rFonts w:hint="eastAsia"/>
                <w:sz w:val="18"/>
                <w:szCs w:val="18"/>
              </w:rPr>
              <w:t>年内有脑血管意外、</w:t>
            </w:r>
            <w:r w:rsidRPr="00142A0A">
              <w:rPr>
                <w:sz w:val="18"/>
                <w:szCs w:val="18"/>
              </w:rPr>
              <w:t>CNS</w:t>
            </w:r>
            <w:r w:rsidRPr="00142A0A">
              <w:rPr>
                <w:rFonts w:hint="eastAsia"/>
                <w:sz w:val="18"/>
                <w:szCs w:val="18"/>
              </w:rPr>
              <w:t>疾病史；</w:t>
            </w:r>
            <w:r w:rsidRPr="00142A0A">
              <w:rPr>
                <w:sz w:val="18"/>
                <w:szCs w:val="18"/>
              </w:rPr>
              <w:t>6</w:t>
            </w:r>
            <w:r w:rsidRPr="00142A0A">
              <w:rPr>
                <w:rFonts w:hint="eastAsia"/>
                <w:sz w:val="18"/>
                <w:szCs w:val="18"/>
              </w:rPr>
              <w:t>周内有大手术史。</w:t>
            </w:r>
          </w:p>
        </w:tc>
        <w:tc>
          <w:tcPr>
            <w:tcW w:w="0" w:type="auto"/>
            <w:hideMark/>
          </w:tcPr>
          <w:p w14:paraId="0F380146" w14:textId="77777777" w:rsidR="00511256" w:rsidRPr="00142A0A" w:rsidRDefault="00511256">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Change w:id="412" w:author="Jing wang" w:date="2026-05-27T17:10:00Z" w16du:dateUtc="2026-05-27T09:10:00Z">
                  <w:rPr>
                    <w:sz w:val="18"/>
                    <w:szCs w:val="18"/>
                  </w:rPr>
                </w:rPrChange>
              </w:rPr>
              <w:pPrChange w:id="413" w:author="Jing wang" w:date="2026-05-27T17:10:00Z" w16du:dateUtc="2026-05-27T09:10:00Z">
                <w:pPr>
                  <w:spacing w:after="160" w:line="278" w:lineRule="auto"/>
                  <w:cnfStyle w:val="000000000000" w:firstRow="0" w:lastRow="0" w:firstColumn="0" w:lastColumn="0" w:oddVBand="0" w:evenVBand="0" w:oddHBand="0" w:evenHBand="0" w:firstRowFirstColumn="0" w:firstRowLastColumn="0" w:lastRowFirstColumn="0" w:lastRowLastColumn="0"/>
                </w:pPr>
              </w:pPrChange>
            </w:pPr>
            <w:r w:rsidRPr="00142A0A">
              <w:rPr>
                <w:rFonts w:hint="eastAsia"/>
                <w:sz w:val="18"/>
                <w:szCs w:val="18"/>
              </w:rPr>
              <w:t>排除：近期接受过大手术、活检、心肺复苏、不能实施压迫的穿刺。急性出血性或缺血性脑卒中病史（时间窗未明确）。</w:t>
            </w:r>
          </w:p>
        </w:tc>
        <w:tc>
          <w:tcPr>
            <w:tcW w:w="0" w:type="auto"/>
            <w:hideMark/>
          </w:tcPr>
          <w:p w14:paraId="729581B0" w14:textId="77777777" w:rsidR="00511256" w:rsidRPr="00142A0A" w:rsidRDefault="00511256">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Change w:id="414" w:author="Jing wang" w:date="2026-05-27T17:10:00Z" w16du:dateUtc="2026-05-27T09:10:00Z">
                  <w:rPr>
                    <w:sz w:val="18"/>
                    <w:szCs w:val="18"/>
                  </w:rPr>
                </w:rPrChange>
              </w:rPr>
              <w:pPrChange w:id="415" w:author="Jing wang" w:date="2026-05-27T17:10:00Z" w16du:dateUtc="2026-05-27T09:10:00Z">
                <w:pPr>
                  <w:spacing w:after="160" w:line="278" w:lineRule="auto"/>
                  <w:cnfStyle w:val="000000000000" w:firstRow="0" w:lastRow="0" w:firstColumn="0" w:lastColumn="0" w:oddVBand="0" w:evenVBand="0" w:oddHBand="0" w:evenHBand="0" w:firstRowFirstColumn="0" w:firstRowLastColumn="0" w:lastRowFirstColumn="0" w:lastRowLastColumn="0"/>
                </w:pPr>
              </w:pPrChange>
            </w:pPr>
            <w:r w:rsidRPr="00142A0A">
              <w:rPr>
                <w:rFonts w:hint="eastAsia"/>
                <w:sz w:val="18"/>
                <w:szCs w:val="18"/>
              </w:rPr>
              <w:t>排除：近期（</w:t>
            </w:r>
            <w:r w:rsidRPr="00142A0A">
              <w:rPr>
                <w:sz w:val="18"/>
                <w:szCs w:val="18"/>
              </w:rPr>
              <w:t>2~4</w:t>
            </w:r>
            <w:r w:rsidRPr="00142A0A">
              <w:rPr>
                <w:rFonts w:hint="eastAsia"/>
                <w:sz w:val="18"/>
                <w:szCs w:val="18"/>
              </w:rPr>
              <w:t>周内）接受过大手术、活检、心肺复苏、不能实施压迫的穿刺。急性出血性或缺血性脑卒中病史。</w:t>
            </w:r>
          </w:p>
        </w:tc>
        <w:tc>
          <w:tcPr>
            <w:tcW w:w="0" w:type="auto"/>
            <w:hideMark/>
          </w:tcPr>
          <w:p w14:paraId="6C9D4408" w14:textId="77777777" w:rsidR="00511256" w:rsidRPr="00142A0A" w:rsidRDefault="00511256">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Change w:id="416" w:author="Jing wang" w:date="2026-05-27T17:10:00Z" w16du:dateUtc="2026-05-27T09:10:00Z">
                  <w:rPr>
                    <w:sz w:val="18"/>
                    <w:szCs w:val="18"/>
                  </w:rPr>
                </w:rPrChange>
              </w:rPr>
              <w:pPrChange w:id="417" w:author="Jing wang" w:date="2026-05-27T17:10:00Z" w16du:dateUtc="2026-05-27T09:10:00Z">
                <w:pPr>
                  <w:spacing w:after="160" w:line="278" w:lineRule="auto"/>
                  <w:ind w:firstLine="422"/>
                  <w:cnfStyle w:val="000000000000" w:firstRow="0" w:lastRow="0" w:firstColumn="0" w:lastColumn="0" w:oddVBand="0" w:evenVBand="0" w:oddHBand="0" w:evenHBand="0" w:firstRowFirstColumn="0" w:firstRowLastColumn="0" w:lastRowFirstColumn="0" w:lastRowLastColumn="0"/>
                </w:pPr>
              </w:pPrChange>
            </w:pPr>
            <w:r w:rsidRPr="00142A0A">
              <w:rPr>
                <w:rFonts w:hint="eastAsia"/>
                <w:b/>
                <w:bCs/>
                <w:sz w:val="18"/>
                <w:szCs w:val="18"/>
              </w:rPr>
              <w:t>排除：</w:t>
            </w:r>
            <w:r w:rsidRPr="00142A0A">
              <w:rPr>
                <w:b/>
                <w:bCs/>
                <w:sz w:val="18"/>
                <w:szCs w:val="18"/>
              </w:rPr>
              <w:t>3</w:t>
            </w:r>
            <w:r w:rsidRPr="00142A0A">
              <w:rPr>
                <w:rFonts w:hint="eastAsia"/>
                <w:b/>
                <w:bCs/>
                <w:sz w:val="18"/>
                <w:szCs w:val="18"/>
              </w:rPr>
              <w:t>个月内有脑出血和</w:t>
            </w:r>
            <w:r w:rsidRPr="00142A0A">
              <w:rPr>
                <w:b/>
                <w:bCs/>
                <w:sz w:val="18"/>
                <w:szCs w:val="18"/>
              </w:rPr>
              <w:t>/</w:t>
            </w:r>
            <w:r w:rsidRPr="00142A0A">
              <w:rPr>
                <w:rFonts w:hint="eastAsia"/>
                <w:b/>
                <w:bCs/>
                <w:sz w:val="18"/>
                <w:szCs w:val="18"/>
              </w:rPr>
              <w:t>或重大手术史</w:t>
            </w:r>
            <w:r w:rsidRPr="00142A0A">
              <w:rPr>
                <w:rFonts w:hint="eastAsia"/>
                <w:sz w:val="18"/>
                <w:szCs w:val="18"/>
              </w:rPr>
              <w:t>（与您完全一致）。</w:t>
            </w:r>
          </w:p>
        </w:tc>
        <w:tc>
          <w:tcPr>
            <w:tcW w:w="0" w:type="auto"/>
            <w:hideMark/>
          </w:tcPr>
          <w:p w14:paraId="6847D3ED" w14:textId="77777777" w:rsidR="00511256" w:rsidRPr="00142A0A" w:rsidRDefault="00511256">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Change w:id="418" w:author="Jing wang" w:date="2026-05-27T17:10:00Z" w16du:dateUtc="2026-05-27T09:10:00Z">
                  <w:rPr>
                    <w:sz w:val="18"/>
                    <w:szCs w:val="18"/>
                  </w:rPr>
                </w:rPrChange>
              </w:rPr>
              <w:pPrChange w:id="419" w:author="Jing wang" w:date="2026-05-27T17:10:00Z" w16du:dateUtc="2026-05-27T09:10:00Z">
                <w:pPr>
                  <w:spacing w:after="160" w:line="278" w:lineRule="auto"/>
                  <w:ind w:firstLine="422"/>
                  <w:cnfStyle w:val="000000000000" w:firstRow="0" w:lastRow="0" w:firstColumn="0" w:lastColumn="0" w:oddVBand="0" w:evenVBand="0" w:oddHBand="0" w:evenHBand="0" w:firstRowFirstColumn="0" w:firstRowLastColumn="0" w:lastRowFirstColumn="0" w:lastRowLastColumn="0"/>
                </w:pPr>
              </w:pPrChange>
            </w:pPr>
            <w:r w:rsidRPr="00142A0A">
              <w:rPr>
                <w:rFonts w:hint="eastAsia"/>
                <w:b/>
                <w:bCs/>
                <w:sz w:val="18"/>
                <w:szCs w:val="18"/>
              </w:rPr>
              <w:t>禁忌症</w:t>
            </w:r>
            <w:r w:rsidRPr="00142A0A">
              <w:rPr>
                <w:rFonts w:hint="eastAsia"/>
                <w:sz w:val="18"/>
                <w:szCs w:val="18"/>
              </w:rPr>
              <w:t>：</w:t>
            </w:r>
            <w:r w:rsidRPr="00142A0A">
              <w:rPr>
                <w:b/>
                <w:bCs/>
                <w:sz w:val="18"/>
                <w:szCs w:val="18"/>
              </w:rPr>
              <w:t>6</w:t>
            </w:r>
            <w:r w:rsidRPr="00142A0A">
              <w:rPr>
                <w:rFonts w:hint="eastAsia"/>
                <w:b/>
                <w:bCs/>
                <w:sz w:val="18"/>
                <w:szCs w:val="18"/>
              </w:rPr>
              <w:t>个月内发生过出血性卒中</w:t>
            </w:r>
            <w:r w:rsidRPr="00142A0A">
              <w:rPr>
                <w:rFonts w:hint="eastAsia"/>
                <w:sz w:val="18"/>
                <w:szCs w:val="18"/>
              </w:rPr>
              <w:t>，</w:t>
            </w:r>
            <w:r w:rsidRPr="00142A0A">
              <w:rPr>
                <w:sz w:val="18"/>
                <w:szCs w:val="18"/>
              </w:rPr>
              <w:t>3</w:t>
            </w:r>
            <w:r w:rsidRPr="00142A0A">
              <w:rPr>
                <w:rFonts w:hint="eastAsia"/>
                <w:sz w:val="18"/>
                <w:szCs w:val="18"/>
              </w:rPr>
              <w:t>个月内发生过缺血性卒中或脑血管事件；</w:t>
            </w:r>
            <w:r w:rsidRPr="00142A0A">
              <w:rPr>
                <w:b/>
                <w:bCs/>
                <w:sz w:val="18"/>
                <w:szCs w:val="18"/>
              </w:rPr>
              <w:t>4</w:t>
            </w:r>
            <w:r w:rsidRPr="00142A0A">
              <w:rPr>
                <w:rFonts w:hint="eastAsia"/>
                <w:b/>
                <w:bCs/>
                <w:sz w:val="18"/>
                <w:szCs w:val="18"/>
              </w:rPr>
              <w:t>周内做过重大外科手术</w:t>
            </w:r>
            <w:r w:rsidRPr="00142A0A">
              <w:rPr>
                <w:rFonts w:hint="eastAsia"/>
                <w:sz w:val="18"/>
                <w:szCs w:val="18"/>
              </w:rPr>
              <w:t>。</w:t>
            </w:r>
          </w:p>
        </w:tc>
      </w:tr>
    </w:tbl>
    <w:p w14:paraId="513705B4" w14:textId="3826F100" w:rsidR="00511256" w:rsidRPr="00142A0A" w:rsidRDefault="00511256" w:rsidP="00142A0A">
      <w:pPr>
        <w:pStyle w:val="aff1"/>
      </w:pPr>
    </w:p>
  </w:footnote>
  <w:footnote w:id="14">
    <w:p w14:paraId="42271716" w14:textId="1BA3CD8D" w:rsidR="00B230BD" w:rsidRPr="00142A0A" w:rsidRDefault="00B230BD" w:rsidP="00142A0A">
      <w:pPr>
        <w:pStyle w:val="aff1"/>
      </w:pPr>
      <w:r w:rsidRPr="00142A0A">
        <w:rPr>
          <w:rStyle w:val="aff3"/>
        </w:rPr>
        <w:footnoteRef/>
      </w:r>
      <w:r w:rsidRPr="00142A0A">
        <w:t xml:space="preserve"> </w:t>
      </w:r>
      <w:r w:rsidRPr="00142A0A">
        <w:t>与产品禁忌症完全一致，也高度符合所有指南精神。</w:t>
      </w:r>
    </w:p>
  </w:footnote>
  <w:footnote w:id="15">
    <w:p w14:paraId="6BE82D85" w14:textId="56797499" w:rsidR="00B230BD" w:rsidRPr="00142A0A" w:rsidRDefault="00B230BD" w:rsidP="00142A0A">
      <w:pPr>
        <w:pStyle w:val="aff1"/>
      </w:pPr>
      <w:r w:rsidRPr="00142A0A">
        <w:rPr>
          <w:rStyle w:val="aff3"/>
        </w:rPr>
        <w:footnoteRef/>
      </w:r>
      <w:r w:rsidRPr="00142A0A">
        <w:t xml:space="preserve"> </w:t>
      </w:r>
      <w:r w:rsidRPr="00142A0A">
        <w:t>数值定义与</w:t>
      </w:r>
      <w:r w:rsidRPr="00142A0A">
        <w:t>CAVA</w:t>
      </w:r>
      <w:r w:rsidRPr="00142A0A">
        <w:t>及多份指南一致。指南</w:t>
      </w:r>
      <w:r w:rsidRPr="00142A0A">
        <w:t>3</w:t>
      </w:r>
      <w:r w:rsidRPr="00142A0A">
        <w:t>（第三版）更严格（</w:t>
      </w:r>
      <w:r w:rsidRPr="00142A0A">
        <w:t>160/110mmHg</w:t>
      </w:r>
      <w:r w:rsidRPr="00142A0A">
        <w:t>）。</w:t>
      </w:r>
      <w:r w:rsidRPr="00142A0A">
        <w:rPr>
          <w:b/>
          <w:bCs/>
        </w:rPr>
        <w:t>标准（</w:t>
      </w:r>
      <w:r w:rsidRPr="00142A0A">
        <w:rPr>
          <w:b/>
          <w:bCs/>
        </w:rPr>
        <w:t>180/100mmHg</w:t>
      </w:r>
      <w:r w:rsidRPr="00142A0A">
        <w:rPr>
          <w:b/>
          <w:bCs/>
        </w:rPr>
        <w:t>）</w:t>
      </w:r>
      <w:r w:rsidRPr="00142A0A">
        <w:t>，与</w:t>
      </w:r>
      <w:r w:rsidRPr="00142A0A">
        <w:t>CAVA</w:t>
      </w:r>
      <w:r w:rsidRPr="00142A0A">
        <w:t>和更专业的介入共识保持一致，更符合临床实际。</w:t>
      </w:r>
    </w:p>
  </w:footnote>
  <w:footnote w:id="16">
    <w:p w14:paraId="02ACFD0B" w14:textId="7840BEBC" w:rsidR="00B230BD" w:rsidRPr="00142A0A" w:rsidRDefault="00B230BD" w:rsidP="00142A0A">
      <w:pPr>
        <w:pStyle w:val="aff1"/>
      </w:pPr>
      <w:r w:rsidRPr="00142A0A">
        <w:rPr>
          <w:rStyle w:val="aff3"/>
        </w:rPr>
        <w:footnoteRef/>
      </w:r>
      <w:r w:rsidRPr="00142A0A">
        <w:t xml:space="preserve"> </w:t>
      </w:r>
      <w:r w:rsidRPr="00142A0A">
        <w:rPr>
          <w:b/>
          <w:bCs/>
        </w:rPr>
        <w:t>【需增加】排除：</w:t>
      </w:r>
      <w:r w:rsidRPr="00142A0A">
        <w:rPr>
          <w:rFonts w:hint="eastAsia"/>
          <w:b/>
          <w:bCs/>
          <w:color w:val="EE0000"/>
          <w:rPrChange w:id="421" w:author="Jing wang" w:date="2026-05-27T17:10:00Z" w16du:dateUtc="2026-05-27T09:10:00Z">
            <w:rPr>
              <w:rFonts w:hint="eastAsia"/>
              <w:b/>
              <w:bCs/>
            </w:rPr>
          </w:rPrChange>
        </w:rPr>
        <w:t>存在静脉功能不全的临床证据</w:t>
      </w:r>
      <w:r w:rsidRPr="00142A0A">
        <w:rPr>
          <w:rFonts w:hint="eastAsia"/>
          <w:b/>
          <w:bCs/>
        </w:rPr>
        <w:t>。</w:t>
      </w:r>
      <w:r w:rsidRPr="00142A0A">
        <w:t>CAVA</w:t>
      </w:r>
      <w:r w:rsidRPr="00142A0A">
        <w:t>排除了可能已患</w:t>
      </w:r>
      <w:r w:rsidRPr="00142A0A">
        <w:t>PTS</w:t>
      </w:r>
      <w:r w:rsidRPr="00142A0A">
        <w:t>的患者，确保主要终点是</w:t>
      </w:r>
      <w:r w:rsidRPr="00142A0A">
        <w:t>“</w:t>
      </w:r>
      <w:r w:rsidRPr="00142A0A">
        <w:t>新发</w:t>
      </w:r>
      <w:r w:rsidRPr="00142A0A">
        <w:t>”</w:t>
      </w:r>
      <w:r w:rsidRPr="00142A0A">
        <w:t>的。</w:t>
      </w:r>
      <w:r w:rsidRPr="00142A0A">
        <w:rPr>
          <w:b/>
          <w:bCs/>
        </w:rPr>
        <w:t>必须增加此排除标准</w:t>
      </w:r>
      <w:r w:rsidRPr="00142A0A">
        <w:t>：</w:t>
      </w:r>
      <w:r w:rsidRPr="00142A0A">
        <w:rPr>
          <w:color w:val="EE0000"/>
          <w:rPrChange w:id="422" w:author="Jing wang" w:date="2026-05-27T17:10:00Z" w16du:dateUtc="2026-05-27T09:10:00Z">
            <w:rPr/>
          </w:rPrChange>
        </w:rPr>
        <w:t>“</w:t>
      </w:r>
      <w:r w:rsidRPr="00142A0A">
        <w:rPr>
          <w:rFonts w:hint="eastAsia"/>
          <w:color w:val="EE0000"/>
          <w:rPrChange w:id="423" w:author="Jing wang" w:date="2026-05-27T17:10:00Z" w16du:dateUtc="2026-05-27T09:10:00Z">
            <w:rPr>
              <w:rFonts w:hint="eastAsia"/>
            </w:rPr>
          </w:rPrChange>
        </w:rPr>
        <w:t>靶患肢存在静脉功能不全的临床证据（如</w:t>
      </w:r>
      <w:r w:rsidRPr="00142A0A">
        <w:rPr>
          <w:color w:val="EE0000"/>
          <w:rPrChange w:id="424" w:author="Jing wang" w:date="2026-05-27T17:10:00Z" w16du:dateUtc="2026-05-27T09:10:00Z">
            <w:rPr/>
          </w:rPrChange>
        </w:rPr>
        <w:t>CEAP</w:t>
      </w:r>
      <w:r w:rsidRPr="00142A0A">
        <w:rPr>
          <w:rFonts w:hint="eastAsia"/>
          <w:color w:val="EE0000"/>
          <w:rPrChange w:id="425" w:author="Jing wang" w:date="2026-05-27T17:10:00Z" w16du:dateUtc="2026-05-27T09:10:00Z">
            <w:rPr>
              <w:rFonts w:hint="eastAsia"/>
            </w:rPr>
          </w:rPrChange>
        </w:rPr>
        <w:t>分型</w:t>
      </w:r>
      <w:r w:rsidRPr="00142A0A">
        <w:rPr>
          <w:color w:val="EE0000"/>
          <w:rPrChange w:id="426" w:author="Jing wang" w:date="2026-05-27T17:10:00Z" w16du:dateUtc="2026-05-27T09:10:00Z">
            <w:rPr/>
          </w:rPrChange>
        </w:rPr>
        <w:t>C3</w:t>
      </w:r>
      <w:r w:rsidRPr="00142A0A">
        <w:rPr>
          <w:rFonts w:hint="eastAsia"/>
          <w:color w:val="EE0000"/>
          <w:rPrChange w:id="427" w:author="Jing wang" w:date="2026-05-27T17:10:00Z" w16du:dateUtc="2026-05-27T09:10:00Z">
            <w:rPr>
              <w:rFonts w:hint="eastAsia"/>
            </w:rPr>
          </w:rPrChange>
        </w:rPr>
        <w:t>及以上：存在水肿、色素</w:t>
      </w:r>
      <w:r w:rsidRPr="00142A0A">
        <w:t>沉</w:t>
      </w:r>
      <w:bookmarkStart w:id="428" w:name="OLE_LINK24"/>
      <w:r w:rsidRPr="00142A0A">
        <w:t>着、湿疹、脂质硬化、溃疡等）</w:t>
      </w:r>
      <w:bookmarkEnd w:id="428"/>
      <w:r w:rsidRPr="00142A0A">
        <w:t>”</w:t>
      </w:r>
      <w:r w:rsidRPr="00142A0A">
        <w:t>。</w:t>
      </w:r>
    </w:p>
    <w:p w14:paraId="340FBD94" w14:textId="0C37A66A" w:rsidR="00B230BD" w:rsidRPr="00142A0A" w:rsidRDefault="00B230BD" w:rsidP="00142A0A">
      <w:pPr>
        <w:pStyle w:val="aff1"/>
      </w:pPr>
      <w:r w:rsidRPr="00142A0A">
        <w:rPr>
          <w:b/>
          <w:bCs/>
        </w:rPr>
        <w:t>【需增加】排除：活动性恶性肿瘤患者</w:t>
      </w:r>
      <w:r w:rsidRPr="00142A0A">
        <w:rPr>
          <w:rFonts w:hint="eastAsia"/>
          <w:b/>
          <w:bCs/>
        </w:rPr>
        <w:t>。</w:t>
      </w:r>
      <w:r w:rsidRPr="00142A0A">
        <w:t>CAVA</w:t>
      </w:r>
      <w:r w:rsidRPr="00142A0A">
        <w:t>排除了此类高危、预期寿命短的患者，以减少脱落和混杂。</w:t>
      </w:r>
      <w:r w:rsidRPr="00142A0A">
        <w:rPr>
          <w:b/>
          <w:bCs/>
        </w:rPr>
        <w:t>建议增加此标准</w:t>
      </w:r>
      <w:r w:rsidRPr="00142A0A">
        <w:t>：</w:t>
      </w:r>
      <w:r w:rsidRPr="00142A0A">
        <w:t>“</w:t>
      </w:r>
      <w:r w:rsidRPr="00142A0A">
        <w:rPr>
          <w:rFonts w:hint="eastAsia"/>
          <w:color w:val="EE0000"/>
          <w:rPrChange w:id="429" w:author="Jing wang" w:date="2026-05-27T17:10:00Z" w16du:dateUtc="2026-05-27T09:10:00Z">
            <w:rPr>
              <w:rFonts w:hint="eastAsia"/>
            </w:rPr>
          </w:rPrChange>
        </w:rPr>
        <w:t>患有</w:t>
      </w:r>
      <w:bookmarkStart w:id="430" w:name="OLE_LINK22"/>
      <w:r w:rsidRPr="00142A0A">
        <w:rPr>
          <w:rFonts w:hint="eastAsia"/>
          <w:color w:val="EE0000"/>
          <w:rPrChange w:id="431" w:author="Jing wang" w:date="2026-05-27T17:10:00Z" w16du:dateUtc="2026-05-27T09:10:00Z">
            <w:rPr>
              <w:rFonts w:hint="eastAsia"/>
            </w:rPr>
          </w:rPrChange>
        </w:rPr>
        <w:t>活动性恶性肿瘤</w:t>
      </w:r>
      <w:bookmarkEnd w:id="430"/>
      <w:r w:rsidRPr="00142A0A">
        <w:rPr>
          <w:rFonts w:hint="eastAsia"/>
          <w:color w:val="EE0000"/>
          <w:rPrChange w:id="432" w:author="Jing wang" w:date="2026-05-27T17:10:00Z" w16du:dateUtc="2026-05-27T09:10:00Z">
            <w:rPr>
              <w:rFonts w:hint="eastAsia"/>
            </w:rPr>
          </w:rPrChange>
        </w:rPr>
        <w:t>（如正在接受放化疗、或预计生存期少于</w:t>
      </w:r>
      <w:r w:rsidRPr="00142A0A">
        <w:rPr>
          <w:color w:val="EE0000"/>
          <w:rPrChange w:id="433" w:author="Jing wang" w:date="2026-05-27T17:10:00Z" w16du:dateUtc="2026-05-27T09:10:00Z">
            <w:rPr/>
          </w:rPrChange>
        </w:rPr>
        <w:t>1</w:t>
      </w:r>
      <w:r w:rsidRPr="00142A0A">
        <w:rPr>
          <w:rFonts w:hint="eastAsia"/>
          <w:color w:val="EE0000"/>
          <w:rPrChange w:id="434" w:author="Jing wang" w:date="2026-05-27T17:10:00Z" w16du:dateUtc="2026-05-27T09:10:00Z">
            <w:rPr>
              <w:rFonts w:hint="eastAsia"/>
            </w:rPr>
          </w:rPrChange>
        </w:rPr>
        <w:t>年）的患者</w:t>
      </w:r>
      <w:r w:rsidRPr="00142A0A">
        <w:t>”</w:t>
      </w:r>
      <w:r w:rsidRPr="00142A0A">
        <w:t>。</w:t>
      </w:r>
      <w:ins w:id="435" w:author="Jing wang" w:date="2026-05-27T16:17:00Z" w16du:dateUtc="2026-05-27T08:17:00Z">
        <w:r w:rsidR="00614FA7" w:rsidRPr="00142A0A">
          <w:rPr>
            <w:color w:val="EE0000"/>
          </w:rPr>
          <w:t xml:space="preserve"> </w:t>
        </w:r>
        <w:r w:rsidR="00614FA7" w:rsidRPr="00142A0A">
          <w:rPr>
            <w:rFonts w:hint="eastAsia"/>
            <w:color w:val="EE0000"/>
          </w:rPr>
          <w:t>排除</w:t>
        </w:r>
        <w:r w:rsidR="00614FA7" w:rsidRPr="00142A0A">
          <w:rPr>
            <w:color w:val="EE0000"/>
          </w:rPr>
          <w:t>预计生存期少于</w:t>
        </w:r>
        <w:r w:rsidR="00614FA7" w:rsidRPr="00142A0A">
          <w:rPr>
            <w:color w:val="EE0000"/>
          </w:rPr>
          <w:t>1</w:t>
        </w:r>
        <w:r w:rsidR="00614FA7" w:rsidRPr="00142A0A">
          <w:rPr>
            <w:color w:val="EE0000"/>
          </w:rPr>
          <w:t>年</w:t>
        </w:r>
        <w:r w:rsidR="00614FA7" w:rsidRPr="00142A0A">
          <w:rPr>
            <w:rFonts w:hint="eastAsia"/>
            <w:color w:val="EE0000"/>
          </w:rPr>
          <w:t>，例如</w:t>
        </w:r>
        <w:r w:rsidR="00614FA7" w:rsidRPr="00142A0A">
          <w:rPr>
            <w:color w:val="EE0000"/>
          </w:rPr>
          <w:t>活动性恶性肿瘤</w:t>
        </w:r>
        <w:r w:rsidR="00614FA7" w:rsidRPr="00142A0A">
          <w:rPr>
            <w:rFonts w:hint="eastAsia"/>
            <w:color w:val="EE0000"/>
          </w:rPr>
          <w:t>。</w:t>
        </w:r>
      </w:ins>
    </w:p>
    <w:p w14:paraId="220AB7C0" w14:textId="703FF1A7" w:rsidR="00B230BD" w:rsidRPr="00142A0A" w:rsidRDefault="00B230BD" w:rsidP="00142A0A">
      <w:pPr>
        <w:pStyle w:val="aff1"/>
      </w:pPr>
      <w:r w:rsidRPr="00142A0A">
        <w:rPr>
          <w:b/>
          <w:bCs/>
        </w:rPr>
        <w:t>【需增加】排除：严重肢体活动障碍者</w:t>
      </w:r>
      <w:r w:rsidRPr="00142A0A">
        <w:rPr>
          <w:rFonts w:hint="eastAsia"/>
          <w:b/>
          <w:bCs/>
        </w:rPr>
        <w:t>。</w:t>
      </w:r>
      <w:r w:rsidRPr="00142A0A">
        <w:t>无法下床活动会严重影响静脉回流，是</w:t>
      </w:r>
      <w:r w:rsidRPr="00142A0A">
        <w:t>PTS</w:t>
      </w:r>
      <w:r w:rsidRPr="00142A0A">
        <w:t>的独立危险因素。</w:t>
      </w:r>
      <w:r w:rsidRPr="00142A0A">
        <w:t>CAVA</w:t>
      </w:r>
      <w:r w:rsidRPr="00142A0A">
        <w:t>对此进行了排除。</w:t>
      </w:r>
      <w:r w:rsidRPr="00142A0A">
        <w:rPr>
          <w:b/>
          <w:bCs/>
        </w:rPr>
        <w:t>建议增加此标准</w:t>
      </w:r>
      <w:r w:rsidRPr="00142A0A">
        <w:t>：</w:t>
      </w:r>
      <w:r w:rsidRPr="00142A0A">
        <w:t>“</w:t>
      </w:r>
      <w:r w:rsidRPr="00142A0A">
        <w:rPr>
          <w:rFonts w:hint="eastAsia"/>
          <w:color w:val="EE0000"/>
          <w:rPrChange w:id="436" w:author="Jing wang" w:date="2026-05-27T17:10:00Z" w16du:dateUtc="2026-05-27T09:10:00Z">
            <w:rPr>
              <w:rFonts w:hint="eastAsia"/>
            </w:rPr>
          </w:rPrChange>
        </w:rPr>
        <w:t>因原发疾病（如偏瘫、骨折）导致无法独立行走或长期卧床的患者</w:t>
      </w:r>
      <w:r w:rsidRPr="00142A0A">
        <w:t>”</w:t>
      </w:r>
      <w:r w:rsidRPr="00142A0A">
        <w:t>。</w:t>
      </w:r>
    </w:p>
  </w:footnote>
  <w:footnote w:id="17">
    <w:p w14:paraId="5E9DBE74" w14:textId="6F6CCE9E" w:rsidR="003C3EA9" w:rsidRPr="00142A0A" w:rsidRDefault="003C3EA9" w:rsidP="00142A0A">
      <w:pPr>
        <w:pStyle w:val="aff1"/>
      </w:pPr>
      <w:r w:rsidRPr="00142A0A">
        <w:rPr>
          <w:rStyle w:val="aff3"/>
        </w:rPr>
        <w:footnoteRef/>
      </w:r>
      <w:r w:rsidRPr="00142A0A">
        <w:t xml:space="preserve"> </w:t>
      </w:r>
      <w:r w:rsidRPr="00142A0A">
        <w:t>与两份中国指南</w:t>
      </w:r>
      <w:r w:rsidRPr="00142A0A">
        <w:t>/</w:t>
      </w:r>
      <w:r w:rsidRPr="00142A0A">
        <w:t>共识的推荐</w:t>
      </w:r>
      <w:r w:rsidR="000972D5" w:rsidRPr="00142A0A">
        <w:rPr>
          <w:rFonts w:hint="eastAsia"/>
        </w:rPr>
        <w:t>（</w:t>
      </w:r>
      <w:r w:rsidR="000972D5" w:rsidRPr="00142A0A">
        <w:rPr>
          <w:b/>
          <w:bCs/>
        </w:rPr>
        <w:t>计算肢体周径差和获取肢体消肿率</w:t>
      </w:r>
      <w:r w:rsidR="000972D5" w:rsidRPr="00142A0A">
        <w:t>。</w:t>
      </w:r>
      <w:r w:rsidR="000972D5" w:rsidRPr="00142A0A">
        <w:rPr>
          <w:rFonts w:hint="eastAsia"/>
        </w:rPr>
        <w:t>）</w:t>
      </w:r>
      <w:r w:rsidRPr="00142A0A">
        <w:t>完全一致，是反映短期临床获益的重要指标。</w:t>
      </w:r>
    </w:p>
  </w:footnote>
  <w:footnote w:id="18">
    <w:p w14:paraId="6C2CB6BE" w14:textId="63355DAF" w:rsidR="000972D5" w:rsidRPr="00142A0A" w:rsidRDefault="000972D5" w:rsidP="00142A0A">
      <w:pPr>
        <w:pStyle w:val="aff1"/>
      </w:pPr>
      <w:r w:rsidRPr="00142A0A">
        <w:rPr>
          <w:rStyle w:val="aff3"/>
        </w:rPr>
        <w:footnoteRef/>
      </w:r>
      <w:r w:rsidRPr="00142A0A">
        <w:t xml:space="preserve"> CAVA</w:t>
      </w:r>
      <w:r w:rsidRPr="00142A0A">
        <w:t>同时报告了</w:t>
      </w:r>
      <w:r w:rsidRPr="00142A0A">
        <w:t>VCSS</w:t>
      </w:r>
      <w:r w:rsidRPr="00142A0A">
        <w:t>和</w:t>
      </w:r>
      <w:r w:rsidRPr="00142A0A">
        <w:t>Villalta</w:t>
      </w:r>
      <w:r w:rsidRPr="00142A0A">
        <w:t>均分。两者互为补充。</w:t>
      </w:r>
      <w:r w:rsidRPr="00142A0A">
        <w:t>CAVA</w:t>
      </w:r>
      <w:r w:rsidRPr="00142A0A">
        <w:rPr>
          <w:rFonts w:hint="eastAsia"/>
        </w:rPr>
        <w:t>：</w:t>
      </w:r>
      <w:r w:rsidRPr="00142A0A">
        <w:t>评估了术后</w:t>
      </w:r>
      <w:r w:rsidRPr="00142A0A">
        <w:t>12</w:t>
      </w:r>
      <w:r w:rsidRPr="00142A0A">
        <w:t>个月的</w:t>
      </w:r>
      <w:r w:rsidRPr="00142A0A">
        <w:rPr>
          <w:b/>
          <w:bCs/>
        </w:rPr>
        <w:t>平均</w:t>
      </w:r>
      <w:r w:rsidRPr="00142A0A">
        <w:rPr>
          <w:b/>
          <w:bCs/>
        </w:rPr>
        <w:t>VCSS</w:t>
      </w:r>
      <w:r w:rsidRPr="00142A0A">
        <w:rPr>
          <w:b/>
          <w:bCs/>
        </w:rPr>
        <w:t>评分</w:t>
      </w:r>
      <w:r w:rsidRPr="00142A0A">
        <w:t>和</w:t>
      </w:r>
      <w:r w:rsidRPr="00142A0A">
        <w:rPr>
          <w:b/>
          <w:bCs/>
        </w:rPr>
        <w:t>平均</w:t>
      </w:r>
      <w:r w:rsidRPr="00142A0A">
        <w:rPr>
          <w:b/>
          <w:bCs/>
        </w:rPr>
        <w:t>Villalta</w:t>
      </w:r>
      <w:r w:rsidRPr="00142A0A">
        <w:rPr>
          <w:b/>
          <w:bCs/>
        </w:rPr>
        <w:t>评分</w:t>
      </w:r>
      <w:r w:rsidRPr="00142A0A">
        <w:t>。</w:t>
      </w:r>
    </w:p>
  </w:footnote>
  <w:footnote w:id="19">
    <w:p w14:paraId="30E89C51" w14:textId="6047B484" w:rsidR="000972D5" w:rsidRPr="00142A0A" w:rsidRDefault="000972D5" w:rsidP="00142A0A">
      <w:pPr>
        <w:pStyle w:val="aff1"/>
      </w:pPr>
      <w:r w:rsidRPr="00142A0A">
        <w:rPr>
          <w:rStyle w:val="aff3"/>
        </w:rPr>
        <w:footnoteRef/>
      </w:r>
      <w:r w:rsidRPr="00142A0A">
        <w:t xml:space="preserve"> </w:t>
      </w:r>
      <w:r w:rsidRPr="00142A0A">
        <w:t>与指南推荐的疗效评价方法一致。</w:t>
      </w:r>
      <w:r w:rsidRPr="00142A0A">
        <w:rPr>
          <w:rFonts w:hint="eastAsia"/>
        </w:rPr>
        <w:t>但是，</w:t>
      </w:r>
      <w:r w:rsidRPr="00142A0A">
        <w:t>6</w:t>
      </w:r>
      <w:r w:rsidRPr="00142A0A">
        <w:t>个月时间点不足以评估真正的长期通畅性。建议增加：评估术后</w:t>
      </w:r>
      <w:r w:rsidRPr="00142A0A">
        <w:t>12</w:t>
      </w:r>
      <w:r w:rsidRPr="00142A0A">
        <w:t>个月的靶病变静脉通畅率。</w:t>
      </w:r>
      <w:r w:rsidRPr="00142A0A">
        <w:rPr>
          <w:rFonts w:hint="eastAsia"/>
        </w:rPr>
        <w:t>指南也要求</w:t>
      </w:r>
      <w:r w:rsidR="00EC55D3" w:rsidRPr="00142A0A">
        <w:t>后</w:t>
      </w:r>
      <w:r w:rsidR="00EC55D3" w:rsidRPr="00142A0A">
        <w:t>6</w:t>
      </w:r>
      <w:r w:rsidR="00EC55D3" w:rsidRPr="00142A0A">
        <w:t>、</w:t>
      </w:r>
      <w:r w:rsidR="00EC55D3" w:rsidRPr="00142A0A">
        <w:t>12</w:t>
      </w:r>
      <w:r w:rsidR="00EC55D3" w:rsidRPr="00142A0A">
        <w:t>个月行造影或超声复查。</w:t>
      </w:r>
    </w:p>
  </w:footnote>
  <w:footnote w:id="20">
    <w:p w14:paraId="766C8EF8" w14:textId="5CD36B5D" w:rsidR="000972D5" w:rsidRPr="00142A0A" w:rsidRDefault="000972D5" w:rsidP="00142A0A">
      <w:pPr>
        <w:pStyle w:val="aff1"/>
        <w:rPr>
          <w:color w:val="EE0000"/>
          <w:rPrChange w:id="544" w:author="Jing wang" w:date="2026-05-27T17:10:00Z" w16du:dateUtc="2026-05-27T09:10:00Z">
            <w:rPr/>
          </w:rPrChange>
        </w:rPr>
      </w:pPr>
      <w:r w:rsidRPr="00142A0A">
        <w:rPr>
          <w:rStyle w:val="aff3"/>
        </w:rPr>
        <w:footnoteRef/>
      </w:r>
      <w:r w:rsidRPr="00142A0A">
        <w:t xml:space="preserve"> </w:t>
      </w:r>
      <w:r w:rsidRPr="00142A0A">
        <w:t>评估了</w:t>
      </w:r>
      <w:r w:rsidRPr="00142A0A">
        <w:t>PTS</w:t>
      </w:r>
      <w:r w:rsidRPr="00142A0A">
        <w:t>，但</w:t>
      </w:r>
      <w:r w:rsidRPr="00142A0A">
        <w:rPr>
          <w:b/>
          <w:bCs/>
        </w:rPr>
        <w:t>诊断方法不标准</w:t>
      </w:r>
      <w:r w:rsidRPr="00142A0A">
        <w:t>。</w:t>
      </w:r>
      <w:r w:rsidRPr="00142A0A">
        <w:t>CAVA</w:t>
      </w:r>
      <w:r w:rsidRPr="00142A0A">
        <w:t>和临床通行标准均要求连续两次评估，以避免一过性症状被误诊。单次评估会高估</w:t>
      </w:r>
      <w:r w:rsidRPr="00142A0A">
        <w:t>PTS</w:t>
      </w:r>
      <w:r w:rsidRPr="00142A0A">
        <w:t>发生率。</w:t>
      </w:r>
      <w:r w:rsidRPr="00142A0A">
        <w:rPr>
          <w:b/>
          <w:bCs/>
        </w:rPr>
        <w:t>必须修改</w:t>
      </w:r>
      <w:r w:rsidRPr="00142A0A">
        <w:rPr>
          <w:b/>
          <w:bCs/>
        </w:rPr>
        <w:t>PTS</w:t>
      </w:r>
      <w:r w:rsidRPr="00142A0A">
        <w:rPr>
          <w:b/>
          <w:bCs/>
        </w:rPr>
        <w:t>诊断方法</w:t>
      </w:r>
      <w:r w:rsidRPr="00142A0A">
        <w:t>：</w:t>
      </w:r>
      <w:r w:rsidRPr="00142A0A">
        <w:rPr>
          <w:rFonts w:hint="eastAsia"/>
          <w:color w:val="EE0000"/>
          <w:highlight w:val="yellow"/>
          <w:rPrChange w:id="545" w:author="Jing wang" w:date="2026-05-27T17:10:00Z" w16du:dateUtc="2026-05-27T09:10:00Z">
            <w:rPr>
              <w:rFonts w:hint="eastAsia"/>
              <w:highlight w:val="yellow"/>
            </w:rPr>
          </w:rPrChange>
        </w:rPr>
        <w:t>在术后</w:t>
      </w:r>
      <w:r w:rsidRPr="00142A0A">
        <w:rPr>
          <w:color w:val="EE0000"/>
          <w:highlight w:val="yellow"/>
          <w:rPrChange w:id="546" w:author="Jing wang" w:date="2026-05-27T17:10:00Z" w16du:dateUtc="2026-05-27T09:10:00Z">
            <w:rPr>
              <w:highlight w:val="yellow"/>
            </w:rPr>
          </w:rPrChange>
        </w:rPr>
        <w:t>6</w:t>
      </w:r>
      <w:r w:rsidRPr="00142A0A">
        <w:rPr>
          <w:rFonts w:hint="eastAsia"/>
          <w:color w:val="EE0000"/>
          <w:highlight w:val="yellow"/>
          <w:rPrChange w:id="547" w:author="Jing wang" w:date="2026-05-27T17:10:00Z" w16du:dateUtc="2026-05-27T09:10:00Z">
            <w:rPr>
              <w:rFonts w:hint="eastAsia"/>
              <w:highlight w:val="yellow"/>
            </w:rPr>
          </w:rPrChange>
        </w:rPr>
        <w:t>、</w:t>
      </w:r>
      <w:r w:rsidRPr="00142A0A">
        <w:rPr>
          <w:color w:val="EE0000"/>
          <w:highlight w:val="yellow"/>
        </w:rPr>
        <w:t>12</w:t>
      </w:r>
      <w:r w:rsidRPr="00142A0A">
        <w:rPr>
          <w:rFonts w:hint="eastAsia"/>
          <w:color w:val="EE0000"/>
          <w:highlight w:val="yellow"/>
          <w:rPrChange w:id="548" w:author="Jing wang" w:date="2026-05-27T17:10:00Z" w16du:dateUtc="2026-05-27T09:10:00Z">
            <w:rPr>
              <w:rFonts w:hint="eastAsia"/>
              <w:highlight w:val="yellow"/>
            </w:rPr>
          </w:rPrChange>
        </w:rPr>
        <w:t>个月评估，</w:t>
      </w:r>
      <w:r w:rsidRPr="00142A0A">
        <w:rPr>
          <w:rFonts w:hint="eastAsia"/>
          <w:b/>
          <w:bCs/>
          <w:color w:val="EE0000"/>
          <w:highlight w:val="yellow"/>
          <w:rPrChange w:id="549" w:author="Jing wang" w:date="2026-05-27T17:10:00Z" w16du:dateUtc="2026-05-27T09:10:00Z">
            <w:rPr>
              <w:rFonts w:hint="eastAsia"/>
              <w:b/>
              <w:bCs/>
              <w:highlight w:val="yellow"/>
            </w:rPr>
          </w:rPrChange>
        </w:rPr>
        <w:t>要求连续两次</w:t>
      </w:r>
      <w:r w:rsidRPr="00142A0A">
        <w:rPr>
          <w:b/>
          <w:bCs/>
          <w:color w:val="EE0000"/>
          <w:highlight w:val="yellow"/>
          <w:rPrChange w:id="550" w:author="Jing wang" w:date="2026-05-27T17:10:00Z" w16du:dateUtc="2026-05-27T09:10:00Z">
            <w:rPr>
              <w:b/>
              <w:bCs/>
              <w:highlight w:val="yellow"/>
            </w:rPr>
          </w:rPrChange>
        </w:rPr>
        <w:t>Villalta</w:t>
      </w:r>
      <w:r w:rsidRPr="00142A0A">
        <w:rPr>
          <w:rFonts w:hint="eastAsia"/>
          <w:b/>
          <w:bCs/>
          <w:color w:val="EE0000"/>
          <w:highlight w:val="yellow"/>
          <w:rPrChange w:id="551" w:author="Jing wang" w:date="2026-05-27T17:10:00Z" w16du:dateUtc="2026-05-27T09:10:00Z">
            <w:rPr>
              <w:rFonts w:hint="eastAsia"/>
              <w:b/>
              <w:bCs/>
              <w:highlight w:val="yellow"/>
            </w:rPr>
          </w:rPrChange>
        </w:rPr>
        <w:t>≥</w:t>
      </w:r>
      <w:r w:rsidRPr="00142A0A">
        <w:rPr>
          <w:b/>
          <w:bCs/>
          <w:color w:val="EE0000"/>
          <w:highlight w:val="yellow"/>
          <w:rPrChange w:id="552" w:author="Jing wang" w:date="2026-05-27T17:10:00Z" w16du:dateUtc="2026-05-27T09:10:00Z">
            <w:rPr>
              <w:b/>
              <w:bCs/>
              <w:highlight w:val="yellow"/>
            </w:rPr>
          </w:rPrChange>
        </w:rPr>
        <w:t>5</w:t>
      </w:r>
      <w:r w:rsidRPr="00142A0A">
        <w:rPr>
          <w:rFonts w:hint="eastAsia"/>
          <w:color w:val="EE0000"/>
          <w:highlight w:val="yellow"/>
          <w:rPrChange w:id="553" w:author="Jing wang" w:date="2026-05-27T17:10:00Z" w16du:dateUtc="2026-05-27T09:10:00Z">
            <w:rPr>
              <w:rFonts w:hint="eastAsia"/>
              <w:highlight w:val="yellow"/>
            </w:rPr>
          </w:rPrChange>
        </w:rPr>
        <w:t>或出现溃疡。</w:t>
      </w:r>
    </w:p>
    <w:p w14:paraId="0A8D0983" w14:textId="5080E186" w:rsidR="000972D5" w:rsidRPr="00142A0A" w:rsidRDefault="000972D5" w:rsidP="00142A0A">
      <w:pPr>
        <w:pStyle w:val="aff1"/>
        <w:rPr>
          <w:color w:val="EE0000"/>
          <w:rPrChange w:id="554" w:author="Jing wang" w:date="2026-05-27T17:10:00Z" w16du:dateUtc="2026-05-27T09:10:00Z">
            <w:rPr/>
          </w:rPrChange>
        </w:rPr>
      </w:pPr>
      <w:r w:rsidRPr="00142A0A">
        <w:rPr>
          <w:color w:val="EE0000"/>
          <w:rPrChange w:id="555" w:author="Jing wang" w:date="2026-05-27T17:10:00Z" w16du:dateUtc="2026-05-27T09:10:00Z">
            <w:rPr/>
          </w:rPrChange>
        </w:rPr>
        <w:t>CAVA</w:t>
      </w:r>
      <w:r w:rsidRPr="00142A0A">
        <w:rPr>
          <w:rFonts w:hint="eastAsia"/>
          <w:color w:val="EE0000"/>
          <w:rPrChange w:id="556" w:author="Jing wang" w:date="2026-05-27T17:10:00Z" w16du:dateUtc="2026-05-27T09:10:00Z">
            <w:rPr>
              <w:rFonts w:hint="eastAsia"/>
            </w:rPr>
          </w:rPrChange>
        </w:rPr>
        <w:t>：术后</w:t>
      </w:r>
      <w:r w:rsidRPr="00142A0A">
        <w:rPr>
          <w:color w:val="EE0000"/>
          <w:rPrChange w:id="557" w:author="Jing wang" w:date="2026-05-27T17:10:00Z" w16du:dateUtc="2026-05-27T09:10:00Z">
            <w:rPr/>
          </w:rPrChange>
        </w:rPr>
        <w:t>12</w:t>
      </w:r>
      <w:r w:rsidRPr="00142A0A">
        <w:rPr>
          <w:rFonts w:hint="eastAsia"/>
          <w:color w:val="EE0000"/>
          <w:rPrChange w:id="558" w:author="Jing wang" w:date="2026-05-27T17:10:00Z" w16du:dateUtc="2026-05-27T09:10:00Z">
            <w:rPr>
              <w:rFonts w:hint="eastAsia"/>
            </w:rPr>
          </w:rPrChange>
        </w:rPr>
        <w:t>个月</w:t>
      </w:r>
      <w:r w:rsidRPr="00142A0A">
        <w:rPr>
          <w:color w:val="EE0000"/>
          <w:rPrChange w:id="559" w:author="Jing wang" w:date="2026-05-27T17:10:00Z" w16du:dateUtc="2026-05-27T09:10:00Z">
            <w:rPr/>
          </w:rPrChange>
        </w:rPr>
        <w:t>PTS</w:t>
      </w:r>
      <w:r w:rsidRPr="00142A0A">
        <w:rPr>
          <w:rFonts w:hint="eastAsia"/>
          <w:color w:val="EE0000"/>
          <w:rPrChange w:id="560" w:author="Jing wang" w:date="2026-05-27T17:10:00Z" w16du:dateUtc="2026-05-27T09:10:00Z">
            <w:rPr>
              <w:rFonts w:hint="eastAsia"/>
            </w:rPr>
          </w:rPrChange>
        </w:rPr>
        <w:t>发生率。</w:t>
      </w:r>
      <w:r w:rsidRPr="00142A0A">
        <w:rPr>
          <w:rFonts w:hint="eastAsia"/>
          <w:b/>
          <w:bCs/>
          <w:color w:val="EE0000"/>
          <w:rPrChange w:id="561" w:author="Jing wang" w:date="2026-05-27T17:10:00Z" w16du:dateUtc="2026-05-27T09:10:00Z">
            <w:rPr>
              <w:rFonts w:hint="eastAsia"/>
              <w:b/>
              <w:bCs/>
            </w:rPr>
          </w:rPrChange>
        </w:rPr>
        <w:t>诊断方法不同</w:t>
      </w:r>
      <w:r w:rsidRPr="00142A0A">
        <w:rPr>
          <w:rFonts w:hint="eastAsia"/>
          <w:color w:val="EE0000"/>
          <w:rPrChange w:id="562" w:author="Jing wang" w:date="2026-05-27T17:10:00Z" w16du:dateUtc="2026-05-27T09:10:00Z">
            <w:rPr>
              <w:rFonts w:hint="eastAsia"/>
            </w:rPr>
          </w:rPrChange>
        </w:rPr>
        <w:t>：需</w:t>
      </w:r>
      <w:r w:rsidRPr="00142A0A">
        <w:rPr>
          <w:rFonts w:hint="eastAsia"/>
          <w:b/>
          <w:bCs/>
          <w:color w:val="EE0000"/>
          <w:rPrChange w:id="563" w:author="Jing wang" w:date="2026-05-27T17:10:00Z" w16du:dateUtc="2026-05-27T09:10:00Z">
            <w:rPr>
              <w:rFonts w:hint="eastAsia"/>
              <w:b/>
              <w:bCs/>
            </w:rPr>
          </w:rPrChange>
        </w:rPr>
        <w:t>连续两次</w:t>
      </w:r>
      <w:r w:rsidRPr="00142A0A">
        <w:rPr>
          <w:color w:val="EE0000"/>
          <w:rPrChange w:id="564" w:author="Jing wang" w:date="2026-05-27T17:10:00Z" w16du:dateUtc="2026-05-27T09:10:00Z">
            <w:rPr/>
          </w:rPrChange>
        </w:rPr>
        <w:t>Villalta</w:t>
      </w:r>
      <w:r w:rsidRPr="00142A0A">
        <w:rPr>
          <w:rFonts w:hint="eastAsia"/>
          <w:color w:val="EE0000"/>
          <w:rPrChange w:id="565" w:author="Jing wang" w:date="2026-05-27T17:10:00Z" w16du:dateUtc="2026-05-27T09:10:00Z">
            <w:rPr>
              <w:rFonts w:hint="eastAsia"/>
            </w:rPr>
          </w:rPrChange>
        </w:rPr>
        <w:t>≥</w:t>
      </w:r>
      <w:r w:rsidRPr="00142A0A">
        <w:rPr>
          <w:color w:val="EE0000"/>
          <w:rPrChange w:id="566" w:author="Jing wang" w:date="2026-05-27T17:10:00Z" w16du:dateUtc="2026-05-27T09:10:00Z">
            <w:rPr/>
          </w:rPrChange>
        </w:rPr>
        <w:t>5</w:t>
      </w:r>
      <w:r w:rsidRPr="00142A0A">
        <w:rPr>
          <w:rFonts w:hint="eastAsia"/>
          <w:color w:val="EE0000"/>
          <w:rPrChange w:id="567" w:author="Jing wang" w:date="2026-05-27T17:10:00Z" w16du:dateUtc="2026-05-27T09:10:00Z">
            <w:rPr>
              <w:rFonts w:hint="eastAsia"/>
            </w:rPr>
          </w:rPrChange>
        </w:rPr>
        <w:t>或出现溃疡。</w:t>
      </w:r>
    </w:p>
    <w:p w14:paraId="21DF7CAF" w14:textId="77777777" w:rsidR="00EC55D3" w:rsidRPr="00142A0A" w:rsidRDefault="00EC55D3" w:rsidP="00142A0A">
      <w:pPr>
        <w:pStyle w:val="aff1"/>
      </w:pPr>
    </w:p>
  </w:footnote>
  <w:footnote w:id="21">
    <w:p w14:paraId="29885473" w14:textId="7DDF2039" w:rsidR="00EC55D3" w:rsidRPr="00142A0A" w:rsidRDefault="00EC55D3" w:rsidP="00142A0A">
      <w:pPr>
        <w:pStyle w:val="aff1"/>
      </w:pPr>
      <w:r w:rsidRPr="00142A0A">
        <w:rPr>
          <w:rStyle w:val="aff3"/>
        </w:rPr>
        <w:footnoteRef/>
      </w:r>
      <w:r w:rsidRPr="00142A0A">
        <w:t xml:space="preserve"> </w:t>
      </w:r>
      <w:r w:rsidRPr="00142A0A">
        <w:rPr>
          <w:b/>
          <w:bCs/>
          <w:highlight w:val="yellow"/>
        </w:rPr>
        <w:t>增加</w:t>
      </w:r>
      <w:r w:rsidRPr="00142A0A">
        <w:rPr>
          <w:highlight w:val="yellow"/>
        </w:rPr>
        <w:t>：</w:t>
      </w:r>
      <w:r w:rsidRPr="00142A0A">
        <w:rPr>
          <w:highlight w:val="yellow"/>
        </w:rPr>
        <w:t>“</w:t>
      </w:r>
      <w:r w:rsidRPr="00142A0A">
        <w:rPr>
          <w:highlight w:val="yellow"/>
        </w:rPr>
        <w:t>术后</w:t>
      </w:r>
      <w:r w:rsidRPr="00142A0A">
        <w:rPr>
          <w:highlight w:val="yellow"/>
        </w:rPr>
        <w:t>12</w:t>
      </w:r>
      <w:r w:rsidRPr="00142A0A">
        <w:rPr>
          <w:highlight w:val="yellow"/>
        </w:rPr>
        <w:t>个月内</w:t>
      </w:r>
      <w:bookmarkStart w:id="572" w:name="OLE_LINK25"/>
      <w:r w:rsidRPr="00142A0A">
        <w:rPr>
          <w:highlight w:val="yellow"/>
        </w:rPr>
        <w:t>靶血管</w:t>
      </w:r>
      <w:r w:rsidRPr="00142A0A">
        <w:rPr>
          <w:highlight w:val="yellow"/>
        </w:rPr>
        <w:t>DVT</w:t>
      </w:r>
      <w:r w:rsidRPr="00142A0A">
        <w:rPr>
          <w:highlight w:val="yellow"/>
        </w:rPr>
        <w:t>复发率</w:t>
      </w:r>
      <w:bookmarkEnd w:id="572"/>
      <w:r w:rsidRPr="00142A0A">
        <w:rPr>
          <w:highlight w:val="yellow"/>
        </w:rPr>
        <w:t>”</w:t>
      </w:r>
      <w:r w:rsidRPr="00142A0A">
        <w:rPr>
          <w:highlight w:val="yellow"/>
        </w:rPr>
        <w:t>作为安全性或次要终点。</w:t>
      </w:r>
      <w:r w:rsidRPr="00142A0A">
        <w:rPr>
          <w:rFonts w:hint="eastAsia"/>
          <w:highlight w:val="yellow"/>
        </w:rPr>
        <w:t>？？？</w:t>
      </w:r>
      <w:r w:rsidRPr="00142A0A">
        <w:rPr>
          <w:highlight w:val="yellow"/>
        </w:rPr>
        <w:t>CAVA</w:t>
      </w:r>
      <w:r w:rsidRPr="00142A0A">
        <w:rPr>
          <w:rFonts w:hint="eastAsia"/>
          <w:highlight w:val="yellow"/>
        </w:rPr>
        <w:t>：</w:t>
      </w:r>
      <w:r w:rsidRPr="00142A0A">
        <w:t>记录随访期间的</w:t>
      </w:r>
      <w:r w:rsidRPr="00142A0A">
        <w:rPr>
          <w:rFonts w:hint="eastAsia"/>
          <w:highlight w:val="yellow"/>
          <w:rPrChange w:id="573" w:author="Jing wang" w:date="2026-05-27T17:10:00Z" w16du:dateUtc="2026-05-27T09:10:00Z">
            <w:rPr>
              <w:rFonts w:hint="eastAsia"/>
            </w:rPr>
          </w:rPrChange>
        </w:rPr>
        <w:t>复发</w:t>
      </w:r>
      <w:r w:rsidRPr="00142A0A">
        <w:t>性</w:t>
      </w:r>
      <w:r w:rsidRPr="00142A0A">
        <w:t>VTE</w:t>
      </w:r>
      <w:r w:rsidRPr="00142A0A">
        <w:t>。</w:t>
      </w:r>
      <w:ins w:id="574" w:author="Jing wang" w:date="2026-05-27T16:23:00Z" w16du:dateUtc="2026-05-27T08:23:00Z">
        <w:r w:rsidR="00614FA7" w:rsidRPr="00142A0A">
          <w:t>-----</w:t>
        </w:r>
        <w:r w:rsidR="00614FA7" w:rsidRPr="00142A0A">
          <w:rPr>
            <w:rFonts w:hint="eastAsia"/>
            <w:color w:val="EE0000"/>
            <w:rPrChange w:id="575" w:author="Jing wang" w:date="2026-05-27T17:10:00Z" w16du:dateUtc="2026-05-27T09:10:00Z">
              <w:rPr>
                <w:rFonts w:hint="eastAsia"/>
              </w:rPr>
            </w:rPrChange>
          </w:rPr>
          <w:t>超声还是</w:t>
        </w:r>
        <w:r w:rsidR="00614FA7" w:rsidRPr="00142A0A">
          <w:rPr>
            <w:color w:val="EE0000"/>
            <w:rPrChange w:id="576" w:author="Jing wang" w:date="2026-05-27T17:10:00Z" w16du:dateUtc="2026-05-27T09:10:00Z">
              <w:rPr/>
            </w:rPrChange>
          </w:rPr>
          <w:t>DSA</w:t>
        </w:r>
        <w:r w:rsidR="00614FA7" w:rsidRPr="00142A0A">
          <w:rPr>
            <w:rFonts w:hint="eastAsia"/>
            <w:color w:val="EE0000"/>
            <w:rPrChange w:id="577" w:author="Jing wang" w:date="2026-05-27T17:10:00Z" w16du:dateUtc="2026-05-27T09:10:00Z">
              <w:rPr>
                <w:rFonts w:hint="eastAsia"/>
              </w:rPr>
            </w:rPrChange>
          </w:rPr>
          <w:t>？（出处</w:t>
        </w:r>
        <w:r w:rsidR="00614FA7" w:rsidRPr="00142A0A">
          <w:rPr>
            <w:rFonts w:hint="eastAsia"/>
          </w:rPr>
          <w:t>）</w:t>
        </w:r>
      </w:ins>
      <w:r w:rsidRPr="00142A0A">
        <w:rPr>
          <w:b/>
          <w:bCs/>
        </w:rPr>
        <w:t>增加</w:t>
      </w:r>
      <w:r w:rsidRPr="00142A0A">
        <w:t>：</w:t>
      </w:r>
      <w:r w:rsidRPr="00142A0A">
        <w:t>“</w:t>
      </w:r>
      <w:r w:rsidRPr="00142A0A">
        <w:t>穿刺点并发症（如血肿、假性动脉瘤、动静脉瘘、感染等）发生率</w:t>
      </w:r>
      <w:r w:rsidRPr="00142A0A">
        <w:t>”</w:t>
      </w:r>
      <w:r w:rsidRPr="00142A0A">
        <w:t>。</w:t>
      </w:r>
      <w:r w:rsidRPr="00142A0A">
        <w:rPr>
          <w:rFonts w:hint="eastAsia"/>
        </w:rPr>
        <w:t>？？？指南中提及：</w:t>
      </w:r>
      <w:r w:rsidRPr="00142A0A">
        <w:t>穿刺点渗血或皮下淤血斑是轻微出血。</w:t>
      </w:r>
    </w:p>
  </w:footnote>
  <w:footnote w:id="22">
    <w:p w14:paraId="53C0F7ED" w14:textId="097ECD09" w:rsidR="00EC55D3" w:rsidRPr="00142A0A" w:rsidRDefault="00EC55D3" w:rsidP="00142A0A">
      <w:pPr>
        <w:pStyle w:val="aff1"/>
      </w:pPr>
      <w:r w:rsidRPr="00142A0A">
        <w:rPr>
          <w:rStyle w:val="aff3"/>
        </w:rPr>
        <w:footnoteRef/>
      </w:r>
      <w:r w:rsidRPr="00142A0A">
        <w:t xml:space="preserve"> CAVA</w:t>
      </w:r>
      <w:r w:rsidRPr="00142A0A">
        <w:rPr>
          <w:rFonts w:hint="eastAsia"/>
        </w:rPr>
        <w:t>：</w:t>
      </w:r>
      <w:r w:rsidRPr="00142A0A">
        <w:rPr>
          <w:b/>
          <w:bCs/>
        </w:rPr>
        <w:t>主要安全指标</w:t>
      </w:r>
      <w:r w:rsidRPr="00142A0A">
        <w:t>：</w:t>
      </w:r>
      <w:r w:rsidRPr="00142A0A">
        <w:rPr>
          <w:b/>
          <w:bCs/>
        </w:rPr>
        <w:t>大出血</w:t>
      </w:r>
      <w:r w:rsidRPr="00142A0A">
        <w:t>。</w:t>
      </w:r>
    </w:p>
  </w:footnote>
  <w:footnote w:id="23">
    <w:p w14:paraId="5A27D266" w14:textId="71E41018" w:rsidR="00B0732A" w:rsidRPr="00142A0A" w:rsidRDefault="00B0732A" w:rsidP="00142A0A">
      <w:pPr>
        <w:pStyle w:val="aff1"/>
      </w:pPr>
      <w:r w:rsidRPr="00142A0A">
        <w:rPr>
          <w:rStyle w:val="aff3"/>
          <w:highlight w:val="yellow"/>
        </w:rPr>
        <w:footnoteRef/>
      </w:r>
      <w:r w:rsidRPr="00142A0A">
        <w:rPr>
          <w:highlight w:val="yellow"/>
        </w:rPr>
        <w:t xml:space="preserve"> </w:t>
      </w:r>
      <w:r w:rsidRPr="00142A0A">
        <w:rPr>
          <w:rFonts w:hint="eastAsia"/>
          <w:highlight w:val="yellow"/>
        </w:rPr>
        <w:t>待更新</w:t>
      </w:r>
    </w:p>
  </w:footnote>
  <w:footnote w:id="24">
    <w:p w14:paraId="5374187A" w14:textId="17CE91DC" w:rsidR="006340EB" w:rsidRPr="00142A0A" w:rsidDel="00DA4CA8" w:rsidRDefault="006340EB" w:rsidP="00142A0A">
      <w:pPr>
        <w:pStyle w:val="aff1"/>
        <w:rPr>
          <w:del w:id="733" w:author="Jamie Wang" w:date="2026-05-28T15:03:00Z" w16du:dateUtc="2026-05-28T07:03:00Z"/>
          <w:color w:val="EE0000"/>
          <w:rPrChange w:id="734" w:author="Jing wang" w:date="2026-05-27T17:10:00Z" w16du:dateUtc="2026-05-27T09:10:00Z">
            <w:rPr>
              <w:del w:id="735" w:author="Jamie Wang" w:date="2026-05-28T15:03:00Z" w16du:dateUtc="2026-05-28T07:03:00Z"/>
            </w:rPr>
          </w:rPrChange>
        </w:rPr>
      </w:pPr>
      <w:del w:id="736" w:author="Jamie Wang" w:date="2026-05-28T15:03:00Z" w16du:dateUtc="2026-05-28T07:03:00Z">
        <w:r w:rsidRPr="00142A0A" w:rsidDel="00DA4CA8">
          <w:rPr>
            <w:rStyle w:val="aff3"/>
          </w:rPr>
          <w:footnoteRef/>
        </w:r>
        <w:r w:rsidRPr="00142A0A" w:rsidDel="00DA4CA8">
          <w:delText xml:space="preserve"> </w:delText>
        </w:r>
        <w:r w:rsidRPr="00142A0A" w:rsidDel="00DA4CA8">
          <w:delText>将</w:delText>
        </w:r>
        <w:r w:rsidRPr="00142A0A" w:rsidDel="00DA4CA8">
          <w:delText>“</w:delText>
        </w:r>
        <w:r w:rsidRPr="00142A0A" w:rsidDel="00DA4CA8">
          <w:delText>研究者评估成功</w:delText>
        </w:r>
        <w:r w:rsidRPr="00142A0A" w:rsidDel="00DA4CA8">
          <w:delText>”</w:delText>
        </w:r>
        <w:r w:rsidRPr="00142A0A" w:rsidDel="00DA4CA8">
          <w:delText>作为终止条件，可能引入主观性。</w:delText>
        </w:r>
        <w:r w:rsidRPr="00142A0A" w:rsidDel="00DA4CA8">
          <w:rPr>
            <w:rFonts w:hint="eastAsia"/>
            <w:b/>
            <w:bCs/>
            <w:color w:val="EE0000"/>
            <w:highlight w:val="yellow"/>
            <w:rPrChange w:id="737" w:author="Jing wang" w:date="2026-05-27T17:10:00Z" w16du:dateUtc="2026-05-27T09:10:00Z">
              <w:rPr>
                <w:rFonts w:hint="eastAsia"/>
                <w:b/>
                <w:bCs/>
                <w:highlight w:val="yellow"/>
              </w:rPr>
            </w:rPrChange>
          </w:rPr>
          <w:delText>建议将此条具体化</w:delText>
        </w:r>
        <w:r w:rsidRPr="00142A0A" w:rsidDel="00DA4CA8">
          <w:rPr>
            <w:rFonts w:hint="eastAsia"/>
            <w:color w:val="EE0000"/>
            <w:highlight w:val="yellow"/>
            <w:rPrChange w:id="738" w:author="Jing wang" w:date="2026-05-27T17:10:00Z" w16du:dateUtc="2026-05-27T09:10:00Z">
              <w:rPr>
                <w:rFonts w:hint="eastAsia"/>
                <w:highlight w:val="yellow"/>
              </w:rPr>
            </w:rPrChange>
          </w:rPr>
          <w:delText>，如</w:delText>
        </w:r>
        <w:r w:rsidRPr="00142A0A" w:rsidDel="00DA4CA8">
          <w:rPr>
            <w:color w:val="EE0000"/>
            <w:highlight w:val="yellow"/>
            <w:rPrChange w:id="739" w:author="Jing wang" w:date="2026-05-27T17:10:00Z" w16du:dateUtc="2026-05-27T09:10:00Z">
              <w:rPr>
                <w:highlight w:val="yellow"/>
              </w:rPr>
            </w:rPrChange>
          </w:rPr>
          <w:delText>“</w:delText>
        </w:r>
        <w:r w:rsidRPr="00142A0A" w:rsidDel="00DA4CA8">
          <w:rPr>
            <w:rFonts w:hint="eastAsia"/>
            <w:color w:val="EE0000"/>
            <w:highlight w:val="yellow"/>
            <w:rPrChange w:id="740" w:author="Jing wang" w:date="2026-05-27T17:10:00Z" w16du:dateUtc="2026-05-27T09:10:00Z">
              <w:rPr>
                <w:rFonts w:hint="eastAsia"/>
                <w:highlight w:val="yellow"/>
              </w:rPr>
            </w:rPrChange>
          </w:rPr>
          <w:delText>造影显示血栓清除率达</w:delText>
        </w:r>
        <w:r w:rsidRPr="00142A0A" w:rsidDel="00DA4CA8">
          <w:rPr>
            <w:color w:val="EE0000"/>
            <w:highlight w:val="yellow"/>
            <w:rPrChange w:id="741" w:author="Jing wang" w:date="2026-05-27T17:10:00Z" w16du:dateUtc="2026-05-27T09:10:00Z">
              <w:rPr>
                <w:highlight w:val="yellow"/>
              </w:rPr>
            </w:rPrChange>
          </w:rPr>
          <w:delText>90%</w:delText>
        </w:r>
        <w:r w:rsidRPr="00142A0A" w:rsidDel="00DA4CA8">
          <w:rPr>
            <w:rFonts w:hint="eastAsia"/>
            <w:color w:val="EE0000"/>
            <w:highlight w:val="yellow"/>
            <w:rPrChange w:id="742" w:author="Jing wang" w:date="2026-05-27T17:10:00Z" w16du:dateUtc="2026-05-27T09:10:00Z">
              <w:rPr>
                <w:rFonts w:hint="eastAsia"/>
                <w:highlight w:val="yellow"/>
              </w:rPr>
            </w:rPrChange>
          </w:rPr>
          <w:delText>以上，且超声提示主干血流恢复</w:delText>
        </w:r>
        <w:r w:rsidRPr="00142A0A" w:rsidDel="00DA4CA8">
          <w:rPr>
            <w:color w:val="EE0000"/>
            <w:highlight w:val="yellow"/>
            <w:rPrChange w:id="743" w:author="Jing wang" w:date="2026-05-27T17:10:00Z" w16du:dateUtc="2026-05-27T09:10:00Z">
              <w:rPr>
                <w:highlight w:val="yellow"/>
              </w:rPr>
            </w:rPrChange>
          </w:rPr>
          <w:delText>”</w:delText>
        </w:r>
        <w:r w:rsidRPr="00142A0A" w:rsidDel="00DA4CA8">
          <w:rPr>
            <w:rFonts w:hint="eastAsia"/>
            <w:color w:val="EE0000"/>
            <w:highlight w:val="yellow"/>
            <w:rPrChange w:id="744" w:author="Jing wang" w:date="2026-05-27T17:10:00Z" w16du:dateUtc="2026-05-27T09:10:00Z">
              <w:rPr>
                <w:rFonts w:hint="eastAsia"/>
                <w:highlight w:val="yellow"/>
              </w:rPr>
            </w:rPrChange>
          </w:rPr>
          <w:delText>。</w:delText>
        </w:r>
      </w:del>
    </w:p>
  </w:footnote>
  <w:footnote w:id="25">
    <w:p w14:paraId="2C023F59" w14:textId="688DB1CA" w:rsidR="006340EB" w:rsidRPr="00142A0A" w:rsidRDefault="006340EB" w:rsidP="00142A0A">
      <w:pPr>
        <w:pStyle w:val="aff1"/>
      </w:pPr>
      <w:r w:rsidRPr="00142A0A">
        <w:rPr>
          <w:rStyle w:val="aff3"/>
        </w:rPr>
        <w:footnoteRef/>
      </w:r>
      <w:r w:rsidRPr="00142A0A">
        <w:t xml:space="preserve"> </w:t>
      </w:r>
      <w:r w:rsidRPr="00142A0A">
        <w:t>根据实际情况</w:t>
      </w:r>
      <w:r w:rsidRPr="00142A0A">
        <w:t>”</w:t>
      </w:r>
      <w:r w:rsidRPr="00142A0A">
        <w:t>的表述过于模糊。指南均要求规律监测。</w:t>
      </w:r>
      <w:r w:rsidRPr="00142A0A">
        <w:rPr>
          <w:b/>
          <w:bCs/>
        </w:rPr>
        <w:t>必须修改</w:t>
      </w:r>
      <w:r w:rsidRPr="00142A0A">
        <w:t>：明确监测频率，如</w:t>
      </w:r>
      <w:r w:rsidRPr="00142A0A">
        <w:rPr>
          <w:b/>
          <w:bCs/>
        </w:rPr>
        <w:t>“</w:t>
      </w:r>
      <w:r w:rsidRPr="00142A0A">
        <w:rPr>
          <w:b/>
          <w:bCs/>
        </w:rPr>
        <w:t>溶栓期间，每</w:t>
      </w:r>
      <w:r w:rsidRPr="00142A0A">
        <w:rPr>
          <w:b/>
          <w:bCs/>
        </w:rPr>
        <w:t>4-6</w:t>
      </w:r>
      <w:r w:rsidRPr="00142A0A">
        <w:rPr>
          <w:b/>
          <w:bCs/>
        </w:rPr>
        <w:t>小时监测一次</w:t>
      </w:r>
      <w:r w:rsidRPr="00142A0A">
        <w:rPr>
          <w:b/>
          <w:bCs/>
        </w:rPr>
        <w:t>Fg</w:t>
      </w:r>
      <w:r w:rsidRPr="00142A0A">
        <w:rPr>
          <w:b/>
          <w:bCs/>
        </w:rPr>
        <w:t>，每日监测血常规</w:t>
      </w:r>
      <w:r w:rsidRPr="00142A0A">
        <w:rPr>
          <w:b/>
          <w:bCs/>
        </w:rPr>
        <w:t>”</w:t>
      </w:r>
      <w:r w:rsidRPr="00142A0A">
        <w:t>。</w:t>
      </w:r>
      <w:r w:rsidRPr="00142A0A">
        <w:rPr>
          <w:color w:val="EE0000"/>
          <w:rPrChange w:id="778" w:author="Jing wang" w:date="2026-05-27T17:10:00Z" w16du:dateUtc="2026-05-27T09:10:00Z">
            <w:rPr/>
          </w:rPrChange>
        </w:rPr>
        <w:t>CAVA</w:t>
      </w:r>
      <w:r w:rsidRPr="00142A0A">
        <w:rPr>
          <w:rFonts w:hint="eastAsia"/>
          <w:color w:val="EE0000"/>
          <w:rPrChange w:id="779" w:author="Jing wang" w:date="2026-05-27T17:10:00Z" w16du:dateUtc="2026-05-27T09:10:00Z">
            <w:rPr>
              <w:rFonts w:hint="eastAsia"/>
            </w:rPr>
          </w:rPrChange>
        </w:rPr>
        <w:t>：凝血状态</w:t>
      </w:r>
      <w:bookmarkStart w:id="780" w:name="OLE_LINK27"/>
      <w:r w:rsidRPr="00142A0A">
        <w:rPr>
          <w:rFonts w:hint="eastAsia"/>
          <w:b/>
          <w:bCs/>
          <w:color w:val="EE0000"/>
          <w:rPrChange w:id="781" w:author="Jing wang" w:date="2026-05-27T17:10:00Z" w16du:dateUtc="2026-05-27T09:10:00Z">
            <w:rPr>
              <w:rFonts w:hint="eastAsia"/>
              <w:b/>
              <w:bCs/>
            </w:rPr>
          </w:rPrChange>
        </w:rPr>
        <w:t>每</w:t>
      </w:r>
      <w:r w:rsidRPr="00142A0A">
        <w:rPr>
          <w:b/>
          <w:bCs/>
          <w:color w:val="EE0000"/>
          <w:rPrChange w:id="782" w:author="Jing wang" w:date="2026-05-27T17:10:00Z" w16du:dateUtc="2026-05-27T09:10:00Z">
            <w:rPr>
              <w:b/>
              <w:bCs/>
            </w:rPr>
          </w:rPrChange>
        </w:rPr>
        <w:t>6</w:t>
      </w:r>
      <w:r w:rsidRPr="00142A0A">
        <w:rPr>
          <w:rFonts w:hint="eastAsia"/>
          <w:b/>
          <w:bCs/>
          <w:color w:val="EE0000"/>
          <w:rPrChange w:id="783" w:author="Jing wang" w:date="2026-05-27T17:10:00Z" w16du:dateUtc="2026-05-27T09:10:00Z">
            <w:rPr>
              <w:rFonts w:hint="eastAsia"/>
              <w:b/>
              <w:bCs/>
            </w:rPr>
          </w:rPrChange>
        </w:rPr>
        <w:t>小时评估一次</w:t>
      </w:r>
      <w:bookmarkEnd w:id="780"/>
      <w:r w:rsidRPr="00142A0A">
        <w:rPr>
          <w:rFonts w:hint="eastAsia"/>
          <w:color w:val="EE0000"/>
          <w:rPrChange w:id="784" w:author="Jing wang" w:date="2026-05-27T17:10:00Z" w16du:dateUtc="2026-05-27T09:10:00Z">
            <w:rPr>
              <w:rFonts w:hint="eastAsia"/>
            </w:rPr>
          </w:rPrChange>
        </w:rPr>
        <w:t>，</w:t>
      </w:r>
      <w:r w:rsidRPr="00142A0A">
        <w:t>以调整剂量、中断或终止。</w:t>
      </w:r>
      <w:r w:rsidRPr="00142A0A">
        <w:rPr>
          <w:rFonts w:hint="eastAsia"/>
        </w:rPr>
        <w:t>《介入》：</w:t>
      </w:r>
      <w:r w:rsidRPr="00142A0A">
        <w:rPr>
          <w:b/>
          <w:bCs/>
        </w:rPr>
        <w:t>每日监测凝血常规</w:t>
      </w:r>
      <w:r w:rsidRPr="00142A0A">
        <w:t>，</w:t>
      </w:r>
      <w:r w:rsidRPr="00142A0A">
        <w:t>Fg&lt;1.5g/L</w:t>
      </w:r>
      <w:r w:rsidRPr="00142A0A">
        <w:t>减量，</w:t>
      </w:r>
      <w:r w:rsidRPr="00142A0A">
        <w:t>Fg&lt;1.0g/L</w:t>
      </w:r>
      <w:r w:rsidRPr="00142A0A">
        <w:t>停药。</w:t>
      </w:r>
    </w:p>
  </w:footnote>
  <w:footnote w:id="26">
    <w:p w14:paraId="11C0943A" w14:textId="77777777" w:rsidR="002F294A" w:rsidRPr="00142A0A" w:rsidRDefault="002F294A">
      <w:pPr>
        <w:rPr>
          <w:sz w:val="18"/>
          <w:szCs w:val="18"/>
          <w:rPrChange w:id="820" w:author="Jing wang" w:date="2026-05-27T17:10:00Z" w16du:dateUtc="2026-05-27T09:10:00Z">
            <w:rPr/>
          </w:rPrChange>
        </w:rPr>
        <w:pPrChange w:id="821" w:author="Jing wang" w:date="2026-05-27T17:10:00Z" w16du:dateUtc="2026-05-27T09:10:00Z">
          <w:pPr>
            <w:spacing w:after="160" w:line="278" w:lineRule="auto"/>
          </w:pPr>
        </w:pPrChange>
      </w:pPr>
      <w:r w:rsidRPr="00142A0A">
        <w:rPr>
          <w:rStyle w:val="aff3"/>
          <w:sz w:val="18"/>
          <w:szCs w:val="18"/>
          <w:rPrChange w:id="822" w:author="Jing wang" w:date="2026-05-27T17:10:00Z" w16du:dateUtc="2026-05-27T09:10:00Z">
            <w:rPr>
              <w:rStyle w:val="aff3"/>
            </w:rPr>
          </w:rPrChange>
        </w:rPr>
        <w:footnoteRef/>
      </w:r>
      <w:r w:rsidRPr="00142A0A">
        <w:rPr>
          <w:sz w:val="18"/>
          <w:szCs w:val="18"/>
          <w:rPrChange w:id="823" w:author="Jing wang" w:date="2026-05-27T17:10:00Z" w16du:dateUtc="2026-05-27T09:10:00Z">
            <w:rPr/>
          </w:rPrChange>
        </w:rPr>
        <w:t xml:space="preserve"> </w:t>
      </w:r>
      <w:r w:rsidRPr="00142A0A">
        <w:rPr>
          <w:b/>
          <w:bCs/>
          <w:sz w:val="18"/>
          <w:szCs w:val="18"/>
          <w:rPrChange w:id="824" w:author="Jing wang" w:date="2026-05-27T17:10:00Z" w16du:dateUtc="2026-05-27T09:10:00Z">
            <w:rPr>
              <w:b/>
              <w:bCs/>
            </w:rPr>
          </w:rPrChange>
        </w:rPr>
        <w:t xml:space="preserve">1. </w:t>
      </w:r>
      <w:r w:rsidRPr="00142A0A">
        <w:rPr>
          <w:rFonts w:hint="eastAsia"/>
          <w:b/>
          <w:bCs/>
          <w:sz w:val="18"/>
          <w:szCs w:val="18"/>
          <w:rPrChange w:id="825" w:author="Jing wang" w:date="2026-05-27T17:10:00Z" w16du:dateUtc="2026-05-27T09:10:00Z">
            <w:rPr>
              <w:rFonts w:hint="eastAsia"/>
              <w:b/>
              <w:bCs/>
            </w:rPr>
          </w:rPrChange>
        </w:rPr>
        <w:t>给药方案概述</w:t>
      </w:r>
      <w:r w:rsidRPr="00142A0A">
        <w:rPr>
          <w:sz w:val="18"/>
          <w:szCs w:val="18"/>
          <w:rPrChange w:id="826" w:author="Jing wang" w:date="2026-05-27T17:10:00Z" w16du:dateUtc="2026-05-27T09:10:00Z">
            <w:rPr/>
          </w:rPrChange>
        </w:rPr>
        <w:br/>
      </w:r>
      <w:r w:rsidRPr="00142A0A">
        <w:rPr>
          <w:rFonts w:hint="eastAsia"/>
          <w:sz w:val="18"/>
          <w:szCs w:val="18"/>
          <w:rPrChange w:id="827" w:author="Jing wang" w:date="2026-05-27T17:10:00Z" w16du:dateUtc="2026-05-27T09:10:00Z">
            <w:rPr>
              <w:rFonts w:hint="eastAsia"/>
            </w:rPr>
          </w:rPrChange>
        </w:rPr>
        <w:t>采用</w:t>
      </w:r>
      <w:r w:rsidRPr="00142A0A">
        <w:rPr>
          <w:sz w:val="18"/>
          <w:szCs w:val="18"/>
          <w:rPrChange w:id="828" w:author="Jing wang" w:date="2026-05-27T17:10:00Z" w16du:dateUtc="2026-05-27T09:10:00Z">
            <w:rPr/>
          </w:rPrChange>
        </w:rPr>
        <w:t>“</w:t>
      </w:r>
      <w:r w:rsidRPr="00142A0A">
        <w:rPr>
          <w:rFonts w:hint="eastAsia"/>
          <w:sz w:val="18"/>
          <w:szCs w:val="18"/>
          <w:rPrChange w:id="829" w:author="Jing wang" w:date="2026-05-27T17:10:00Z" w16du:dateUtc="2026-05-27T09:10:00Z">
            <w:rPr>
              <w:rFonts w:hint="eastAsia"/>
            </w:rPr>
          </w:rPrChange>
        </w:rPr>
        <w:t>初始冲击给药</w:t>
      </w:r>
      <w:r w:rsidRPr="00142A0A">
        <w:rPr>
          <w:sz w:val="18"/>
          <w:szCs w:val="18"/>
          <w:rPrChange w:id="830" w:author="Jing wang" w:date="2026-05-27T17:10:00Z" w16du:dateUtc="2026-05-27T09:10:00Z">
            <w:rPr/>
          </w:rPrChange>
        </w:rPr>
        <w:t xml:space="preserve"> + </w:t>
      </w:r>
      <w:r w:rsidRPr="00142A0A">
        <w:rPr>
          <w:rFonts w:hint="eastAsia"/>
          <w:sz w:val="18"/>
          <w:szCs w:val="18"/>
          <w:rPrChange w:id="831" w:author="Jing wang" w:date="2026-05-27T17:10:00Z" w16du:dateUtc="2026-05-27T09:10:00Z">
            <w:rPr>
              <w:rFonts w:hint="eastAsia"/>
            </w:rPr>
          </w:rPrChange>
        </w:rPr>
        <w:t>后续持续恒速泵入</w:t>
      </w:r>
      <w:r w:rsidRPr="00142A0A">
        <w:rPr>
          <w:sz w:val="18"/>
          <w:szCs w:val="18"/>
          <w:rPrChange w:id="832" w:author="Jing wang" w:date="2026-05-27T17:10:00Z" w16du:dateUtc="2026-05-27T09:10:00Z">
            <w:rPr/>
          </w:rPrChange>
        </w:rPr>
        <w:t>”</w:t>
      </w:r>
      <w:r w:rsidRPr="00142A0A">
        <w:rPr>
          <w:rFonts w:hint="eastAsia"/>
          <w:sz w:val="18"/>
          <w:szCs w:val="18"/>
          <w:rPrChange w:id="833" w:author="Jing wang" w:date="2026-05-27T17:10:00Z" w16du:dateUtc="2026-05-27T09:10:00Z">
            <w:rPr>
              <w:rFonts w:hint="eastAsia"/>
            </w:rPr>
          </w:rPrChange>
        </w:rPr>
        <w:t>的给药策略。</w:t>
      </w:r>
      <w:r w:rsidRPr="00142A0A">
        <w:rPr>
          <w:color w:val="EE0000"/>
          <w:sz w:val="18"/>
          <w:szCs w:val="18"/>
          <w:rPrChange w:id="834" w:author="Jing wang" w:date="2026-05-27T17:10:00Z" w16du:dateUtc="2026-05-27T09:10:00Z">
            <w:rPr/>
          </w:rPrChange>
        </w:rPr>
        <w:t>24</w:t>
      </w:r>
      <w:r w:rsidRPr="00142A0A">
        <w:rPr>
          <w:rFonts w:hint="eastAsia"/>
          <w:color w:val="EE0000"/>
          <w:sz w:val="18"/>
          <w:szCs w:val="18"/>
          <w:rPrChange w:id="835" w:author="Jing wang" w:date="2026-05-27T17:10:00Z" w16du:dateUtc="2026-05-27T09:10:00Z">
            <w:rPr>
              <w:rFonts w:hint="eastAsia"/>
            </w:rPr>
          </w:rPrChange>
        </w:rPr>
        <w:t>小时总用量不超过</w:t>
      </w:r>
      <w:r w:rsidRPr="00142A0A">
        <w:rPr>
          <w:color w:val="EE0000"/>
          <w:sz w:val="18"/>
          <w:szCs w:val="18"/>
          <w:rPrChange w:id="836" w:author="Jing wang" w:date="2026-05-27T17:10:00Z" w16du:dateUtc="2026-05-27T09:10:00Z">
            <w:rPr/>
          </w:rPrChange>
        </w:rPr>
        <w:t>120</w:t>
      </w:r>
      <w:r w:rsidRPr="00142A0A">
        <w:rPr>
          <w:rFonts w:hint="eastAsia"/>
          <w:color w:val="EE0000"/>
          <w:sz w:val="18"/>
          <w:szCs w:val="18"/>
          <w:rPrChange w:id="837" w:author="Jing wang" w:date="2026-05-27T17:10:00Z" w16du:dateUtc="2026-05-27T09:10:00Z">
            <w:rPr>
              <w:rFonts w:hint="eastAsia"/>
            </w:rPr>
          </w:rPrChange>
        </w:rPr>
        <w:t>万单位</w:t>
      </w:r>
      <w:r w:rsidRPr="00142A0A">
        <w:rPr>
          <w:rFonts w:hint="eastAsia"/>
          <w:sz w:val="18"/>
          <w:szCs w:val="18"/>
          <w:rPrChange w:id="838" w:author="Jing wang" w:date="2026-05-27T17:10:00Z" w16du:dateUtc="2026-05-27T09:10:00Z">
            <w:rPr>
              <w:rFonts w:hint="eastAsia"/>
            </w:rPr>
          </w:rPrChange>
        </w:rPr>
        <w:t>，单次住院治疗期间最长溶栓时间不超过</w:t>
      </w:r>
      <w:r w:rsidRPr="00142A0A">
        <w:rPr>
          <w:sz w:val="18"/>
          <w:szCs w:val="18"/>
          <w:rPrChange w:id="839" w:author="Jing wang" w:date="2026-05-27T17:10:00Z" w16du:dateUtc="2026-05-27T09:10:00Z">
            <w:rPr/>
          </w:rPrChange>
        </w:rPr>
        <w:t>7</w:t>
      </w:r>
      <w:r w:rsidRPr="00142A0A">
        <w:rPr>
          <w:rFonts w:hint="eastAsia"/>
          <w:sz w:val="18"/>
          <w:szCs w:val="18"/>
          <w:rPrChange w:id="840" w:author="Jing wang" w:date="2026-05-27T17:10:00Z" w16du:dateUtc="2026-05-27T09:10:00Z">
            <w:rPr>
              <w:rFonts w:hint="eastAsia"/>
            </w:rPr>
          </w:rPrChange>
        </w:rPr>
        <w:t>天。研究者可根据受试者体重、血栓负荷、凝血功能监测结果及临床反应，在推荐剂量范围内进行个体化调整，但任何剂量调整均须在病例报告表（</w:t>
      </w:r>
      <w:r w:rsidRPr="00142A0A">
        <w:rPr>
          <w:sz w:val="18"/>
          <w:szCs w:val="18"/>
          <w:rPrChange w:id="841" w:author="Jing wang" w:date="2026-05-27T17:10:00Z" w16du:dateUtc="2026-05-27T09:10:00Z">
            <w:rPr/>
          </w:rPrChange>
        </w:rPr>
        <w:t>CRF</w:t>
      </w:r>
      <w:r w:rsidRPr="00142A0A">
        <w:rPr>
          <w:rFonts w:hint="eastAsia"/>
          <w:sz w:val="18"/>
          <w:szCs w:val="18"/>
          <w:rPrChange w:id="842" w:author="Jing wang" w:date="2026-05-27T17:10:00Z" w16du:dateUtc="2026-05-27T09:10:00Z">
            <w:rPr>
              <w:rFonts w:hint="eastAsia"/>
            </w:rPr>
          </w:rPrChange>
        </w:rPr>
        <w:t>）中详细记录原因。</w:t>
      </w:r>
    </w:p>
    <w:p w14:paraId="2403313D" w14:textId="77777777" w:rsidR="002F294A" w:rsidRPr="00142A0A" w:rsidRDefault="002F294A">
      <w:pPr>
        <w:rPr>
          <w:sz w:val="18"/>
          <w:szCs w:val="18"/>
          <w:rPrChange w:id="843" w:author="Jing wang" w:date="2026-05-27T17:10:00Z" w16du:dateUtc="2026-05-27T09:10:00Z">
            <w:rPr/>
          </w:rPrChange>
        </w:rPr>
        <w:pPrChange w:id="844" w:author="Jing wang" w:date="2026-05-27T17:10:00Z" w16du:dateUtc="2026-05-27T09:10:00Z">
          <w:pPr>
            <w:spacing w:after="160" w:line="278" w:lineRule="auto"/>
          </w:pPr>
        </w:pPrChange>
      </w:pPr>
      <w:r w:rsidRPr="00142A0A">
        <w:rPr>
          <w:b/>
          <w:bCs/>
          <w:sz w:val="18"/>
          <w:szCs w:val="18"/>
          <w:rPrChange w:id="845" w:author="Jing wang" w:date="2026-05-27T17:10:00Z" w16du:dateUtc="2026-05-27T09:10:00Z">
            <w:rPr>
              <w:b/>
              <w:bCs/>
            </w:rPr>
          </w:rPrChange>
        </w:rPr>
        <w:t xml:space="preserve">2. </w:t>
      </w:r>
      <w:r w:rsidRPr="00142A0A">
        <w:rPr>
          <w:rFonts w:hint="eastAsia"/>
          <w:b/>
          <w:bCs/>
          <w:sz w:val="18"/>
          <w:szCs w:val="18"/>
          <w:rPrChange w:id="846" w:author="Jing wang" w:date="2026-05-27T17:10:00Z" w16du:dateUtc="2026-05-27T09:10:00Z">
            <w:rPr>
              <w:rFonts w:hint="eastAsia"/>
              <w:b/>
              <w:bCs/>
            </w:rPr>
          </w:rPrChange>
        </w:rPr>
        <w:t>初始溶栓治疗（</w:t>
      </w:r>
      <w:r w:rsidRPr="00142A0A">
        <w:rPr>
          <w:b/>
          <w:bCs/>
          <w:sz w:val="18"/>
          <w:szCs w:val="18"/>
          <w:rPrChange w:id="847" w:author="Jing wang" w:date="2026-05-27T17:10:00Z" w16du:dateUtc="2026-05-27T09:10:00Z">
            <w:rPr>
              <w:b/>
              <w:bCs/>
            </w:rPr>
          </w:rPrChange>
        </w:rPr>
        <w:t>0-2</w:t>
      </w:r>
      <w:r w:rsidRPr="00142A0A">
        <w:rPr>
          <w:rFonts w:hint="eastAsia"/>
          <w:b/>
          <w:bCs/>
          <w:sz w:val="18"/>
          <w:szCs w:val="18"/>
          <w:rPrChange w:id="848" w:author="Jing wang" w:date="2026-05-27T17:10:00Z" w16du:dateUtc="2026-05-27T09:10:00Z">
            <w:rPr>
              <w:rFonts w:hint="eastAsia"/>
              <w:b/>
              <w:bCs/>
            </w:rPr>
          </w:rPrChange>
        </w:rPr>
        <w:t>小时）</w:t>
      </w:r>
    </w:p>
    <w:p w14:paraId="2984C588" w14:textId="0C20DC97" w:rsidR="002F294A" w:rsidRPr="00142A0A" w:rsidRDefault="002F294A">
      <w:pPr>
        <w:numPr>
          <w:ilvl w:val="0"/>
          <w:numId w:val="82"/>
        </w:numPr>
        <w:jc w:val="left"/>
        <w:rPr>
          <w:sz w:val="18"/>
          <w:szCs w:val="18"/>
          <w:rPrChange w:id="849" w:author="Jing wang" w:date="2026-05-27T17:10:00Z" w16du:dateUtc="2026-05-27T09:10:00Z">
            <w:rPr/>
          </w:rPrChange>
        </w:rPr>
        <w:pPrChange w:id="850" w:author="Jing wang" w:date="2026-05-27T17:10:00Z" w16du:dateUtc="2026-05-27T09:10:00Z">
          <w:pPr>
            <w:numPr>
              <w:numId w:val="82"/>
            </w:numPr>
            <w:tabs>
              <w:tab w:val="num" w:pos="720"/>
            </w:tabs>
            <w:spacing w:after="160" w:line="278" w:lineRule="auto"/>
            <w:ind w:left="720" w:hanging="360"/>
            <w:jc w:val="left"/>
          </w:pPr>
        </w:pPrChange>
      </w:pPr>
      <w:r w:rsidRPr="00142A0A">
        <w:rPr>
          <w:rFonts w:hint="eastAsia"/>
          <w:b/>
          <w:bCs/>
          <w:sz w:val="18"/>
          <w:szCs w:val="18"/>
          <w:rPrChange w:id="851" w:author="Jing wang" w:date="2026-05-27T17:10:00Z" w16du:dateUtc="2026-05-27T09:10:00Z">
            <w:rPr>
              <w:rFonts w:hint="eastAsia"/>
              <w:b/>
              <w:bCs/>
            </w:rPr>
          </w:rPrChange>
        </w:rPr>
        <w:t>第</w:t>
      </w:r>
      <w:r w:rsidRPr="00142A0A">
        <w:rPr>
          <w:b/>
          <w:bCs/>
          <w:sz w:val="18"/>
          <w:szCs w:val="18"/>
          <w:rPrChange w:id="852" w:author="Jing wang" w:date="2026-05-27T17:10:00Z" w16du:dateUtc="2026-05-27T09:10:00Z">
            <w:rPr>
              <w:b/>
              <w:bCs/>
            </w:rPr>
          </w:rPrChange>
        </w:rPr>
        <w:t>1</w:t>
      </w:r>
      <w:r w:rsidRPr="00142A0A">
        <w:rPr>
          <w:rFonts w:hint="eastAsia"/>
          <w:b/>
          <w:bCs/>
          <w:sz w:val="18"/>
          <w:szCs w:val="18"/>
          <w:rPrChange w:id="853" w:author="Jing wang" w:date="2026-05-27T17:10:00Z" w16du:dateUtc="2026-05-27T09:10:00Z">
            <w:rPr>
              <w:rFonts w:hint="eastAsia"/>
              <w:b/>
              <w:bCs/>
            </w:rPr>
          </w:rPrChange>
        </w:rPr>
        <w:t>小时</w:t>
      </w:r>
      <w:r w:rsidRPr="00142A0A">
        <w:rPr>
          <w:rFonts w:hint="eastAsia"/>
          <w:sz w:val="18"/>
          <w:szCs w:val="18"/>
          <w:rPrChange w:id="854" w:author="Jing wang" w:date="2026-05-27T17:10:00Z" w16du:dateUtc="2026-05-27T09:10:00Z">
            <w:rPr>
              <w:rFonts w:hint="eastAsia"/>
            </w:rPr>
          </w:rPrChange>
        </w:rPr>
        <w:t>：经超声溶栓导管（试验组）或灌注导管（对照组）持续恒速泵入尿激酶，总剂量为</w:t>
      </w:r>
      <w:r w:rsidRPr="00142A0A">
        <w:rPr>
          <w:b/>
          <w:bCs/>
          <w:sz w:val="18"/>
          <w:szCs w:val="18"/>
          <w:rPrChange w:id="855" w:author="Jing wang" w:date="2026-05-27T17:10:00Z" w16du:dateUtc="2026-05-27T09:10:00Z">
            <w:rPr>
              <w:b/>
              <w:bCs/>
            </w:rPr>
          </w:rPrChange>
        </w:rPr>
        <w:t>40</w:t>
      </w:r>
      <w:r w:rsidRPr="00142A0A">
        <w:rPr>
          <w:rFonts w:hint="eastAsia"/>
          <w:b/>
          <w:bCs/>
          <w:sz w:val="18"/>
          <w:szCs w:val="18"/>
          <w:rPrChange w:id="856" w:author="Jing wang" w:date="2026-05-27T17:10:00Z" w16du:dateUtc="2026-05-27T09:10:00Z">
            <w:rPr>
              <w:rFonts w:hint="eastAsia"/>
              <w:b/>
              <w:bCs/>
            </w:rPr>
          </w:rPrChange>
        </w:rPr>
        <w:t>万单位</w:t>
      </w:r>
      <w:r w:rsidRPr="00142A0A">
        <w:rPr>
          <w:rFonts w:hint="eastAsia"/>
          <w:sz w:val="18"/>
          <w:szCs w:val="18"/>
          <w:rPrChange w:id="857" w:author="Jing wang" w:date="2026-05-27T17:10:00Z" w16du:dateUtc="2026-05-27T09:10:00Z">
            <w:rPr>
              <w:rFonts w:hint="eastAsia"/>
            </w:rPr>
          </w:rPrChange>
        </w:rPr>
        <w:t>。</w:t>
      </w:r>
      <w:ins w:id="858" w:author="Jing wang" w:date="2026-05-27T16:35:00Z" w16du:dateUtc="2026-05-27T08:35:00Z">
        <w:r w:rsidR="00FA1BFD" w:rsidRPr="00142A0A">
          <w:rPr>
            <w:rFonts w:hint="eastAsia"/>
            <w:color w:val="EE0000"/>
            <w:sz w:val="18"/>
            <w:szCs w:val="18"/>
            <w:rPrChange w:id="859" w:author="Jing wang" w:date="2026-05-27T17:10:00Z" w16du:dateUtc="2026-05-27T09:10:00Z">
              <w:rPr>
                <w:rFonts w:hint="eastAsia"/>
                <w:color w:val="EE0000"/>
              </w:rPr>
            </w:rPrChange>
          </w:rPr>
          <w:t>对照组普通</w:t>
        </w:r>
        <w:r w:rsidR="00FA1BFD" w:rsidRPr="00142A0A">
          <w:rPr>
            <w:color w:val="EE0000"/>
            <w:sz w:val="18"/>
            <w:szCs w:val="18"/>
            <w:rPrChange w:id="860" w:author="Jing wang" w:date="2026-05-27T17:10:00Z" w16du:dateUtc="2026-05-27T09:10:00Z">
              <w:rPr>
                <w:color w:val="EE0000"/>
              </w:rPr>
            </w:rPrChange>
          </w:rPr>
          <w:t>CDT</w:t>
        </w:r>
        <w:r w:rsidR="00FA1BFD" w:rsidRPr="00142A0A">
          <w:rPr>
            <w:rFonts w:hint="eastAsia"/>
            <w:color w:val="EE0000"/>
            <w:sz w:val="18"/>
            <w:szCs w:val="18"/>
            <w:rPrChange w:id="861" w:author="Jing wang" w:date="2026-05-27T17:10:00Z" w16du:dateUtc="2026-05-27T09:10:00Z">
              <w:rPr>
                <w:rFonts w:hint="eastAsia"/>
                <w:color w:val="EE0000"/>
              </w:rPr>
            </w:rPrChange>
          </w:rPr>
          <w:t>用这个给药方案行不行，有没有风险？</w:t>
        </w:r>
      </w:ins>
    </w:p>
    <w:p w14:paraId="659ABA1C" w14:textId="77777777" w:rsidR="002F294A" w:rsidRPr="00142A0A" w:rsidRDefault="002F294A">
      <w:pPr>
        <w:numPr>
          <w:ilvl w:val="0"/>
          <w:numId w:val="82"/>
        </w:numPr>
        <w:jc w:val="left"/>
        <w:rPr>
          <w:sz w:val="18"/>
          <w:szCs w:val="18"/>
          <w:rPrChange w:id="862" w:author="Jing wang" w:date="2026-05-27T17:10:00Z" w16du:dateUtc="2026-05-27T09:10:00Z">
            <w:rPr/>
          </w:rPrChange>
        </w:rPr>
        <w:pPrChange w:id="863" w:author="Jing wang" w:date="2026-05-27T17:10:00Z" w16du:dateUtc="2026-05-27T09:10:00Z">
          <w:pPr>
            <w:numPr>
              <w:numId w:val="82"/>
            </w:numPr>
            <w:tabs>
              <w:tab w:val="num" w:pos="720"/>
            </w:tabs>
            <w:spacing w:after="160" w:line="278" w:lineRule="auto"/>
            <w:ind w:left="720" w:hanging="360"/>
            <w:jc w:val="left"/>
          </w:pPr>
        </w:pPrChange>
      </w:pPr>
      <w:bookmarkStart w:id="864" w:name="OLE_LINK28"/>
      <w:r w:rsidRPr="00142A0A">
        <w:rPr>
          <w:rFonts w:hint="eastAsia"/>
          <w:b/>
          <w:bCs/>
          <w:sz w:val="18"/>
          <w:szCs w:val="18"/>
          <w:rPrChange w:id="865" w:author="Jing wang" w:date="2026-05-27T17:10:00Z" w16du:dateUtc="2026-05-27T09:10:00Z">
            <w:rPr>
              <w:rFonts w:hint="eastAsia"/>
              <w:b/>
              <w:bCs/>
            </w:rPr>
          </w:rPrChange>
        </w:rPr>
        <w:t>第</w:t>
      </w:r>
      <w:r w:rsidRPr="00142A0A">
        <w:rPr>
          <w:b/>
          <w:bCs/>
          <w:sz w:val="18"/>
          <w:szCs w:val="18"/>
          <w:rPrChange w:id="866" w:author="Jing wang" w:date="2026-05-27T17:10:00Z" w16du:dateUtc="2026-05-27T09:10:00Z">
            <w:rPr>
              <w:b/>
              <w:bCs/>
            </w:rPr>
          </w:rPrChange>
        </w:rPr>
        <w:t>2</w:t>
      </w:r>
      <w:r w:rsidRPr="00142A0A">
        <w:rPr>
          <w:rFonts w:hint="eastAsia"/>
          <w:b/>
          <w:bCs/>
          <w:sz w:val="18"/>
          <w:szCs w:val="18"/>
          <w:rPrChange w:id="867" w:author="Jing wang" w:date="2026-05-27T17:10:00Z" w16du:dateUtc="2026-05-27T09:10:00Z">
            <w:rPr>
              <w:rFonts w:hint="eastAsia"/>
              <w:b/>
              <w:bCs/>
            </w:rPr>
          </w:rPrChange>
        </w:rPr>
        <w:t>小时</w:t>
      </w:r>
      <w:r w:rsidRPr="00142A0A">
        <w:rPr>
          <w:rFonts w:hint="eastAsia"/>
          <w:sz w:val="18"/>
          <w:szCs w:val="18"/>
          <w:rPrChange w:id="868" w:author="Jing wang" w:date="2026-05-27T17:10:00Z" w16du:dateUtc="2026-05-27T09:10:00Z">
            <w:rPr>
              <w:rFonts w:hint="eastAsia"/>
            </w:rPr>
          </w:rPrChange>
        </w:rPr>
        <w:t>：经导管持续恒速泵入尿激酶，剂量为</w:t>
      </w:r>
      <w:r w:rsidRPr="00142A0A">
        <w:rPr>
          <w:b/>
          <w:bCs/>
          <w:sz w:val="18"/>
          <w:szCs w:val="18"/>
          <w:rPrChange w:id="869" w:author="Jing wang" w:date="2026-05-27T17:10:00Z" w16du:dateUtc="2026-05-27T09:10:00Z">
            <w:rPr>
              <w:b/>
              <w:bCs/>
            </w:rPr>
          </w:rPrChange>
        </w:rPr>
        <w:t>10</w:t>
      </w:r>
      <w:r w:rsidRPr="00142A0A">
        <w:rPr>
          <w:rFonts w:hint="eastAsia"/>
          <w:b/>
          <w:bCs/>
          <w:sz w:val="18"/>
          <w:szCs w:val="18"/>
          <w:rPrChange w:id="870" w:author="Jing wang" w:date="2026-05-27T17:10:00Z" w16du:dateUtc="2026-05-27T09:10:00Z">
            <w:rPr>
              <w:rFonts w:hint="eastAsia"/>
              <w:b/>
              <w:bCs/>
            </w:rPr>
          </w:rPrChange>
        </w:rPr>
        <w:t>万单位</w:t>
      </w:r>
      <w:r w:rsidRPr="00142A0A">
        <w:rPr>
          <w:rFonts w:hint="eastAsia"/>
          <w:sz w:val="18"/>
          <w:szCs w:val="18"/>
          <w:rPrChange w:id="871" w:author="Jing wang" w:date="2026-05-27T17:10:00Z" w16du:dateUtc="2026-05-27T09:10:00Z">
            <w:rPr>
              <w:rFonts w:hint="eastAsia"/>
            </w:rPr>
          </w:rPrChange>
        </w:rPr>
        <w:t>。</w:t>
      </w:r>
    </w:p>
    <w:bookmarkEnd w:id="864"/>
    <w:p w14:paraId="7BE2BDDA" w14:textId="77777777" w:rsidR="002F294A" w:rsidRPr="00142A0A" w:rsidRDefault="002F294A">
      <w:pPr>
        <w:numPr>
          <w:ilvl w:val="0"/>
          <w:numId w:val="82"/>
        </w:numPr>
        <w:jc w:val="left"/>
        <w:rPr>
          <w:sz w:val="18"/>
          <w:szCs w:val="18"/>
          <w:rPrChange w:id="872" w:author="Jing wang" w:date="2026-05-27T17:10:00Z" w16du:dateUtc="2026-05-27T09:10:00Z">
            <w:rPr/>
          </w:rPrChange>
        </w:rPr>
        <w:pPrChange w:id="873" w:author="Jing wang" w:date="2026-05-27T17:10:00Z" w16du:dateUtc="2026-05-27T09:10:00Z">
          <w:pPr>
            <w:numPr>
              <w:numId w:val="82"/>
            </w:numPr>
            <w:tabs>
              <w:tab w:val="num" w:pos="720"/>
            </w:tabs>
            <w:spacing w:after="160" w:line="278" w:lineRule="auto"/>
            <w:ind w:left="720" w:hanging="360"/>
            <w:jc w:val="left"/>
          </w:pPr>
        </w:pPrChange>
      </w:pPr>
      <w:r w:rsidRPr="00142A0A">
        <w:rPr>
          <w:rFonts w:hint="eastAsia"/>
          <w:b/>
          <w:bCs/>
          <w:sz w:val="18"/>
          <w:szCs w:val="18"/>
          <w:rPrChange w:id="874" w:author="Jing wang" w:date="2026-05-27T17:10:00Z" w16du:dateUtc="2026-05-27T09:10:00Z">
            <w:rPr>
              <w:rFonts w:hint="eastAsia"/>
              <w:b/>
              <w:bCs/>
            </w:rPr>
          </w:rPrChange>
        </w:rPr>
        <w:t>评估</w:t>
      </w:r>
      <w:r w:rsidRPr="00142A0A">
        <w:rPr>
          <w:rFonts w:hint="eastAsia"/>
          <w:sz w:val="18"/>
          <w:szCs w:val="18"/>
          <w:rPrChange w:id="875" w:author="Jing wang" w:date="2026-05-27T17:10:00Z" w16du:dateUtc="2026-05-27T09:10:00Z">
            <w:rPr>
              <w:rFonts w:hint="eastAsia"/>
            </w:rPr>
          </w:rPrChange>
        </w:rPr>
        <w:t>：初始溶栓</w:t>
      </w:r>
      <w:r w:rsidRPr="00142A0A">
        <w:rPr>
          <w:sz w:val="18"/>
          <w:szCs w:val="18"/>
          <w:rPrChange w:id="876" w:author="Jing wang" w:date="2026-05-27T17:10:00Z" w16du:dateUtc="2026-05-27T09:10:00Z">
            <w:rPr/>
          </w:rPrChange>
        </w:rPr>
        <w:t>2</w:t>
      </w:r>
      <w:r w:rsidRPr="00142A0A">
        <w:rPr>
          <w:rFonts w:hint="eastAsia"/>
          <w:sz w:val="18"/>
          <w:szCs w:val="18"/>
          <w:rPrChange w:id="877" w:author="Jing wang" w:date="2026-05-27T17:10:00Z" w16du:dateUtc="2026-05-27T09:10:00Z">
            <w:rPr>
              <w:rFonts w:hint="eastAsia"/>
            </w:rPr>
          </w:rPrChange>
        </w:rPr>
        <w:t>小时后，再次行静脉造影评估血栓清除效果，研究者根据造影结果和受试者状况，决定是否继续留置导管进行持续溶栓。</w:t>
      </w:r>
    </w:p>
    <w:p w14:paraId="449A53CC" w14:textId="77777777" w:rsidR="002F294A" w:rsidRPr="00142A0A" w:rsidRDefault="002F294A">
      <w:pPr>
        <w:rPr>
          <w:sz w:val="18"/>
          <w:szCs w:val="18"/>
          <w:rPrChange w:id="878" w:author="Jing wang" w:date="2026-05-27T17:10:00Z" w16du:dateUtc="2026-05-27T09:10:00Z">
            <w:rPr/>
          </w:rPrChange>
        </w:rPr>
        <w:pPrChange w:id="879" w:author="Jing wang" w:date="2026-05-27T17:10:00Z" w16du:dateUtc="2026-05-27T09:10:00Z">
          <w:pPr>
            <w:spacing w:after="160" w:line="278" w:lineRule="auto"/>
          </w:pPr>
        </w:pPrChange>
      </w:pPr>
      <w:r w:rsidRPr="00142A0A">
        <w:rPr>
          <w:b/>
          <w:bCs/>
          <w:sz w:val="18"/>
          <w:szCs w:val="18"/>
          <w:rPrChange w:id="880" w:author="Jing wang" w:date="2026-05-27T17:10:00Z" w16du:dateUtc="2026-05-27T09:10:00Z">
            <w:rPr>
              <w:b/>
              <w:bCs/>
            </w:rPr>
          </w:rPrChange>
        </w:rPr>
        <w:t xml:space="preserve">3. </w:t>
      </w:r>
      <w:bookmarkStart w:id="881" w:name="OLE_LINK44"/>
      <w:r w:rsidRPr="00142A0A">
        <w:rPr>
          <w:rFonts w:hint="eastAsia"/>
          <w:b/>
          <w:bCs/>
          <w:sz w:val="18"/>
          <w:szCs w:val="18"/>
          <w:rPrChange w:id="882" w:author="Jing wang" w:date="2026-05-27T17:10:00Z" w16du:dateUtc="2026-05-27T09:10:00Z">
            <w:rPr>
              <w:rFonts w:hint="eastAsia"/>
              <w:b/>
              <w:bCs/>
            </w:rPr>
          </w:rPrChange>
        </w:rPr>
        <w:t>后续持续溶栓治疗（</w:t>
      </w:r>
      <w:r w:rsidRPr="00142A0A">
        <w:rPr>
          <w:b/>
          <w:bCs/>
          <w:sz w:val="18"/>
          <w:szCs w:val="18"/>
          <w:rPrChange w:id="883" w:author="Jing wang" w:date="2026-05-27T17:10:00Z" w16du:dateUtc="2026-05-27T09:10:00Z">
            <w:rPr>
              <w:b/>
              <w:bCs/>
            </w:rPr>
          </w:rPrChange>
        </w:rPr>
        <w:t>2</w:t>
      </w:r>
      <w:r w:rsidRPr="00142A0A">
        <w:rPr>
          <w:rFonts w:hint="eastAsia"/>
          <w:b/>
          <w:bCs/>
          <w:sz w:val="18"/>
          <w:szCs w:val="18"/>
          <w:rPrChange w:id="884" w:author="Jing wang" w:date="2026-05-27T17:10:00Z" w16du:dateUtc="2026-05-27T09:10:00Z">
            <w:rPr>
              <w:rFonts w:hint="eastAsia"/>
              <w:b/>
              <w:bCs/>
            </w:rPr>
          </w:rPrChange>
        </w:rPr>
        <w:t>小时后至终止）</w:t>
      </w:r>
      <w:r w:rsidRPr="00142A0A">
        <w:rPr>
          <w:sz w:val="18"/>
          <w:szCs w:val="18"/>
          <w:rPrChange w:id="885" w:author="Jing wang" w:date="2026-05-27T17:10:00Z" w16du:dateUtc="2026-05-27T09:10:00Z">
            <w:rPr/>
          </w:rPrChange>
        </w:rPr>
        <w:br/>
      </w:r>
      <w:r w:rsidRPr="00142A0A">
        <w:rPr>
          <w:rFonts w:hint="eastAsia"/>
          <w:sz w:val="18"/>
          <w:szCs w:val="18"/>
          <w:rPrChange w:id="886" w:author="Jing wang" w:date="2026-05-27T17:10:00Z" w16du:dateUtc="2026-05-27T09:10:00Z">
            <w:rPr>
              <w:rFonts w:hint="eastAsia"/>
            </w:rPr>
          </w:rPrChange>
        </w:rPr>
        <w:t>对于需要继续溶栓的患者，建议持续泵入尿激酶，维持剂量为</w:t>
      </w:r>
      <w:r w:rsidRPr="00142A0A">
        <w:rPr>
          <w:rFonts w:hint="eastAsia"/>
          <w:b/>
          <w:bCs/>
          <w:color w:val="EE0000"/>
          <w:sz w:val="18"/>
          <w:szCs w:val="18"/>
          <w:rPrChange w:id="887" w:author="Jing wang" w:date="2026-05-27T17:10:00Z" w16du:dateUtc="2026-05-27T09:10:00Z">
            <w:rPr>
              <w:rFonts w:hint="eastAsia"/>
              <w:b/>
              <w:bCs/>
            </w:rPr>
          </w:rPrChange>
        </w:rPr>
        <w:t>每</w:t>
      </w:r>
      <w:r w:rsidRPr="00142A0A">
        <w:rPr>
          <w:b/>
          <w:bCs/>
          <w:color w:val="EE0000"/>
          <w:sz w:val="18"/>
          <w:szCs w:val="18"/>
          <w:rPrChange w:id="888" w:author="Jing wang" w:date="2026-05-27T17:10:00Z" w16du:dateUtc="2026-05-27T09:10:00Z">
            <w:rPr>
              <w:b/>
              <w:bCs/>
            </w:rPr>
          </w:rPrChange>
        </w:rPr>
        <w:t>24</w:t>
      </w:r>
      <w:r w:rsidRPr="00142A0A">
        <w:rPr>
          <w:rFonts w:hint="eastAsia"/>
          <w:b/>
          <w:bCs/>
          <w:color w:val="EE0000"/>
          <w:sz w:val="18"/>
          <w:szCs w:val="18"/>
          <w:rPrChange w:id="889" w:author="Jing wang" w:date="2026-05-27T17:10:00Z" w16du:dateUtc="2026-05-27T09:10:00Z">
            <w:rPr>
              <w:rFonts w:hint="eastAsia"/>
              <w:b/>
              <w:bCs/>
            </w:rPr>
          </w:rPrChange>
        </w:rPr>
        <w:t>小时</w:t>
      </w:r>
      <w:r w:rsidRPr="00142A0A">
        <w:rPr>
          <w:b/>
          <w:bCs/>
          <w:color w:val="EE0000"/>
          <w:sz w:val="18"/>
          <w:szCs w:val="18"/>
          <w:rPrChange w:id="890" w:author="Jing wang" w:date="2026-05-27T17:10:00Z" w16du:dateUtc="2026-05-27T09:10:00Z">
            <w:rPr>
              <w:b/>
              <w:bCs/>
            </w:rPr>
          </w:rPrChange>
        </w:rPr>
        <w:t>40</w:t>
      </w:r>
      <w:r w:rsidRPr="00142A0A">
        <w:rPr>
          <w:rFonts w:hint="eastAsia"/>
          <w:b/>
          <w:bCs/>
          <w:color w:val="EE0000"/>
          <w:sz w:val="18"/>
          <w:szCs w:val="18"/>
          <w:rPrChange w:id="891" w:author="Jing wang" w:date="2026-05-27T17:10:00Z" w16du:dateUtc="2026-05-27T09:10:00Z">
            <w:rPr>
              <w:rFonts w:hint="eastAsia"/>
              <w:b/>
              <w:bCs/>
            </w:rPr>
          </w:rPrChange>
        </w:rPr>
        <w:t>万至</w:t>
      </w:r>
      <w:r w:rsidRPr="00142A0A">
        <w:rPr>
          <w:b/>
          <w:bCs/>
          <w:color w:val="EE0000"/>
          <w:sz w:val="18"/>
          <w:szCs w:val="18"/>
          <w:rPrChange w:id="892" w:author="Jing wang" w:date="2026-05-27T17:10:00Z" w16du:dateUtc="2026-05-27T09:10:00Z">
            <w:rPr>
              <w:b/>
              <w:bCs/>
            </w:rPr>
          </w:rPrChange>
        </w:rPr>
        <w:t>80</w:t>
      </w:r>
      <w:r w:rsidRPr="00142A0A">
        <w:rPr>
          <w:rFonts w:hint="eastAsia"/>
          <w:b/>
          <w:bCs/>
          <w:color w:val="EE0000"/>
          <w:sz w:val="18"/>
          <w:szCs w:val="18"/>
          <w:rPrChange w:id="893" w:author="Jing wang" w:date="2026-05-27T17:10:00Z" w16du:dateUtc="2026-05-27T09:10:00Z">
            <w:rPr>
              <w:rFonts w:hint="eastAsia"/>
              <w:b/>
              <w:bCs/>
            </w:rPr>
          </w:rPrChange>
        </w:rPr>
        <w:t>万单位</w:t>
      </w:r>
      <w:r w:rsidRPr="00142A0A">
        <w:rPr>
          <w:rFonts w:hint="eastAsia"/>
          <w:sz w:val="18"/>
          <w:szCs w:val="18"/>
          <w:rPrChange w:id="894" w:author="Jing wang" w:date="2026-05-27T17:10:00Z" w16du:dateUtc="2026-05-27T09:10:00Z">
            <w:rPr>
              <w:rFonts w:hint="eastAsia"/>
            </w:rPr>
          </w:rPrChange>
        </w:rPr>
        <w:t>。推荐优先选择较低的有效剂量（如</w:t>
      </w:r>
      <w:r w:rsidRPr="00142A0A">
        <w:rPr>
          <w:sz w:val="18"/>
          <w:szCs w:val="18"/>
          <w:rPrChange w:id="895" w:author="Jing wang" w:date="2026-05-27T17:10:00Z" w16du:dateUtc="2026-05-27T09:10:00Z">
            <w:rPr/>
          </w:rPrChange>
        </w:rPr>
        <w:t>50</w:t>
      </w:r>
      <w:r w:rsidRPr="00142A0A">
        <w:rPr>
          <w:rFonts w:hint="eastAsia"/>
          <w:sz w:val="18"/>
          <w:szCs w:val="18"/>
          <w:rPrChange w:id="896" w:author="Jing wang" w:date="2026-05-27T17:10:00Z" w16du:dateUtc="2026-05-27T09:10:00Z">
            <w:rPr>
              <w:rFonts w:hint="eastAsia"/>
            </w:rPr>
          </w:rPrChange>
        </w:rPr>
        <w:t>万</w:t>
      </w:r>
      <w:r w:rsidRPr="00142A0A">
        <w:rPr>
          <w:sz w:val="18"/>
          <w:szCs w:val="18"/>
          <w:rPrChange w:id="897" w:author="Jing wang" w:date="2026-05-27T17:10:00Z" w16du:dateUtc="2026-05-27T09:10:00Z">
            <w:rPr/>
          </w:rPrChange>
        </w:rPr>
        <w:t>U/d</w:t>
      </w:r>
      <w:r w:rsidRPr="00142A0A">
        <w:rPr>
          <w:rFonts w:hint="eastAsia"/>
          <w:sz w:val="18"/>
          <w:szCs w:val="18"/>
          <w:rPrChange w:id="898" w:author="Jing wang" w:date="2026-05-27T17:10:00Z" w16du:dateUtc="2026-05-27T09:10:00Z">
            <w:rPr>
              <w:rFonts w:hint="eastAsia"/>
            </w:rPr>
          </w:rPrChange>
        </w:rPr>
        <w:t>），并恒速持续泵入。每日总剂量严禁超过</w:t>
      </w:r>
      <w:r w:rsidRPr="00142A0A">
        <w:rPr>
          <w:sz w:val="18"/>
          <w:szCs w:val="18"/>
          <w:rPrChange w:id="899" w:author="Jing wang" w:date="2026-05-27T17:10:00Z" w16du:dateUtc="2026-05-27T09:10:00Z">
            <w:rPr/>
          </w:rPrChange>
        </w:rPr>
        <w:t>120</w:t>
      </w:r>
      <w:r w:rsidRPr="00142A0A">
        <w:rPr>
          <w:rFonts w:hint="eastAsia"/>
          <w:sz w:val="18"/>
          <w:szCs w:val="18"/>
          <w:rPrChange w:id="900" w:author="Jing wang" w:date="2026-05-27T17:10:00Z" w16du:dateUtc="2026-05-27T09:10:00Z">
            <w:rPr>
              <w:rFonts w:hint="eastAsia"/>
            </w:rPr>
          </w:rPrChange>
        </w:rPr>
        <w:t>万单位。</w:t>
      </w:r>
    </w:p>
    <w:bookmarkEnd w:id="881"/>
    <w:p w14:paraId="6F8D9FD5" w14:textId="77777777" w:rsidR="002F294A" w:rsidRPr="00142A0A" w:rsidRDefault="002F294A">
      <w:pPr>
        <w:numPr>
          <w:ilvl w:val="0"/>
          <w:numId w:val="83"/>
        </w:numPr>
        <w:jc w:val="left"/>
        <w:rPr>
          <w:sz w:val="18"/>
          <w:szCs w:val="18"/>
          <w:rPrChange w:id="901" w:author="Jing wang" w:date="2026-05-27T17:10:00Z" w16du:dateUtc="2026-05-27T09:10:00Z">
            <w:rPr/>
          </w:rPrChange>
        </w:rPr>
        <w:pPrChange w:id="902" w:author="Jing wang" w:date="2026-05-27T17:10:00Z" w16du:dateUtc="2026-05-27T09:10:00Z">
          <w:pPr>
            <w:numPr>
              <w:numId w:val="83"/>
            </w:numPr>
            <w:tabs>
              <w:tab w:val="num" w:pos="720"/>
            </w:tabs>
            <w:spacing w:after="160" w:line="278" w:lineRule="auto"/>
            <w:ind w:left="720" w:hanging="360"/>
            <w:jc w:val="left"/>
          </w:pPr>
        </w:pPrChange>
      </w:pPr>
      <w:r w:rsidRPr="00142A0A">
        <w:rPr>
          <w:rFonts w:hint="eastAsia"/>
          <w:b/>
          <w:bCs/>
          <w:sz w:val="18"/>
          <w:szCs w:val="18"/>
          <w:rPrChange w:id="903" w:author="Jing wang" w:date="2026-05-27T17:10:00Z" w16du:dateUtc="2026-05-27T09:10:00Z">
            <w:rPr>
              <w:rFonts w:hint="eastAsia"/>
              <w:b/>
              <w:bCs/>
            </w:rPr>
          </w:rPrChange>
        </w:rPr>
        <w:t>剂量调整原则</w:t>
      </w:r>
      <w:r w:rsidRPr="00142A0A">
        <w:rPr>
          <w:rFonts w:hint="eastAsia"/>
          <w:sz w:val="18"/>
          <w:szCs w:val="18"/>
          <w:rPrChange w:id="904" w:author="Jing wang" w:date="2026-05-27T17:10:00Z" w16du:dateUtc="2026-05-27T09:10:00Z">
            <w:rPr>
              <w:rFonts w:hint="eastAsia"/>
            </w:rPr>
          </w:rPrChange>
        </w:rPr>
        <w:t>：</w:t>
      </w:r>
      <w:bookmarkStart w:id="905" w:name="OLE_LINK29"/>
      <w:r w:rsidRPr="00142A0A">
        <w:rPr>
          <w:rFonts w:hint="eastAsia"/>
          <w:sz w:val="18"/>
          <w:szCs w:val="18"/>
          <w:rPrChange w:id="906" w:author="Jing wang" w:date="2026-05-27T17:10:00Z" w16du:dateUtc="2026-05-27T09:10:00Z">
            <w:rPr>
              <w:rFonts w:hint="eastAsia"/>
            </w:rPr>
          </w:rPrChange>
        </w:rPr>
        <w:t>每日应根据凝血功能监测结果（尤其是</w:t>
      </w:r>
      <w:r w:rsidRPr="00142A0A">
        <w:rPr>
          <w:sz w:val="18"/>
          <w:szCs w:val="18"/>
          <w:rPrChange w:id="907" w:author="Jing wang" w:date="2026-05-27T17:10:00Z" w16du:dateUtc="2026-05-27T09:10:00Z">
            <w:rPr/>
          </w:rPrChange>
        </w:rPr>
        <w:t>Fg</w:t>
      </w:r>
      <w:r w:rsidRPr="00142A0A">
        <w:rPr>
          <w:rFonts w:hint="eastAsia"/>
          <w:sz w:val="18"/>
          <w:szCs w:val="18"/>
          <w:rPrChange w:id="908" w:author="Jing wang" w:date="2026-05-27T17:10:00Z" w16du:dateUtc="2026-05-27T09:10:00Z">
            <w:rPr>
              <w:rFonts w:hint="eastAsia"/>
            </w:rPr>
          </w:rPrChange>
        </w:rPr>
        <w:t>水平）决定是否调整剂量。</w:t>
      </w:r>
      <w:bookmarkEnd w:id="905"/>
    </w:p>
    <w:p w14:paraId="2739AFB5" w14:textId="77777777" w:rsidR="002F294A" w:rsidRPr="00142A0A" w:rsidRDefault="002F294A">
      <w:pPr>
        <w:numPr>
          <w:ilvl w:val="1"/>
          <w:numId w:val="83"/>
        </w:numPr>
        <w:jc w:val="left"/>
        <w:rPr>
          <w:sz w:val="18"/>
          <w:szCs w:val="18"/>
          <w:rPrChange w:id="909" w:author="Jing wang" w:date="2026-05-27T17:10:00Z" w16du:dateUtc="2026-05-27T09:10:00Z">
            <w:rPr/>
          </w:rPrChange>
        </w:rPr>
        <w:pPrChange w:id="910" w:author="Jing wang" w:date="2026-05-27T17:10:00Z" w16du:dateUtc="2026-05-27T09:10:00Z">
          <w:pPr>
            <w:numPr>
              <w:ilvl w:val="1"/>
              <w:numId w:val="83"/>
            </w:numPr>
            <w:tabs>
              <w:tab w:val="num" w:pos="1440"/>
            </w:tabs>
            <w:spacing w:after="160" w:line="278" w:lineRule="auto"/>
            <w:ind w:left="1440" w:hanging="360"/>
            <w:jc w:val="left"/>
          </w:pPr>
        </w:pPrChange>
      </w:pPr>
      <w:r w:rsidRPr="00142A0A">
        <w:rPr>
          <w:rFonts w:hint="eastAsia"/>
          <w:sz w:val="18"/>
          <w:szCs w:val="18"/>
          <w:rPrChange w:id="911" w:author="Jing wang" w:date="2026-05-27T17:10:00Z" w16du:dateUtc="2026-05-27T09:10:00Z">
            <w:rPr>
              <w:rFonts w:hint="eastAsia"/>
            </w:rPr>
          </w:rPrChange>
        </w:rPr>
        <w:t>当</w:t>
      </w:r>
      <w:r w:rsidRPr="00142A0A">
        <w:rPr>
          <w:rFonts w:hint="eastAsia"/>
          <w:b/>
          <w:bCs/>
          <w:sz w:val="18"/>
          <w:szCs w:val="18"/>
          <w:rPrChange w:id="912" w:author="Jing wang" w:date="2026-05-27T17:10:00Z" w16du:dateUtc="2026-05-27T09:10:00Z">
            <w:rPr>
              <w:rFonts w:hint="eastAsia"/>
              <w:b/>
              <w:bCs/>
            </w:rPr>
          </w:rPrChange>
        </w:rPr>
        <w:t>血浆纤维蛋白原（</w:t>
      </w:r>
      <w:r w:rsidRPr="00142A0A">
        <w:rPr>
          <w:b/>
          <w:bCs/>
          <w:sz w:val="18"/>
          <w:szCs w:val="18"/>
          <w:rPrChange w:id="913" w:author="Jing wang" w:date="2026-05-27T17:10:00Z" w16du:dateUtc="2026-05-27T09:10:00Z">
            <w:rPr>
              <w:b/>
              <w:bCs/>
            </w:rPr>
          </w:rPrChange>
        </w:rPr>
        <w:t>Fg</w:t>
      </w:r>
      <w:r w:rsidRPr="00142A0A">
        <w:rPr>
          <w:rFonts w:hint="eastAsia"/>
          <w:b/>
          <w:bCs/>
          <w:sz w:val="18"/>
          <w:szCs w:val="18"/>
          <w:rPrChange w:id="914" w:author="Jing wang" w:date="2026-05-27T17:10:00Z" w16du:dateUtc="2026-05-27T09:10:00Z">
            <w:rPr>
              <w:rFonts w:hint="eastAsia"/>
              <w:b/>
              <w:bCs/>
            </w:rPr>
          </w:rPrChange>
        </w:rPr>
        <w:t>）</w:t>
      </w:r>
      <w:r w:rsidRPr="00142A0A">
        <w:rPr>
          <w:b/>
          <w:bCs/>
          <w:sz w:val="18"/>
          <w:szCs w:val="18"/>
          <w:rPrChange w:id="915" w:author="Jing wang" w:date="2026-05-27T17:10:00Z" w16du:dateUtc="2026-05-27T09:10:00Z">
            <w:rPr>
              <w:b/>
              <w:bCs/>
            </w:rPr>
          </w:rPrChange>
        </w:rPr>
        <w:t>&lt; 1.5 g/L</w:t>
      </w:r>
      <w:r w:rsidRPr="00142A0A">
        <w:rPr>
          <w:rFonts w:hint="eastAsia"/>
          <w:sz w:val="18"/>
          <w:szCs w:val="18"/>
          <w:rPrChange w:id="916" w:author="Jing wang" w:date="2026-05-27T17:10:00Z" w16du:dateUtc="2026-05-27T09:10:00Z">
            <w:rPr>
              <w:rFonts w:hint="eastAsia"/>
            </w:rPr>
          </w:rPrChange>
        </w:rPr>
        <w:t>时，应将尿激酶剂量减半。</w:t>
      </w:r>
    </w:p>
    <w:p w14:paraId="6B167A02" w14:textId="77777777" w:rsidR="002F294A" w:rsidRPr="00142A0A" w:rsidRDefault="002F294A">
      <w:pPr>
        <w:numPr>
          <w:ilvl w:val="1"/>
          <w:numId w:val="83"/>
        </w:numPr>
        <w:jc w:val="left"/>
        <w:rPr>
          <w:sz w:val="18"/>
          <w:szCs w:val="18"/>
          <w:rPrChange w:id="917" w:author="Jing wang" w:date="2026-05-27T17:10:00Z" w16du:dateUtc="2026-05-27T09:10:00Z">
            <w:rPr/>
          </w:rPrChange>
        </w:rPr>
        <w:pPrChange w:id="918" w:author="Jing wang" w:date="2026-05-27T17:10:00Z" w16du:dateUtc="2026-05-27T09:10:00Z">
          <w:pPr>
            <w:numPr>
              <w:ilvl w:val="1"/>
              <w:numId w:val="83"/>
            </w:numPr>
            <w:tabs>
              <w:tab w:val="num" w:pos="1440"/>
            </w:tabs>
            <w:spacing w:after="160" w:line="278" w:lineRule="auto"/>
            <w:ind w:left="1440" w:hanging="360"/>
            <w:jc w:val="left"/>
          </w:pPr>
        </w:pPrChange>
      </w:pPr>
      <w:r w:rsidRPr="00142A0A">
        <w:rPr>
          <w:rFonts w:hint="eastAsia"/>
          <w:sz w:val="18"/>
          <w:szCs w:val="18"/>
          <w:rPrChange w:id="919" w:author="Jing wang" w:date="2026-05-27T17:10:00Z" w16du:dateUtc="2026-05-27T09:10:00Z">
            <w:rPr>
              <w:rFonts w:hint="eastAsia"/>
            </w:rPr>
          </w:rPrChange>
        </w:rPr>
        <w:t>当</w:t>
      </w:r>
      <w:r w:rsidRPr="00142A0A">
        <w:rPr>
          <w:b/>
          <w:bCs/>
          <w:sz w:val="18"/>
          <w:szCs w:val="18"/>
          <w:rPrChange w:id="920" w:author="Jing wang" w:date="2026-05-27T17:10:00Z" w16du:dateUtc="2026-05-27T09:10:00Z">
            <w:rPr>
              <w:b/>
              <w:bCs/>
            </w:rPr>
          </w:rPrChange>
        </w:rPr>
        <w:t>Fg &lt; 1.0 g/L</w:t>
      </w:r>
      <w:r w:rsidRPr="00142A0A">
        <w:rPr>
          <w:rFonts w:hint="eastAsia"/>
          <w:sz w:val="18"/>
          <w:szCs w:val="18"/>
          <w:rPrChange w:id="921" w:author="Jing wang" w:date="2026-05-27T17:10:00Z" w16du:dateUtc="2026-05-27T09:10:00Z">
            <w:rPr>
              <w:rFonts w:hint="eastAsia"/>
            </w:rPr>
          </w:rPrChange>
        </w:rPr>
        <w:t>时，必须立即暂停溶栓治疗，并加强监测。待</w:t>
      </w:r>
      <w:r w:rsidRPr="00142A0A">
        <w:rPr>
          <w:sz w:val="18"/>
          <w:szCs w:val="18"/>
          <w:rPrChange w:id="922" w:author="Jing wang" w:date="2026-05-27T17:10:00Z" w16du:dateUtc="2026-05-27T09:10:00Z">
            <w:rPr/>
          </w:rPrChange>
        </w:rPr>
        <w:t>Fg</w:t>
      </w:r>
      <w:r w:rsidRPr="00142A0A">
        <w:rPr>
          <w:rFonts w:hint="eastAsia"/>
          <w:sz w:val="18"/>
          <w:szCs w:val="18"/>
          <w:rPrChange w:id="923" w:author="Jing wang" w:date="2026-05-27T17:10:00Z" w16du:dateUtc="2026-05-27T09:10:00Z">
            <w:rPr>
              <w:rFonts w:hint="eastAsia"/>
            </w:rPr>
          </w:rPrChange>
        </w:rPr>
        <w:t>恢复至</w:t>
      </w:r>
      <w:r w:rsidRPr="00142A0A">
        <w:rPr>
          <w:sz w:val="18"/>
          <w:szCs w:val="18"/>
          <w:rPrChange w:id="924" w:author="Jing wang" w:date="2026-05-27T17:10:00Z" w16du:dateUtc="2026-05-27T09:10:00Z">
            <w:rPr/>
          </w:rPrChange>
        </w:rPr>
        <w:t>1.5 g/L</w:t>
      </w:r>
      <w:r w:rsidRPr="00142A0A">
        <w:rPr>
          <w:rFonts w:hint="eastAsia"/>
          <w:sz w:val="18"/>
          <w:szCs w:val="18"/>
          <w:rPrChange w:id="925" w:author="Jing wang" w:date="2026-05-27T17:10:00Z" w16du:dateUtc="2026-05-27T09:10:00Z">
            <w:rPr>
              <w:rFonts w:hint="eastAsia"/>
            </w:rPr>
          </w:rPrChange>
        </w:rPr>
        <w:t>以上后，由研究者决定是否恢复低剂量溶栓。</w:t>
      </w:r>
    </w:p>
    <w:p w14:paraId="585394F6" w14:textId="77777777" w:rsidR="002F294A" w:rsidRPr="00142A0A" w:rsidRDefault="002F294A">
      <w:pPr>
        <w:numPr>
          <w:ilvl w:val="0"/>
          <w:numId w:val="83"/>
        </w:numPr>
        <w:jc w:val="left"/>
        <w:rPr>
          <w:sz w:val="18"/>
          <w:szCs w:val="18"/>
          <w:rPrChange w:id="926" w:author="Jing wang" w:date="2026-05-27T17:10:00Z" w16du:dateUtc="2026-05-27T09:10:00Z">
            <w:rPr/>
          </w:rPrChange>
        </w:rPr>
        <w:pPrChange w:id="927" w:author="Jing wang" w:date="2026-05-27T17:10:00Z" w16du:dateUtc="2026-05-27T09:10:00Z">
          <w:pPr>
            <w:numPr>
              <w:numId w:val="83"/>
            </w:numPr>
            <w:tabs>
              <w:tab w:val="num" w:pos="720"/>
            </w:tabs>
            <w:spacing w:after="160" w:line="278" w:lineRule="auto"/>
            <w:ind w:left="720" w:hanging="360"/>
            <w:jc w:val="left"/>
          </w:pPr>
        </w:pPrChange>
      </w:pPr>
      <w:r w:rsidRPr="00142A0A">
        <w:rPr>
          <w:rFonts w:hint="eastAsia"/>
          <w:b/>
          <w:bCs/>
          <w:sz w:val="18"/>
          <w:szCs w:val="18"/>
          <w:rPrChange w:id="928" w:author="Jing wang" w:date="2026-05-27T17:10:00Z" w16du:dateUtc="2026-05-27T09:10:00Z">
            <w:rPr>
              <w:rFonts w:hint="eastAsia"/>
              <w:b/>
              <w:bCs/>
            </w:rPr>
          </w:rPrChange>
        </w:rPr>
        <w:t>联合抗凝</w:t>
      </w:r>
      <w:r w:rsidRPr="00142A0A">
        <w:rPr>
          <w:rFonts w:hint="eastAsia"/>
          <w:sz w:val="18"/>
          <w:szCs w:val="18"/>
          <w:rPrChange w:id="929" w:author="Jing wang" w:date="2026-05-27T17:10:00Z" w16du:dateUtc="2026-05-27T09:10:00Z">
            <w:rPr>
              <w:rFonts w:hint="eastAsia"/>
            </w:rPr>
          </w:rPrChange>
        </w:rPr>
        <w:t>：在持续泵入尿激酶期间，须经血管鞘持续泵入肝素，以预防导管相关血栓。推荐肝素剂量为</w:t>
      </w:r>
      <w:r w:rsidRPr="00142A0A">
        <w:rPr>
          <w:b/>
          <w:bCs/>
          <w:sz w:val="18"/>
          <w:szCs w:val="18"/>
          <w:rPrChange w:id="930" w:author="Jing wang" w:date="2026-05-27T17:10:00Z" w16du:dateUtc="2026-05-27T09:10:00Z">
            <w:rPr>
              <w:b/>
              <w:bCs/>
            </w:rPr>
          </w:rPrChange>
        </w:rPr>
        <w:t>1000 IU/h</w:t>
      </w:r>
      <w:r w:rsidRPr="00142A0A">
        <w:rPr>
          <w:rFonts w:hint="eastAsia"/>
          <w:sz w:val="18"/>
          <w:szCs w:val="18"/>
          <w:rPrChange w:id="931" w:author="Jing wang" w:date="2026-05-27T17:10:00Z" w16du:dateUtc="2026-05-27T09:10:00Z">
            <w:rPr>
              <w:rFonts w:hint="eastAsia"/>
            </w:rPr>
          </w:rPrChange>
        </w:rPr>
        <w:t>，或根据</w:t>
      </w:r>
      <w:r w:rsidRPr="00142A0A">
        <w:rPr>
          <w:sz w:val="18"/>
          <w:szCs w:val="18"/>
          <w:rPrChange w:id="932" w:author="Jing wang" w:date="2026-05-27T17:10:00Z" w16du:dateUtc="2026-05-27T09:10:00Z">
            <w:rPr/>
          </w:rPrChange>
        </w:rPr>
        <w:t>APTT</w:t>
      </w:r>
      <w:r w:rsidRPr="00142A0A">
        <w:rPr>
          <w:rFonts w:hint="eastAsia"/>
          <w:sz w:val="18"/>
          <w:szCs w:val="18"/>
          <w:rPrChange w:id="933" w:author="Jing wang" w:date="2026-05-27T17:10:00Z" w16du:dateUtc="2026-05-27T09:10:00Z">
            <w:rPr>
              <w:rFonts w:hint="eastAsia"/>
            </w:rPr>
          </w:rPrChange>
        </w:rPr>
        <w:t>监测结果（维持</w:t>
      </w:r>
      <w:r w:rsidRPr="00142A0A">
        <w:rPr>
          <w:sz w:val="18"/>
          <w:szCs w:val="18"/>
          <w:rPrChange w:id="934" w:author="Jing wang" w:date="2026-05-27T17:10:00Z" w16du:dateUtc="2026-05-27T09:10:00Z">
            <w:rPr/>
          </w:rPrChange>
        </w:rPr>
        <w:t>APTT</w:t>
      </w:r>
      <w:r w:rsidRPr="00142A0A">
        <w:rPr>
          <w:rFonts w:hint="eastAsia"/>
          <w:sz w:val="18"/>
          <w:szCs w:val="18"/>
          <w:rPrChange w:id="935" w:author="Jing wang" w:date="2026-05-27T17:10:00Z" w16du:dateUtc="2026-05-27T09:10:00Z">
            <w:rPr>
              <w:rFonts w:hint="eastAsia"/>
            </w:rPr>
          </w:rPrChange>
        </w:rPr>
        <w:t>在正常基线值的</w:t>
      </w:r>
      <w:r w:rsidRPr="00142A0A">
        <w:rPr>
          <w:sz w:val="18"/>
          <w:szCs w:val="18"/>
          <w:rPrChange w:id="936" w:author="Jing wang" w:date="2026-05-27T17:10:00Z" w16du:dateUtc="2026-05-27T09:10:00Z">
            <w:rPr/>
          </w:rPrChange>
        </w:rPr>
        <w:t>1.5-2.5</w:t>
      </w:r>
      <w:r w:rsidRPr="00142A0A">
        <w:rPr>
          <w:rFonts w:hint="eastAsia"/>
          <w:sz w:val="18"/>
          <w:szCs w:val="18"/>
          <w:rPrChange w:id="937" w:author="Jing wang" w:date="2026-05-27T17:10:00Z" w16du:dateUtc="2026-05-27T09:10:00Z">
            <w:rPr>
              <w:rFonts w:hint="eastAsia"/>
            </w:rPr>
          </w:rPrChange>
        </w:rPr>
        <w:t>倍）进行个体化调整，确保有效抗凝。</w:t>
      </w:r>
    </w:p>
    <w:p w14:paraId="3D67DFAC" w14:textId="1986937C" w:rsidR="002F294A" w:rsidRPr="00142A0A" w:rsidRDefault="002F294A" w:rsidP="00142A0A">
      <w:pPr>
        <w:pStyle w:val="aff1"/>
      </w:pPr>
    </w:p>
  </w:footnote>
  <w:footnote w:id="27">
    <w:p w14:paraId="045CE1B6" w14:textId="224AA455" w:rsidR="002F294A" w:rsidRPr="00142A0A" w:rsidRDefault="002F294A" w:rsidP="00142A0A">
      <w:pPr>
        <w:pStyle w:val="aff1"/>
      </w:pPr>
      <w:r w:rsidRPr="00142A0A">
        <w:rPr>
          <w:rStyle w:val="aff3"/>
        </w:rPr>
        <w:footnoteRef/>
      </w:r>
      <w:r w:rsidRPr="00142A0A">
        <w:t xml:space="preserve"> </w:t>
      </w:r>
      <w:r w:rsidRPr="00142A0A">
        <w:t>指南明确给出了血小板安全阈值。您方案缺失此项，存在安全隐患。</w:t>
      </w:r>
      <w:r w:rsidRPr="00142A0A">
        <w:rPr>
          <w:b/>
          <w:bCs/>
        </w:rPr>
        <w:t>必须补充</w:t>
      </w:r>
      <w:r w:rsidRPr="00142A0A">
        <w:t>：在监测方案中增加</w:t>
      </w:r>
      <w:r w:rsidRPr="00142A0A">
        <w:t>“</w:t>
      </w:r>
      <w:r w:rsidRPr="00142A0A">
        <w:rPr>
          <w:b/>
          <w:bCs/>
        </w:rPr>
        <w:t>血小板计数低于</w:t>
      </w:r>
      <w:r w:rsidRPr="00142A0A">
        <w:rPr>
          <w:b/>
          <w:bCs/>
        </w:rPr>
        <w:t>80×10</w:t>
      </w:r>
      <w:r w:rsidRPr="00142A0A">
        <w:rPr>
          <w:b/>
          <w:bCs/>
          <w:rPrChange w:id="999" w:author="Jing wang" w:date="2026-05-27T17:10:00Z" w16du:dateUtc="2026-05-27T09:10:00Z">
            <w:rPr>
              <w:rFonts w:ascii="Cambria Math" w:hAnsi="Cambria Math" w:cs="Cambria Math"/>
              <w:b/>
              <w:bCs/>
            </w:rPr>
          </w:rPrChange>
        </w:rPr>
        <w:t>⁹</w:t>
      </w:r>
      <w:r w:rsidRPr="00142A0A">
        <w:rPr>
          <w:b/>
          <w:bCs/>
        </w:rPr>
        <w:t>/L</w:t>
      </w:r>
      <w:r w:rsidRPr="00142A0A">
        <w:rPr>
          <w:b/>
          <w:bCs/>
        </w:rPr>
        <w:t>时，应警惕出血风险并加强监测；低于</w:t>
      </w:r>
      <w:r w:rsidRPr="00142A0A">
        <w:rPr>
          <w:b/>
          <w:bCs/>
        </w:rPr>
        <w:t>50×10</w:t>
      </w:r>
      <w:r w:rsidRPr="00142A0A">
        <w:rPr>
          <w:b/>
          <w:bCs/>
          <w:rPrChange w:id="1000" w:author="Jing wang" w:date="2026-05-27T17:10:00Z" w16du:dateUtc="2026-05-27T09:10:00Z">
            <w:rPr>
              <w:rFonts w:ascii="Cambria Math" w:hAnsi="Cambria Math" w:cs="Cambria Math"/>
              <w:b/>
              <w:bCs/>
            </w:rPr>
          </w:rPrChange>
        </w:rPr>
        <w:t>⁹</w:t>
      </w:r>
      <w:r w:rsidRPr="00142A0A">
        <w:rPr>
          <w:b/>
          <w:bCs/>
        </w:rPr>
        <w:t>/L</w:t>
      </w:r>
      <w:r w:rsidRPr="00142A0A">
        <w:rPr>
          <w:b/>
          <w:bCs/>
        </w:rPr>
        <w:t>时，应暂停溶栓及抗凝药，并根据有无活动性出血决定后续治疗</w:t>
      </w:r>
      <w:r w:rsidRPr="00142A0A">
        <w:t>”</w:t>
      </w:r>
      <w:r w:rsidRPr="00142A0A">
        <w:t>。</w:t>
      </w:r>
      <w:r w:rsidRPr="00142A0A">
        <w:rPr>
          <w:rFonts w:hint="eastAsia"/>
        </w:rPr>
        <w:t>《深静脉》：</w:t>
      </w:r>
      <w:r w:rsidRPr="00142A0A">
        <w:t>血小板低于</w:t>
      </w:r>
      <w:r w:rsidRPr="00142A0A">
        <w:rPr>
          <w:b/>
          <w:bCs/>
        </w:rPr>
        <w:t>80×10</w:t>
      </w:r>
      <w:r w:rsidRPr="00142A0A">
        <w:rPr>
          <w:b/>
          <w:bCs/>
          <w:rPrChange w:id="1001" w:author="Jing wang" w:date="2026-05-27T17:10:00Z" w16du:dateUtc="2026-05-27T09:10:00Z">
            <w:rPr>
              <w:rFonts w:ascii="Cambria Math" w:hAnsi="Cambria Math" w:cs="Cambria Math"/>
              <w:b/>
              <w:bCs/>
            </w:rPr>
          </w:rPrChange>
        </w:rPr>
        <w:t>⁹</w:t>
      </w:r>
      <w:r w:rsidRPr="00142A0A">
        <w:rPr>
          <w:b/>
          <w:bCs/>
        </w:rPr>
        <w:t>/L</w:t>
      </w:r>
      <w:r w:rsidRPr="00142A0A">
        <w:t>或降低超</w:t>
      </w:r>
      <w:r w:rsidRPr="00142A0A">
        <w:t>20%</w:t>
      </w:r>
      <w:r w:rsidRPr="00142A0A">
        <w:t>，注意风险；低于</w:t>
      </w:r>
      <w:r w:rsidRPr="00142A0A">
        <w:rPr>
          <w:b/>
          <w:bCs/>
        </w:rPr>
        <w:t>50×10</w:t>
      </w:r>
      <w:r w:rsidRPr="00142A0A">
        <w:rPr>
          <w:b/>
          <w:bCs/>
          <w:rPrChange w:id="1002" w:author="Jing wang" w:date="2026-05-27T17:10:00Z" w16du:dateUtc="2026-05-27T09:10:00Z">
            <w:rPr>
              <w:rFonts w:ascii="Cambria Math" w:hAnsi="Cambria Math" w:cs="Cambria Math"/>
              <w:b/>
              <w:bCs/>
            </w:rPr>
          </w:rPrChange>
        </w:rPr>
        <w:t>⁹</w:t>
      </w:r>
      <w:r w:rsidRPr="00142A0A">
        <w:rPr>
          <w:b/>
          <w:bCs/>
        </w:rPr>
        <w:t>/L</w:t>
      </w:r>
      <w:r w:rsidRPr="00142A0A">
        <w:t>，停用溶栓及抗凝药。</w:t>
      </w:r>
    </w:p>
  </w:footnote>
  <w:footnote w:id="28">
    <w:p w14:paraId="4BAC9E11" w14:textId="2379B12D" w:rsidR="002F294A" w:rsidRPr="00142A0A" w:rsidRDefault="002F294A" w:rsidP="00142A0A">
      <w:pPr>
        <w:pStyle w:val="aff1"/>
      </w:pPr>
      <w:r w:rsidRPr="00142A0A">
        <w:rPr>
          <w:rStyle w:val="aff3"/>
        </w:rPr>
        <w:footnoteRef/>
      </w:r>
      <w:r w:rsidRPr="00142A0A">
        <w:t xml:space="preserve"> </w:t>
      </w:r>
      <w:r w:rsidRPr="00142A0A">
        <w:rPr>
          <w:rFonts w:hint="eastAsia"/>
        </w:rPr>
        <w:t>《深静脉》：</w:t>
      </w:r>
      <w:r w:rsidRPr="00142A0A">
        <w:t>提及</w:t>
      </w:r>
      <w:r w:rsidRPr="00142A0A">
        <w:t>D-</w:t>
      </w:r>
      <w:r w:rsidRPr="00142A0A">
        <w:t>二聚体可用于</w:t>
      </w:r>
      <w:r w:rsidRPr="00142A0A">
        <w:rPr>
          <w:b/>
          <w:bCs/>
        </w:rPr>
        <w:t>灵敏反映溶栓是否有效</w:t>
      </w:r>
      <w:r w:rsidRPr="00142A0A">
        <w:t>，若由高点降至正常或低水平不再升高，提示可考虑停用溶栓药。</w:t>
      </w:r>
    </w:p>
  </w:footnote>
  <w:footnote w:id="29">
    <w:p w14:paraId="44ABB7A3" w14:textId="77777777" w:rsidR="00FC375B" w:rsidRPr="00142A0A" w:rsidRDefault="00FC375B" w:rsidP="00142A0A">
      <w:pPr>
        <w:pStyle w:val="aff1"/>
      </w:pPr>
      <w:r w:rsidRPr="00142A0A">
        <w:rPr>
          <w:rStyle w:val="aff3"/>
        </w:rPr>
        <w:footnoteRef/>
      </w:r>
      <w:r w:rsidRPr="00142A0A">
        <w:t xml:space="preserve"> </w:t>
      </w:r>
      <w:r w:rsidRPr="00142A0A">
        <w:t>使用</w:t>
      </w:r>
      <w:r w:rsidRPr="00142A0A">
        <w:t>ACT</w:t>
      </w:r>
      <w:r w:rsidRPr="00142A0A">
        <w:t>，而所有指南和</w:t>
      </w:r>
      <w:r w:rsidRPr="00142A0A">
        <w:t>CAVA</w:t>
      </w:r>
      <w:r w:rsidRPr="00142A0A">
        <w:t>均推荐</w:t>
      </w:r>
      <w:r w:rsidRPr="00142A0A">
        <w:t>APTT</w:t>
      </w:r>
      <w:r w:rsidRPr="00142A0A">
        <w:t>。</w:t>
      </w:r>
      <w:r w:rsidRPr="00142A0A">
        <w:t>ACT</w:t>
      </w:r>
      <w:r w:rsidRPr="00142A0A">
        <w:t>常用于心脏及大血管手术，</w:t>
      </w:r>
      <w:r w:rsidRPr="00142A0A">
        <w:rPr>
          <w:color w:val="EE0000"/>
          <w:rPrChange w:id="1013" w:author="Jing wang" w:date="2026-05-27T17:10:00Z" w16du:dateUtc="2026-05-27T09:10:00Z">
            <w:rPr/>
          </w:rPrChange>
        </w:rPr>
        <w:t>APTT</w:t>
      </w:r>
      <w:r w:rsidRPr="00142A0A">
        <w:rPr>
          <w:rFonts w:hint="eastAsia"/>
          <w:color w:val="EE0000"/>
          <w:rPrChange w:id="1014" w:author="Jing wang" w:date="2026-05-27T17:10:00Z" w16du:dateUtc="2026-05-27T09:10:00Z">
            <w:rPr>
              <w:rFonts w:hint="eastAsia"/>
            </w:rPr>
          </w:rPrChange>
        </w:rPr>
        <w:t>是外周血管</w:t>
      </w:r>
      <w:r w:rsidRPr="00142A0A">
        <w:t>溶栓抗凝的通用标准。</w:t>
      </w:r>
      <w:r w:rsidRPr="00142A0A">
        <w:rPr>
          <w:b/>
          <w:bCs/>
        </w:rPr>
        <w:t>必须修改</w:t>
      </w:r>
      <w:r w:rsidRPr="00142A0A">
        <w:t>：将术中抗凝监测指标统一为</w:t>
      </w:r>
      <w:r w:rsidRPr="00142A0A">
        <w:rPr>
          <w:b/>
          <w:bCs/>
        </w:rPr>
        <w:t>“</w:t>
      </w:r>
      <w:r w:rsidRPr="00142A0A">
        <w:rPr>
          <w:b/>
          <w:bCs/>
        </w:rPr>
        <w:t>监测</w:t>
      </w:r>
      <w:r w:rsidRPr="00142A0A">
        <w:rPr>
          <w:b/>
          <w:bCs/>
        </w:rPr>
        <w:t>APTT</w:t>
      </w:r>
      <w:r w:rsidRPr="00142A0A">
        <w:rPr>
          <w:b/>
          <w:bCs/>
        </w:rPr>
        <w:t>，使其维持在正常基线值的</w:t>
      </w:r>
      <w:r w:rsidRPr="00142A0A">
        <w:rPr>
          <w:b/>
          <w:bCs/>
        </w:rPr>
        <w:t>1.5-2.5</w:t>
      </w:r>
      <w:r w:rsidRPr="00142A0A">
        <w:rPr>
          <w:b/>
          <w:bCs/>
        </w:rPr>
        <w:t>倍</w:t>
      </w:r>
      <w:r w:rsidRPr="00142A0A">
        <w:rPr>
          <w:b/>
          <w:bCs/>
        </w:rPr>
        <w:t>”</w:t>
      </w:r>
      <w:r w:rsidRPr="00142A0A">
        <w:t>。</w:t>
      </w:r>
      <w:r w:rsidRPr="00142A0A">
        <w:rPr>
          <w:rFonts w:hint="eastAsia"/>
        </w:rPr>
        <w:t>《深静脉》</w:t>
      </w:r>
      <w:r w:rsidRPr="00142A0A">
        <w:t>/</w:t>
      </w:r>
      <w:r w:rsidRPr="00142A0A">
        <w:rPr>
          <w:rFonts w:hint="eastAsia"/>
        </w:rPr>
        <w:t>《介入》：</w:t>
      </w:r>
      <w:r w:rsidRPr="00142A0A">
        <w:t>使用普通肝素需监测</w:t>
      </w:r>
      <w:r w:rsidRPr="00142A0A">
        <w:rPr>
          <w:b/>
          <w:bCs/>
        </w:rPr>
        <w:t>APTT</w:t>
      </w:r>
      <w:r w:rsidRPr="00142A0A">
        <w:t>，延长至正常对照值的</w:t>
      </w:r>
      <w:r w:rsidRPr="00142A0A">
        <w:rPr>
          <w:b/>
          <w:bCs/>
        </w:rPr>
        <w:t>1.5-2.5</w:t>
      </w:r>
      <w:r w:rsidRPr="00142A0A">
        <w:rPr>
          <w:b/>
          <w:bCs/>
        </w:rPr>
        <w:t>倍</w:t>
      </w:r>
      <w:r w:rsidRPr="00142A0A">
        <w:t>。</w:t>
      </w:r>
    </w:p>
  </w:footnote>
  <w:footnote w:id="30">
    <w:p w14:paraId="3C532AC4" w14:textId="7AA13018" w:rsidR="00FC375B" w:rsidRPr="00142A0A" w:rsidRDefault="00FC375B" w:rsidP="00142A0A">
      <w:pPr>
        <w:pStyle w:val="aff1"/>
      </w:pPr>
      <w:r w:rsidRPr="00142A0A">
        <w:rPr>
          <w:rStyle w:val="aff3"/>
        </w:rPr>
        <w:footnoteRef/>
      </w:r>
      <w:r w:rsidRPr="00142A0A">
        <w:t xml:space="preserve"> </w:t>
      </w:r>
      <w:r w:rsidRPr="00142A0A">
        <w:t>存在逻辑问题。若无法监测</w:t>
      </w:r>
      <w:r w:rsidRPr="00142A0A">
        <w:t>APTT</w:t>
      </w:r>
      <w:r w:rsidRPr="00142A0A">
        <w:t>，提供一个固定剂量的备选方案是务实的。</w:t>
      </w:r>
      <w:r w:rsidRPr="00142A0A">
        <w:t>CAVA</w:t>
      </w:r>
      <w:r w:rsidRPr="00142A0A">
        <w:t>正是采用固定剂量</w:t>
      </w:r>
      <w:r w:rsidRPr="00142A0A">
        <w:t>1000 IU/h</w:t>
      </w:r>
      <w:r w:rsidRPr="00142A0A">
        <w:t>。</w:t>
      </w:r>
      <w:r w:rsidRPr="00142A0A">
        <w:rPr>
          <w:b/>
          <w:bCs/>
        </w:rPr>
        <w:t>建议保留此备选方案，但需修改前提</w:t>
      </w:r>
      <w:r w:rsidRPr="00142A0A">
        <w:t>：将</w:t>
      </w:r>
      <w:r w:rsidRPr="00142A0A">
        <w:t>“</w:t>
      </w:r>
      <w:r w:rsidRPr="00142A0A">
        <w:t>无法监测</w:t>
      </w:r>
      <w:r w:rsidRPr="00142A0A">
        <w:t>ACT</w:t>
      </w:r>
      <w:r w:rsidRPr="00142A0A">
        <w:t>的单位</w:t>
      </w:r>
      <w:r w:rsidRPr="00142A0A">
        <w:t>”</w:t>
      </w:r>
      <w:r w:rsidRPr="00142A0A">
        <w:t>修改为</w:t>
      </w:r>
      <w:r w:rsidRPr="00142A0A">
        <w:rPr>
          <w:b/>
          <w:bCs/>
        </w:rPr>
        <w:t>“</w:t>
      </w:r>
      <w:r w:rsidRPr="00142A0A">
        <w:rPr>
          <w:b/>
          <w:bCs/>
        </w:rPr>
        <w:t>无法及时监测</w:t>
      </w:r>
      <w:r w:rsidRPr="00142A0A">
        <w:rPr>
          <w:b/>
          <w:bCs/>
        </w:rPr>
        <w:t>APTT</w:t>
      </w:r>
      <w:r w:rsidRPr="00142A0A">
        <w:rPr>
          <w:b/>
          <w:bCs/>
        </w:rPr>
        <w:t>的单位</w:t>
      </w:r>
      <w:r w:rsidRPr="00142A0A">
        <w:rPr>
          <w:b/>
          <w:bCs/>
        </w:rPr>
        <w:t>”</w:t>
      </w:r>
      <w:r w:rsidRPr="00142A0A">
        <w:t>。</w:t>
      </w:r>
    </w:p>
  </w:footnote>
  <w:footnote w:id="31">
    <w:p w14:paraId="00001A5D" w14:textId="3A392BC0" w:rsidR="00143250" w:rsidRPr="00142A0A" w:rsidRDefault="00143250" w:rsidP="00142A0A">
      <w:pPr>
        <w:pStyle w:val="aff1"/>
        <w:rPr>
          <w:color w:val="EE0000"/>
          <w:rPrChange w:id="1029" w:author="Jing wang" w:date="2026-05-27T17:10:00Z" w16du:dateUtc="2026-05-27T09:10:00Z">
            <w:rPr/>
          </w:rPrChange>
        </w:rPr>
      </w:pPr>
      <w:r w:rsidRPr="00142A0A">
        <w:rPr>
          <w:rStyle w:val="aff3"/>
        </w:rPr>
        <w:footnoteRef/>
      </w:r>
      <w:r w:rsidRPr="00142A0A">
        <w:t xml:space="preserve"> </w:t>
      </w:r>
      <w:r w:rsidRPr="00142A0A">
        <w:t>方案中</w:t>
      </w:r>
      <w:r w:rsidRPr="00142A0A">
        <w:t>“</w:t>
      </w:r>
      <w:r w:rsidRPr="00142A0A">
        <w:t>因需要取出</w:t>
      </w:r>
      <w:r w:rsidRPr="00142A0A">
        <w:t>IVCF</w:t>
      </w:r>
      <w:r w:rsidRPr="00142A0A">
        <w:t>而住院不记录</w:t>
      </w:r>
      <w:r w:rsidRPr="00142A0A">
        <w:t>SAE”</w:t>
      </w:r>
      <w:r w:rsidRPr="00142A0A">
        <w:t>这一规定，与</w:t>
      </w:r>
      <w:r w:rsidRPr="00142A0A">
        <w:rPr>
          <w:color w:val="EE0000"/>
          <w:rPrChange w:id="1030" w:author="Jing wang" w:date="2026-05-27T17:10:00Z" w16du:dateUtc="2026-05-27T09:10:00Z">
            <w:rPr/>
          </w:rPrChange>
        </w:rPr>
        <w:t>GCP</w:t>
      </w:r>
      <w:r w:rsidRPr="00142A0A">
        <w:rPr>
          <w:rFonts w:hint="eastAsia"/>
          <w:color w:val="EE0000"/>
          <w:rPrChange w:id="1031" w:author="Jing wang" w:date="2026-05-27T17:10:00Z" w16du:dateUtc="2026-05-27T09:10:00Z">
            <w:rPr>
              <w:rFonts w:hint="eastAsia"/>
            </w:rPr>
          </w:rPrChange>
        </w:rPr>
        <w:t>要求的</w:t>
      </w:r>
      <w:r w:rsidRPr="00142A0A">
        <w:rPr>
          <w:color w:val="EE0000"/>
          <w:rPrChange w:id="1032" w:author="Jing wang" w:date="2026-05-27T17:10:00Z" w16du:dateUtc="2026-05-27T09:10:00Z">
            <w:rPr/>
          </w:rPrChange>
        </w:rPr>
        <w:t>“</w:t>
      </w:r>
      <w:r w:rsidRPr="00142A0A">
        <w:rPr>
          <w:rFonts w:hint="eastAsia"/>
          <w:color w:val="EE0000"/>
          <w:rPrChange w:id="1033" w:author="Jing wang" w:date="2026-05-27T17:10:00Z" w16du:dateUtc="2026-05-27T09:10:00Z">
            <w:rPr>
              <w:rFonts w:hint="eastAsia"/>
            </w:rPr>
          </w:rPrChange>
        </w:rPr>
        <w:t>导致住院</w:t>
      </w:r>
      <w:r w:rsidRPr="00142A0A">
        <w:rPr>
          <w:color w:val="EE0000"/>
          <w:rPrChange w:id="1034" w:author="Jing wang" w:date="2026-05-27T17:10:00Z" w16du:dateUtc="2026-05-27T09:10:00Z">
            <w:rPr/>
          </w:rPrChange>
        </w:rPr>
        <w:t>”</w:t>
      </w:r>
      <w:r w:rsidRPr="00142A0A">
        <w:rPr>
          <w:rFonts w:hint="eastAsia"/>
          <w:color w:val="EE0000"/>
          <w:rPrChange w:id="1035" w:author="Jing wang" w:date="2026-05-27T17:10:00Z" w16du:dateUtc="2026-05-27T09:10:00Z">
            <w:rPr>
              <w:rFonts w:hint="eastAsia"/>
            </w:rPr>
          </w:rPrChange>
        </w:rPr>
        <w:t>即为</w:t>
      </w:r>
      <w:r w:rsidRPr="00142A0A">
        <w:rPr>
          <w:color w:val="EE0000"/>
          <w:rPrChange w:id="1036" w:author="Jing wang" w:date="2026-05-27T17:10:00Z" w16du:dateUtc="2026-05-27T09:10:00Z">
            <w:rPr/>
          </w:rPrChange>
        </w:rPr>
        <w:t>SAE</w:t>
      </w:r>
      <w:r w:rsidRPr="00142A0A">
        <w:rPr>
          <w:rFonts w:hint="eastAsia"/>
          <w:color w:val="EE0000"/>
          <w:rPrChange w:id="1037" w:author="Jing wang" w:date="2026-05-27T17:10:00Z" w16du:dateUtc="2026-05-27T09:10:00Z">
            <w:rPr>
              <w:rFonts w:hint="eastAsia"/>
            </w:rPr>
          </w:rPrChange>
        </w:rPr>
        <w:t>的定义相悖。</w:t>
      </w:r>
      <w:r w:rsidR="004C1DCC" w:rsidRPr="00142A0A">
        <w:rPr>
          <w:rFonts w:hint="eastAsia"/>
          <w:b/>
          <w:bCs/>
          <w:color w:val="EE0000"/>
          <w:rPrChange w:id="1038" w:author="Jing wang" w:date="2026-05-27T17:10:00Z" w16du:dateUtc="2026-05-27T09:10:00Z">
            <w:rPr>
              <w:rFonts w:hint="eastAsia"/>
              <w:b/>
              <w:bCs/>
            </w:rPr>
          </w:rPrChange>
        </w:rPr>
        <w:t>建议删除</w:t>
      </w:r>
    </w:p>
  </w:footnote>
  <w:footnote w:id="32">
    <w:p w14:paraId="7E94AAF1" w14:textId="04531626" w:rsidR="004C1DCC" w:rsidRPr="00142A0A" w:rsidRDefault="004C1DCC" w:rsidP="00142A0A">
      <w:pPr>
        <w:pStyle w:val="aff1"/>
      </w:pPr>
      <w:r w:rsidRPr="00142A0A">
        <w:rPr>
          <w:rStyle w:val="aff3"/>
        </w:rPr>
        <w:footnoteRef/>
      </w:r>
      <w:r w:rsidRPr="00142A0A">
        <w:t xml:space="preserve"> CAVA</w:t>
      </w:r>
      <w:r w:rsidRPr="00142A0A">
        <w:rPr>
          <w:rFonts w:hint="eastAsia"/>
        </w:rPr>
        <w:t>：</w:t>
      </w:r>
      <w:r w:rsidRPr="00142A0A">
        <w:rPr>
          <w:b/>
          <w:bCs/>
        </w:rPr>
        <w:t>“</w:t>
      </w:r>
      <w:bookmarkStart w:id="1050" w:name="OLE_LINK30"/>
      <w:r w:rsidRPr="00142A0A">
        <w:rPr>
          <w:rFonts w:hint="eastAsia"/>
          <w:b/>
          <w:bCs/>
          <w:color w:val="EE0000"/>
          <w:rPrChange w:id="1051" w:author="Jing wang" w:date="2026-05-27T17:10:00Z" w16du:dateUtc="2026-05-27T09:10:00Z">
            <w:rPr>
              <w:rFonts w:hint="eastAsia"/>
              <w:b/>
              <w:bCs/>
            </w:rPr>
          </w:rPrChange>
        </w:rPr>
        <w:t>造影显示管腔狭窄</w:t>
      </w:r>
      <w:r w:rsidRPr="00142A0A">
        <w:rPr>
          <w:b/>
          <w:bCs/>
          <w:color w:val="EE0000"/>
          <w:rPrChange w:id="1052" w:author="Jing wang" w:date="2026-05-27T17:10:00Z" w16du:dateUtc="2026-05-27T09:10:00Z">
            <w:rPr>
              <w:b/>
              <w:bCs/>
            </w:rPr>
          </w:rPrChange>
        </w:rPr>
        <w:t>&gt;50%</w:t>
      </w:r>
      <w:bookmarkEnd w:id="1050"/>
      <w:r w:rsidRPr="00142A0A">
        <w:rPr>
          <w:b/>
          <w:bCs/>
        </w:rPr>
        <w:t xml:space="preserve">” </w:t>
      </w:r>
      <w:r w:rsidRPr="00142A0A">
        <w:rPr>
          <w:rFonts w:hint="eastAsia"/>
          <w:b/>
          <w:bCs/>
        </w:rPr>
        <w:t>《深静脉》：</w:t>
      </w:r>
      <w:r w:rsidRPr="00142A0A">
        <w:t>对</w:t>
      </w:r>
      <w:r w:rsidRPr="00142A0A">
        <w:t>CDT</w:t>
      </w:r>
      <w:r w:rsidRPr="00142A0A">
        <w:t>后狭窄</w:t>
      </w:r>
      <w:r w:rsidRPr="00142A0A">
        <w:t>&gt;50%</w:t>
      </w:r>
      <w:r w:rsidRPr="00142A0A">
        <w:t>者，建议行</w:t>
      </w:r>
      <w:r w:rsidRPr="00142A0A">
        <w:t>PTA</w:t>
      </w:r>
      <w:r w:rsidRPr="00142A0A">
        <w:t>和支架植入。</w:t>
      </w:r>
    </w:p>
  </w:footnote>
  <w:footnote w:id="33">
    <w:p w14:paraId="245ECCBE" w14:textId="7C26A088" w:rsidR="004C1DCC" w:rsidRPr="00142A0A" w:rsidRDefault="004C1DCC" w:rsidP="00142A0A">
      <w:pPr>
        <w:pStyle w:val="aff1"/>
      </w:pPr>
      <w:r w:rsidRPr="00142A0A">
        <w:rPr>
          <w:rStyle w:val="aff3"/>
        </w:rPr>
        <w:footnoteRef/>
      </w:r>
      <w:r w:rsidRPr="00142A0A">
        <w:t xml:space="preserve"> </w:t>
      </w:r>
      <w:r w:rsidRPr="00142A0A">
        <w:rPr>
          <w:b/>
          <w:bCs/>
        </w:rPr>
        <w:t>建议修改为</w:t>
      </w:r>
      <w:r w:rsidRPr="00142A0A">
        <w:t>：</w:t>
      </w:r>
      <w:r w:rsidRPr="00142A0A">
        <w:t>“</w:t>
      </w:r>
      <w:bookmarkStart w:id="1055" w:name="OLE_LINK31"/>
      <w:r w:rsidRPr="00142A0A">
        <w:t>使用肝素持续泵入，维持</w:t>
      </w:r>
      <w:r w:rsidRPr="00142A0A">
        <w:t>APTT</w:t>
      </w:r>
      <w:r w:rsidRPr="00142A0A">
        <w:t>在正常基线值的</w:t>
      </w:r>
      <w:r w:rsidRPr="00142A0A">
        <w:t>1.5-2.5</w:t>
      </w:r>
      <w:r w:rsidRPr="00142A0A">
        <w:t>倍。推荐起始剂量为</w:t>
      </w:r>
      <w:r w:rsidRPr="00142A0A">
        <w:t>18 U/kg/h</w:t>
      </w:r>
      <w:r w:rsidRPr="00142A0A">
        <w:t>，经导管鞘泵入肝素</w:t>
      </w:r>
      <w:r w:rsidRPr="00142A0A">
        <w:t>1000 IU/h</w:t>
      </w:r>
      <w:r w:rsidRPr="00142A0A">
        <w:t>，之后根据</w:t>
      </w:r>
      <w:r w:rsidRPr="00142A0A">
        <w:t>APTT</w:t>
      </w:r>
      <w:r w:rsidRPr="00142A0A">
        <w:t>监测结果调整</w:t>
      </w:r>
      <w:bookmarkEnd w:id="1055"/>
      <w:r w:rsidRPr="00142A0A">
        <w:t>”</w:t>
      </w:r>
      <w:r w:rsidRPr="00142A0A">
        <w:t>。</w:t>
      </w:r>
      <w:r w:rsidRPr="00142A0A">
        <w:t>CAVA</w:t>
      </w:r>
      <w:r w:rsidRPr="00142A0A">
        <w:rPr>
          <w:rFonts w:hint="eastAsia"/>
        </w:rPr>
        <w:t>：</w:t>
      </w:r>
      <w:r w:rsidRPr="00142A0A">
        <w:t>使用肝素泵入，</w:t>
      </w:r>
      <w:r w:rsidRPr="00142A0A">
        <w:rPr>
          <w:b/>
          <w:bCs/>
        </w:rPr>
        <w:t>维持剂量</w:t>
      </w:r>
      <w:r w:rsidRPr="00142A0A">
        <w:rPr>
          <w:b/>
          <w:bCs/>
        </w:rPr>
        <w:t>18 U/kg/h</w:t>
      </w:r>
      <w:r w:rsidRPr="00142A0A">
        <w:t>，同时经导管鞘泵入肝素</w:t>
      </w:r>
      <w:r w:rsidRPr="00142A0A">
        <w:rPr>
          <w:b/>
          <w:bCs/>
        </w:rPr>
        <w:t>1mg/h</w:t>
      </w:r>
      <w:r w:rsidRPr="00142A0A">
        <w:t>。监测</w:t>
      </w:r>
      <w:r w:rsidRPr="00142A0A">
        <w:t>APTT</w:t>
      </w:r>
      <w:r w:rsidRPr="00142A0A">
        <w:t>，目标为基线值</w:t>
      </w:r>
      <w:r w:rsidRPr="00142A0A">
        <w:rPr>
          <w:b/>
          <w:bCs/>
        </w:rPr>
        <w:t>1.5-2.5</w:t>
      </w:r>
      <w:r w:rsidRPr="00142A0A">
        <w:rPr>
          <w:b/>
          <w:bCs/>
        </w:rPr>
        <w:t>倍</w:t>
      </w:r>
      <w:r w:rsidRPr="00142A0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3EE3" w14:textId="77777777" w:rsidR="001C73AA" w:rsidRDefault="001C73AA">
    <w:pPr>
      <w:pStyle w:val="ad"/>
      <w:pBdr>
        <w:bottom w:val="single" w:sz="4" w:space="1" w:color="auto"/>
      </w:pBdr>
      <w:rPr>
        <w:sz w:val="21"/>
        <w:szCs w:val="21"/>
      </w:rPr>
    </w:pPr>
  </w:p>
  <w:p w14:paraId="3DC11C99" w14:textId="77777777" w:rsidR="001C73AA" w:rsidRDefault="00000000">
    <w:pPr>
      <w:pStyle w:val="ad"/>
      <w:pBdr>
        <w:bottom w:val="single" w:sz="4" w:space="1" w:color="auto"/>
      </w:pBdr>
      <w:rPr>
        <w:sz w:val="21"/>
        <w:szCs w:val="21"/>
      </w:rPr>
    </w:pPr>
    <w:r>
      <w:rPr>
        <w:rFonts w:hint="eastAsia"/>
        <w:sz w:val="22"/>
        <w:szCs w:val="22"/>
      </w:rPr>
      <w:t>超声溶栓导管、超声溶栓主机</w:t>
    </w:r>
    <w:r>
      <w:pict w14:anchorId="58A0B9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911" o:spid="_x0000_s3073" type="#_x0000_t136" style="position:absolute;left:0;text-align:left;margin-left:0;margin-top:0;width:521.05pt;height:66.2pt;rotation:-45;z-index:-251658240;mso-position-horizontal:center;mso-position-horizontal-relative:margin;mso-position-vertical:center;mso-position-vertical-relative:margin;mso-width-relative:page;mso-height-relative:page" fillcolor="silver" stroked="f">
          <v:fill opacity="43253f"/>
          <v:textpath style="font-family:&quot;微软雅黑&quot;" trim="t" fitpath="t" string="机密文件 禁止复制粘贴"/>
          <o:lock v:ext="edit" aspectratio="t"/>
          <w10:wrap anchorx="margin" anchory="margin"/>
        </v:shape>
      </w:pict>
    </w:r>
    <w:r>
      <w:rPr>
        <w:sz w:val="21"/>
        <w:szCs w:val="21"/>
      </w:rPr>
      <w:ptab w:relativeTo="margin" w:alignment="right" w:leader="none"/>
    </w:r>
    <w:r>
      <w:rPr>
        <w:sz w:val="22"/>
        <w:szCs w:val="22"/>
      </w:rPr>
      <w:t>V</w:t>
    </w:r>
    <w:r>
      <w:rPr>
        <w:rFonts w:hint="eastAsia"/>
        <w:sz w:val="22"/>
        <w:szCs w:val="22"/>
      </w:rPr>
      <w:t>1.0</w:t>
    </w:r>
    <w:r>
      <w:rPr>
        <w:sz w:val="22"/>
        <w:szCs w:val="22"/>
      </w:rPr>
      <w:t>/202</w:t>
    </w:r>
    <w:r>
      <w:rPr>
        <w:rFonts w:hint="eastAsia"/>
        <w:sz w:val="22"/>
        <w:szCs w:val="22"/>
      </w:rPr>
      <w:t>5</w:t>
    </w:r>
    <w:r>
      <w:rPr>
        <w:sz w:val="22"/>
        <w:szCs w:val="22"/>
      </w:rPr>
      <w:t>.</w:t>
    </w:r>
    <w:r>
      <w:rPr>
        <w:rFonts w:hint="eastAsia"/>
        <w:sz w:val="22"/>
        <w:szCs w:val="22"/>
      </w:rPr>
      <w:t>11</w:t>
    </w:r>
    <w:r>
      <w:rPr>
        <w:sz w:val="22"/>
        <w:szCs w:val="22"/>
      </w:rPr>
      <w:t>.</w:t>
    </w:r>
    <w:r>
      <w:rPr>
        <w:rFonts w:hint="eastAsia"/>
        <w:sz w:val="22"/>
        <w:szCs w:val="22"/>
      </w:rPr>
      <w:t>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B5D9" w14:textId="77777777" w:rsidR="001C73AA" w:rsidRDefault="001C73AA">
    <w:pPr>
      <w:pStyle w:val="ad"/>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ED2AB3"/>
    <w:multiLevelType w:val="multilevel"/>
    <w:tmpl w:val="82ED2AB3"/>
    <w:lvl w:ilvl="0">
      <w:start w:val="3"/>
      <w:numFmt w:val="decimal"/>
      <w:lvlText w:val="%1."/>
      <w:lvlJc w:val="left"/>
      <w:pPr>
        <w:ind w:left="425" w:hanging="425"/>
      </w:pPr>
      <w:rPr>
        <w:rFonts w:hint="default"/>
      </w:rPr>
    </w:lvl>
    <w:lvl w:ilvl="1">
      <w:start w:val="3"/>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88AEF41B"/>
    <w:multiLevelType w:val="singleLevel"/>
    <w:tmpl w:val="88AEF41B"/>
    <w:lvl w:ilvl="0">
      <w:start w:val="1"/>
      <w:numFmt w:val="decimal"/>
      <w:lvlText w:val="(%1)"/>
      <w:lvlJc w:val="left"/>
      <w:pPr>
        <w:tabs>
          <w:tab w:val="left" w:pos="397"/>
        </w:tabs>
        <w:ind w:left="397" w:hanging="397"/>
      </w:pPr>
      <w:rPr>
        <w:rFonts w:hint="default"/>
      </w:rPr>
    </w:lvl>
  </w:abstractNum>
  <w:abstractNum w:abstractNumId="2" w15:restartNumberingAfterBreak="0">
    <w:nsid w:val="8BBD22B4"/>
    <w:multiLevelType w:val="singleLevel"/>
    <w:tmpl w:val="8BBD22B4"/>
    <w:lvl w:ilvl="0">
      <w:start w:val="1"/>
      <w:numFmt w:val="decimal"/>
      <w:lvlText w:val="(%1)"/>
      <w:lvlJc w:val="left"/>
      <w:pPr>
        <w:ind w:left="425" w:hanging="425"/>
      </w:pPr>
      <w:rPr>
        <w:rFonts w:hint="default"/>
      </w:rPr>
    </w:lvl>
  </w:abstractNum>
  <w:abstractNum w:abstractNumId="3" w15:restartNumberingAfterBreak="0">
    <w:nsid w:val="9801E039"/>
    <w:multiLevelType w:val="multilevel"/>
    <w:tmpl w:val="9801E039"/>
    <w:lvl w:ilvl="0">
      <w:start w:val="6"/>
      <w:numFmt w:val="decimal"/>
      <w:lvlText w:val="%1."/>
      <w:lvlJc w:val="left"/>
      <w:pPr>
        <w:ind w:left="425" w:hanging="425"/>
      </w:pPr>
      <w:rPr>
        <w:rFonts w:hint="default"/>
      </w:rPr>
    </w:lvl>
    <w:lvl w:ilvl="1">
      <w:start w:val="1"/>
      <w:numFmt w:val="decimal"/>
      <w:lvlText w:val="%1.%2."/>
      <w:lvlJc w:val="left"/>
      <w:pPr>
        <w:ind w:left="567" w:hanging="567"/>
      </w:pPr>
      <w:rPr>
        <w:rFonts w:ascii="宋体" w:eastAsia="宋体" w:hAnsi="宋体" w:cs="宋体" w:hint="default"/>
      </w:rPr>
    </w:lvl>
    <w:lvl w:ilvl="2">
      <w:start w:val="1"/>
      <w:numFmt w:val="decimal"/>
      <w:suff w:val="space"/>
      <w:lvlText w:val="%1.%2.%3."/>
      <w:lvlJc w:val="left"/>
      <w:pPr>
        <w:tabs>
          <w:tab w:val="left" w:pos="420"/>
        </w:tabs>
        <w:ind w:left="709" w:hanging="709"/>
      </w:pPr>
      <w:rPr>
        <w:rFonts w:ascii="Times New Roman" w:eastAsia="宋体" w:hAnsi="Times New Roman"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9B23744E"/>
    <w:multiLevelType w:val="singleLevel"/>
    <w:tmpl w:val="9B23744E"/>
    <w:lvl w:ilvl="0">
      <w:start w:val="1"/>
      <w:numFmt w:val="bullet"/>
      <w:lvlText w:val=""/>
      <w:lvlJc w:val="left"/>
      <w:pPr>
        <w:tabs>
          <w:tab w:val="left" w:pos="397"/>
        </w:tabs>
        <w:ind w:left="420" w:hanging="420"/>
      </w:pPr>
      <w:rPr>
        <w:rFonts w:ascii="Wingdings" w:hAnsi="Wingdings" w:hint="default"/>
      </w:rPr>
    </w:lvl>
  </w:abstractNum>
  <w:abstractNum w:abstractNumId="5" w15:restartNumberingAfterBreak="0">
    <w:nsid w:val="9F592279"/>
    <w:multiLevelType w:val="multilevel"/>
    <w:tmpl w:val="9F592279"/>
    <w:lvl w:ilvl="0">
      <w:start w:val="3"/>
      <w:numFmt w:val="decimal"/>
      <w:lvlText w:val="%1."/>
      <w:lvlJc w:val="left"/>
      <w:pPr>
        <w:ind w:left="425" w:hanging="425"/>
      </w:pPr>
      <w:rPr>
        <w:rFonts w:hint="default"/>
      </w:rPr>
    </w:lvl>
    <w:lvl w:ilvl="1">
      <w:start w:val="2"/>
      <w:numFmt w:val="decimal"/>
      <w:lvlText w:val="%1.%2."/>
      <w:lvlJc w:val="left"/>
      <w:pPr>
        <w:ind w:left="567" w:hanging="567"/>
      </w:pPr>
      <w:rPr>
        <w:rFonts w:ascii="宋体" w:eastAsia="宋体" w:hAnsi="宋体" w:cs="宋体" w:hint="default"/>
      </w:rPr>
    </w:lvl>
    <w:lvl w:ilvl="2">
      <w:start w:val="1"/>
      <w:numFmt w:val="decimal"/>
      <w:suff w:val="space"/>
      <w:lvlText w:val="%1.%2.%3."/>
      <w:lvlJc w:val="left"/>
      <w:pPr>
        <w:tabs>
          <w:tab w:val="left" w:pos="420"/>
        </w:tabs>
        <w:ind w:left="709" w:hanging="709"/>
      </w:pPr>
      <w:rPr>
        <w:rFonts w:ascii="Times New Roman" w:eastAsia="宋体" w:hAnsi="Times New Roman"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A07EAC6A"/>
    <w:multiLevelType w:val="multilevel"/>
    <w:tmpl w:val="A07EAC6A"/>
    <w:lvl w:ilvl="0">
      <w:start w:val="5"/>
      <w:numFmt w:val="decimal"/>
      <w:lvlText w:val="%1."/>
      <w:lvlJc w:val="left"/>
      <w:pPr>
        <w:ind w:left="425" w:hanging="425"/>
      </w:pPr>
      <w:rPr>
        <w:rFonts w:ascii="宋体" w:eastAsia="宋体" w:hAnsi="宋体" w:cs="宋体" w:hint="default"/>
      </w:rPr>
    </w:lvl>
    <w:lvl w:ilvl="1">
      <w:start w:val="3"/>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ascii="宋体" w:eastAsia="宋体" w:hAnsi="宋体" w:cs="宋体" w:hint="default"/>
      </w:rPr>
    </w:lvl>
    <w:lvl w:ilvl="3">
      <w:start w:val="1"/>
      <w:numFmt w:val="decimal"/>
      <w:suff w:val="space"/>
      <w:lvlText w:val="%1.%2.%3.%4."/>
      <w:lvlJc w:val="left"/>
      <w:pPr>
        <w:tabs>
          <w:tab w:val="left" w:pos="420"/>
        </w:tabs>
        <w:ind w:left="850" w:hanging="850"/>
      </w:pPr>
      <w:rPr>
        <w:rFonts w:ascii="Times New Roman" w:eastAsia="宋体" w:hAnsi="Times New Roman"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 w15:restartNumberingAfterBreak="0">
    <w:nsid w:val="A2B1EE91"/>
    <w:multiLevelType w:val="singleLevel"/>
    <w:tmpl w:val="A2B1EE91"/>
    <w:lvl w:ilvl="0">
      <w:start w:val="1"/>
      <w:numFmt w:val="decimal"/>
      <w:lvlText w:val="(%1)"/>
      <w:lvlJc w:val="left"/>
      <w:pPr>
        <w:ind w:left="425" w:hanging="425"/>
      </w:pPr>
      <w:rPr>
        <w:rFonts w:ascii="Times New Roman" w:eastAsia="宋体" w:hAnsi="Times New Roman" w:cs="Times New Roman"/>
      </w:rPr>
    </w:lvl>
  </w:abstractNum>
  <w:abstractNum w:abstractNumId="8" w15:restartNumberingAfterBreak="0">
    <w:nsid w:val="A434B7F9"/>
    <w:multiLevelType w:val="singleLevel"/>
    <w:tmpl w:val="A434B7F9"/>
    <w:lvl w:ilvl="0">
      <w:start w:val="1"/>
      <w:numFmt w:val="lowerLetter"/>
      <w:lvlText w:val="%1."/>
      <w:lvlJc w:val="left"/>
      <w:pPr>
        <w:ind w:left="425" w:hanging="425"/>
      </w:pPr>
      <w:rPr>
        <w:rFonts w:hint="default"/>
      </w:rPr>
    </w:lvl>
  </w:abstractNum>
  <w:abstractNum w:abstractNumId="9" w15:restartNumberingAfterBreak="0">
    <w:nsid w:val="B35E102B"/>
    <w:multiLevelType w:val="multilevel"/>
    <w:tmpl w:val="B35E102B"/>
    <w:lvl w:ilvl="0">
      <w:start w:val="1"/>
      <w:numFmt w:val="decimal"/>
      <w:suff w:val="space"/>
      <w:lvlText w:val="[%1]"/>
      <w:lvlJc w:val="left"/>
      <w:pPr>
        <w:tabs>
          <w:tab w:val="left" w:pos="420"/>
        </w:tabs>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B4F76FB9"/>
    <w:multiLevelType w:val="singleLevel"/>
    <w:tmpl w:val="B4F76FB9"/>
    <w:lvl w:ilvl="0">
      <w:start w:val="1"/>
      <w:numFmt w:val="decimal"/>
      <w:lvlText w:val="%1."/>
      <w:lvlJc w:val="left"/>
      <w:pPr>
        <w:ind w:left="425" w:hanging="425"/>
      </w:pPr>
      <w:rPr>
        <w:rFonts w:hint="default"/>
      </w:rPr>
    </w:lvl>
  </w:abstractNum>
  <w:abstractNum w:abstractNumId="11" w15:restartNumberingAfterBreak="0">
    <w:nsid w:val="C287DE3A"/>
    <w:multiLevelType w:val="singleLevel"/>
    <w:tmpl w:val="C287DE3A"/>
    <w:lvl w:ilvl="0">
      <w:start w:val="1"/>
      <w:numFmt w:val="decimal"/>
      <w:lvlText w:val="(%1)"/>
      <w:lvlJc w:val="left"/>
      <w:pPr>
        <w:tabs>
          <w:tab w:val="left" w:pos="397"/>
        </w:tabs>
        <w:ind w:left="397" w:hanging="397"/>
      </w:pPr>
      <w:rPr>
        <w:rFonts w:ascii="Times New Roman" w:eastAsia="宋体" w:hAnsi="Times New Roman" w:cs="Times New Roman"/>
      </w:rPr>
    </w:lvl>
  </w:abstractNum>
  <w:abstractNum w:abstractNumId="12" w15:restartNumberingAfterBreak="0">
    <w:nsid w:val="CB056425"/>
    <w:multiLevelType w:val="singleLevel"/>
    <w:tmpl w:val="CB056425"/>
    <w:lvl w:ilvl="0">
      <w:start w:val="1"/>
      <w:numFmt w:val="decimal"/>
      <w:lvlText w:val="(%1)"/>
      <w:lvlJc w:val="left"/>
      <w:pPr>
        <w:ind w:left="425" w:hanging="425"/>
      </w:pPr>
      <w:rPr>
        <w:rFonts w:hint="default"/>
        <w:b w:val="0"/>
        <w:bCs w:val="0"/>
        <w:sz w:val="24"/>
        <w:szCs w:val="24"/>
      </w:rPr>
    </w:lvl>
  </w:abstractNum>
  <w:abstractNum w:abstractNumId="13" w15:restartNumberingAfterBreak="0">
    <w:nsid w:val="CE23ADC8"/>
    <w:multiLevelType w:val="multilevel"/>
    <w:tmpl w:val="CE23ADC8"/>
    <w:lvl w:ilvl="0">
      <w:start w:val="12"/>
      <w:numFmt w:val="decimal"/>
      <w:lvlText w:val="%1."/>
      <w:lvlJc w:val="left"/>
      <w:pPr>
        <w:ind w:left="425" w:hanging="425"/>
      </w:pPr>
      <w:rPr>
        <w:rFonts w:hint="default"/>
      </w:rPr>
    </w:lvl>
    <w:lvl w:ilvl="1">
      <w:start w:val="1"/>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ascii="Times New Roman" w:eastAsia="宋体" w:hAnsi="Times New Roman" w:cs="Times New Roman"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 w15:restartNumberingAfterBreak="0">
    <w:nsid w:val="CF7538EB"/>
    <w:multiLevelType w:val="singleLevel"/>
    <w:tmpl w:val="CF7538EB"/>
    <w:lvl w:ilvl="0">
      <w:start w:val="1"/>
      <w:numFmt w:val="decimal"/>
      <w:lvlText w:val="(%1)"/>
      <w:lvlJc w:val="left"/>
      <w:pPr>
        <w:ind w:left="425" w:hanging="425"/>
      </w:pPr>
      <w:rPr>
        <w:rFonts w:hint="default"/>
      </w:rPr>
    </w:lvl>
  </w:abstractNum>
  <w:abstractNum w:abstractNumId="15" w15:restartNumberingAfterBreak="0">
    <w:nsid w:val="DEF56D1F"/>
    <w:multiLevelType w:val="singleLevel"/>
    <w:tmpl w:val="DEF56D1F"/>
    <w:lvl w:ilvl="0">
      <w:start w:val="1"/>
      <w:numFmt w:val="bullet"/>
      <w:lvlText w:val=""/>
      <w:lvlJc w:val="left"/>
      <w:pPr>
        <w:ind w:left="1260" w:hanging="420"/>
      </w:pPr>
      <w:rPr>
        <w:rFonts w:ascii="Wingdings" w:hAnsi="Wingdings" w:hint="default"/>
      </w:rPr>
    </w:lvl>
  </w:abstractNum>
  <w:abstractNum w:abstractNumId="16" w15:restartNumberingAfterBreak="0">
    <w:nsid w:val="ECA1A542"/>
    <w:multiLevelType w:val="multilevel"/>
    <w:tmpl w:val="ECA1A542"/>
    <w:lvl w:ilvl="0">
      <w:start w:val="5"/>
      <w:numFmt w:val="decimal"/>
      <w:lvlText w:val="%1."/>
      <w:lvlJc w:val="left"/>
      <w:pPr>
        <w:ind w:left="425" w:hanging="425"/>
      </w:pPr>
      <w:rPr>
        <w:rFonts w:ascii="宋体" w:eastAsia="宋体" w:hAnsi="宋体" w:cs="宋体" w:hint="default"/>
      </w:rPr>
    </w:lvl>
    <w:lvl w:ilvl="1">
      <w:start w:val="1"/>
      <w:numFmt w:val="decimal"/>
      <w:suff w:val="space"/>
      <w:lvlText w:val="%1.%2."/>
      <w:lvlJc w:val="left"/>
      <w:pPr>
        <w:tabs>
          <w:tab w:val="left" w:pos="0"/>
        </w:tabs>
        <w:ind w:left="567" w:hanging="567"/>
      </w:pPr>
      <w:rPr>
        <w:rFonts w:ascii="Times New Roman" w:eastAsia="宋体" w:hAnsi="Times New Roman"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7" w15:restartNumberingAfterBreak="0">
    <w:nsid w:val="ED9CCC43"/>
    <w:multiLevelType w:val="multilevel"/>
    <w:tmpl w:val="ED9CCC43"/>
    <w:lvl w:ilvl="0">
      <w:start w:val="13"/>
      <w:numFmt w:val="decimal"/>
      <w:lvlText w:val="%1"/>
      <w:lvlJc w:val="left"/>
      <w:pPr>
        <w:tabs>
          <w:tab w:val="left" w:pos="420"/>
        </w:tabs>
        <w:ind w:left="0" w:firstLine="425"/>
      </w:pPr>
      <w:rPr>
        <w:rFonts w:ascii="宋体" w:eastAsia="宋体" w:hAnsi="宋体" w:cs="宋体" w:hint="default"/>
      </w:rPr>
    </w:lvl>
    <w:lvl w:ilvl="1">
      <w:start w:val="1"/>
      <w:numFmt w:val="decimal"/>
      <w:suff w:val="space"/>
      <w:lvlText w:val="%1.%2."/>
      <w:lvlJc w:val="left"/>
      <w:pPr>
        <w:tabs>
          <w:tab w:val="left" w:pos="420"/>
        </w:tabs>
        <w:ind w:left="0" w:firstLine="425"/>
      </w:pPr>
      <w:rPr>
        <w:rFonts w:ascii="Times New Roman" w:eastAsia="宋体" w:hAnsi="Times New Roman" w:cs="宋体"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EE1B1736"/>
    <w:multiLevelType w:val="multilevel"/>
    <w:tmpl w:val="EE1B1736"/>
    <w:lvl w:ilvl="0">
      <w:start w:val="18"/>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ascii="Times New Roman" w:eastAsia="宋体" w:hAnsi="Times New Roman"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9" w15:restartNumberingAfterBreak="0">
    <w:nsid w:val="F05D05C8"/>
    <w:multiLevelType w:val="singleLevel"/>
    <w:tmpl w:val="F05D05C8"/>
    <w:lvl w:ilvl="0">
      <w:start w:val="2022"/>
      <w:numFmt w:val="decimal"/>
      <w:suff w:val="nothing"/>
      <w:lvlText w:val="%1-"/>
      <w:lvlJc w:val="left"/>
    </w:lvl>
  </w:abstractNum>
  <w:abstractNum w:abstractNumId="20" w15:restartNumberingAfterBreak="0">
    <w:nsid w:val="F402325A"/>
    <w:multiLevelType w:val="singleLevel"/>
    <w:tmpl w:val="F402325A"/>
    <w:lvl w:ilvl="0">
      <w:start w:val="1"/>
      <w:numFmt w:val="decimal"/>
      <w:lvlText w:val="(%1)"/>
      <w:lvlJc w:val="left"/>
      <w:pPr>
        <w:tabs>
          <w:tab w:val="left" w:pos="397"/>
        </w:tabs>
        <w:ind w:left="397" w:hanging="397"/>
      </w:pPr>
      <w:rPr>
        <w:rFonts w:ascii="Times New Roman" w:eastAsia="宋体" w:hAnsi="Times New Roman" w:cs="Times New Roman"/>
      </w:rPr>
    </w:lvl>
  </w:abstractNum>
  <w:abstractNum w:abstractNumId="21" w15:restartNumberingAfterBreak="0">
    <w:nsid w:val="F8859D57"/>
    <w:multiLevelType w:val="singleLevel"/>
    <w:tmpl w:val="F8859D57"/>
    <w:lvl w:ilvl="0">
      <w:start w:val="1"/>
      <w:numFmt w:val="decimal"/>
      <w:lvlText w:val="(%1)"/>
      <w:lvlJc w:val="left"/>
      <w:pPr>
        <w:ind w:left="425" w:hanging="425"/>
      </w:pPr>
      <w:rPr>
        <w:rFonts w:hint="default"/>
      </w:rPr>
    </w:lvl>
  </w:abstractNum>
  <w:abstractNum w:abstractNumId="22" w15:restartNumberingAfterBreak="0">
    <w:nsid w:val="F990F048"/>
    <w:multiLevelType w:val="multilevel"/>
    <w:tmpl w:val="F990F048"/>
    <w:lvl w:ilvl="0">
      <w:start w:val="1"/>
      <w:numFmt w:val="decimal"/>
      <w:suff w:val="space"/>
      <w:lvlText w:val="%1."/>
      <w:lvlJc w:val="left"/>
      <w:pPr>
        <w:tabs>
          <w:tab w:val="left" w:pos="420"/>
        </w:tabs>
        <w:ind w:left="420" w:hanging="420"/>
      </w:pPr>
      <w:rPr>
        <w:rFonts w:cs="Times New Roman" w:hint="default"/>
        <w:b/>
        <w:sz w:val="28"/>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FB01F4F6"/>
    <w:multiLevelType w:val="multilevel"/>
    <w:tmpl w:val="FB01F4F6"/>
    <w:lvl w:ilvl="0">
      <w:start w:val="8"/>
      <w:numFmt w:val="decimal"/>
      <w:lvlText w:val="%1."/>
      <w:lvlJc w:val="left"/>
      <w:pPr>
        <w:ind w:left="425" w:hanging="425"/>
      </w:pPr>
      <w:rPr>
        <w:rFonts w:ascii="宋体" w:eastAsia="宋体" w:hAnsi="宋体" w:cs="宋体" w:hint="default"/>
      </w:rPr>
    </w:lvl>
    <w:lvl w:ilvl="1">
      <w:start w:val="1"/>
      <w:numFmt w:val="decimal"/>
      <w:suff w:val="space"/>
      <w:lvlText w:val="%1.%2."/>
      <w:lvlJc w:val="left"/>
      <w:pPr>
        <w:tabs>
          <w:tab w:val="left" w:pos="420"/>
        </w:tabs>
        <w:ind w:left="567" w:hanging="567"/>
      </w:pPr>
      <w:rPr>
        <w:rFonts w:ascii="Times New Roman" w:eastAsia="宋体" w:hAnsi="Times New Roman"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4" w15:restartNumberingAfterBreak="0">
    <w:nsid w:val="FB44E088"/>
    <w:multiLevelType w:val="singleLevel"/>
    <w:tmpl w:val="FB44E088"/>
    <w:lvl w:ilvl="0">
      <w:start w:val="1"/>
      <w:numFmt w:val="bullet"/>
      <w:lvlText w:val=""/>
      <w:lvlJc w:val="left"/>
      <w:pPr>
        <w:ind w:left="1260" w:hanging="420"/>
      </w:pPr>
      <w:rPr>
        <w:rFonts w:ascii="Wingdings" w:hAnsi="Wingdings" w:hint="default"/>
      </w:rPr>
    </w:lvl>
  </w:abstractNum>
  <w:abstractNum w:abstractNumId="25" w15:restartNumberingAfterBreak="0">
    <w:nsid w:val="FBD105C9"/>
    <w:multiLevelType w:val="multilevel"/>
    <w:tmpl w:val="FBD105C9"/>
    <w:lvl w:ilvl="0">
      <w:start w:val="3"/>
      <w:numFmt w:val="decimal"/>
      <w:lvlText w:val="%1."/>
      <w:lvlJc w:val="left"/>
      <w:pPr>
        <w:ind w:left="425" w:hanging="425"/>
      </w:pPr>
      <w:rPr>
        <w:rFonts w:ascii="宋体" w:eastAsia="宋体" w:hAnsi="宋体" w:cs="宋体" w:hint="default"/>
      </w:rPr>
    </w:lvl>
    <w:lvl w:ilvl="1">
      <w:start w:val="1"/>
      <w:numFmt w:val="decimal"/>
      <w:suff w:val="space"/>
      <w:lvlText w:val="%1.%2."/>
      <w:lvlJc w:val="left"/>
      <w:pPr>
        <w:tabs>
          <w:tab w:val="left" w:pos="420"/>
        </w:tabs>
        <w:ind w:left="0" w:firstLine="425"/>
      </w:pPr>
      <w:rPr>
        <w:rFonts w:ascii="Times New Roman" w:eastAsia="宋体" w:hAnsi="Times New Roman" w:cs="宋体"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0161325F"/>
    <w:multiLevelType w:val="multilevel"/>
    <w:tmpl w:val="0161325F"/>
    <w:lvl w:ilvl="0">
      <w:start w:val="10"/>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ascii="Times New Roman" w:eastAsia="宋体" w:hAnsi="Times New Roman"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7" w15:restartNumberingAfterBreak="0">
    <w:nsid w:val="024C8EED"/>
    <w:multiLevelType w:val="singleLevel"/>
    <w:tmpl w:val="024C8EED"/>
    <w:lvl w:ilvl="0">
      <w:start w:val="1"/>
      <w:numFmt w:val="decimal"/>
      <w:lvlText w:val="(%1)"/>
      <w:lvlJc w:val="left"/>
      <w:pPr>
        <w:ind w:left="425" w:hanging="425"/>
      </w:pPr>
      <w:rPr>
        <w:rFonts w:hint="default"/>
      </w:rPr>
    </w:lvl>
  </w:abstractNum>
  <w:abstractNum w:abstractNumId="28" w15:restartNumberingAfterBreak="0">
    <w:nsid w:val="06550EC1"/>
    <w:multiLevelType w:val="multilevel"/>
    <w:tmpl w:val="06550EC1"/>
    <w:lvl w:ilvl="0">
      <w:start w:val="1"/>
      <w:numFmt w:val="decimal"/>
      <w:lvlText w:val="(%1)"/>
      <w:lvlJc w:val="left"/>
      <w:pPr>
        <w:ind w:left="425" w:hanging="425"/>
      </w:pPr>
      <w:rPr>
        <w:rFonts w:hint="default"/>
        <w:b w:val="0"/>
        <w:bCs w:val="0"/>
        <w:sz w:val="24"/>
        <w:szCs w:val="24"/>
      </w:rPr>
    </w:lvl>
    <w:lvl w:ilvl="1">
      <w:start w:val="1"/>
      <w:numFmt w:val="decimal"/>
      <w:lvlText w:val="(%2)"/>
      <w:lvlJc w:val="left"/>
      <w:pPr>
        <w:ind w:left="820" w:hanging="40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07C842C0"/>
    <w:multiLevelType w:val="singleLevel"/>
    <w:tmpl w:val="07C842C0"/>
    <w:lvl w:ilvl="0">
      <w:start w:val="1"/>
      <w:numFmt w:val="decimal"/>
      <w:lvlText w:val="(%1)"/>
      <w:lvlJc w:val="left"/>
      <w:pPr>
        <w:tabs>
          <w:tab w:val="left" w:pos="397"/>
        </w:tabs>
        <w:ind w:left="397" w:hanging="397"/>
      </w:pPr>
      <w:rPr>
        <w:rFonts w:hint="default"/>
      </w:rPr>
    </w:lvl>
  </w:abstractNum>
  <w:abstractNum w:abstractNumId="30" w15:restartNumberingAfterBreak="0">
    <w:nsid w:val="07F790E6"/>
    <w:multiLevelType w:val="singleLevel"/>
    <w:tmpl w:val="07F790E6"/>
    <w:lvl w:ilvl="0">
      <w:start w:val="1"/>
      <w:numFmt w:val="decimal"/>
      <w:lvlText w:val="(%1)"/>
      <w:lvlJc w:val="left"/>
      <w:pPr>
        <w:tabs>
          <w:tab w:val="left" w:pos="397"/>
        </w:tabs>
        <w:ind w:left="397" w:hanging="397"/>
      </w:pPr>
      <w:rPr>
        <w:rFonts w:ascii="Times New Roman" w:eastAsia="宋体" w:hAnsi="Times New Roman" w:cs="Times New Roman"/>
      </w:rPr>
    </w:lvl>
  </w:abstractNum>
  <w:abstractNum w:abstractNumId="31" w15:restartNumberingAfterBreak="0">
    <w:nsid w:val="09B57D7B"/>
    <w:multiLevelType w:val="singleLevel"/>
    <w:tmpl w:val="09B57D7B"/>
    <w:lvl w:ilvl="0">
      <w:start w:val="1"/>
      <w:numFmt w:val="decimal"/>
      <w:lvlText w:val="(%1)"/>
      <w:lvlJc w:val="left"/>
      <w:pPr>
        <w:ind w:left="425" w:hanging="425"/>
      </w:pPr>
      <w:rPr>
        <w:rFonts w:hint="default"/>
      </w:rPr>
    </w:lvl>
  </w:abstractNum>
  <w:abstractNum w:abstractNumId="32" w15:restartNumberingAfterBreak="0">
    <w:nsid w:val="0A08F28D"/>
    <w:multiLevelType w:val="multilevel"/>
    <w:tmpl w:val="0A08F28D"/>
    <w:lvl w:ilvl="0">
      <w:start w:val="12"/>
      <w:numFmt w:val="decimal"/>
      <w:lvlText w:val="%1"/>
      <w:lvlJc w:val="left"/>
      <w:pPr>
        <w:ind w:left="0" w:firstLine="425"/>
      </w:pPr>
      <w:rPr>
        <w:rFonts w:ascii="宋体" w:eastAsia="宋体" w:hAnsi="宋体" w:cs="宋体" w:hint="default"/>
      </w:rPr>
    </w:lvl>
    <w:lvl w:ilvl="1">
      <w:start w:val="1"/>
      <w:numFmt w:val="decimal"/>
      <w:suff w:val="space"/>
      <w:lvlText w:val="%1.%2."/>
      <w:lvlJc w:val="left"/>
      <w:pPr>
        <w:tabs>
          <w:tab w:val="left" w:pos="0"/>
        </w:tabs>
        <w:ind w:left="0" w:firstLine="425"/>
      </w:pPr>
      <w:rPr>
        <w:rFonts w:ascii="Times New Roman" w:eastAsia="宋体" w:hAnsi="Times New Roman" w:cs="宋体"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0BDC2063"/>
    <w:multiLevelType w:val="singleLevel"/>
    <w:tmpl w:val="0BDC2063"/>
    <w:lvl w:ilvl="0">
      <w:start w:val="1"/>
      <w:numFmt w:val="decimal"/>
      <w:lvlText w:val="(%1)"/>
      <w:lvlJc w:val="left"/>
      <w:pPr>
        <w:tabs>
          <w:tab w:val="left" w:pos="397"/>
        </w:tabs>
        <w:ind w:left="397" w:hanging="397"/>
      </w:pPr>
      <w:rPr>
        <w:rFonts w:hint="default"/>
      </w:rPr>
    </w:lvl>
  </w:abstractNum>
  <w:abstractNum w:abstractNumId="34" w15:restartNumberingAfterBreak="0">
    <w:nsid w:val="13EE5266"/>
    <w:multiLevelType w:val="multilevel"/>
    <w:tmpl w:val="13EE5266"/>
    <w:lvl w:ilvl="0">
      <w:start w:val="1"/>
      <w:numFmt w:val="decimal"/>
      <w:lvlText w:val="(%1)"/>
      <w:lvlJc w:val="left"/>
      <w:pPr>
        <w:ind w:left="900" w:hanging="420"/>
      </w:pPr>
      <w:rPr>
        <w:rFonts w:hint="default"/>
        <w:b w:val="0"/>
        <w:bCs w:val="0"/>
        <w:sz w:val="24"/>
        <w:szCs w:val="24"/>
      </w:rPr>
    </w:lvl>
    <w:lvl w:ilvl="1">
      <w:start w:val="1"/>
      <w:numFmt w:val="decimal"/>
      <w:lvlText w:val="(%2)"/>
      <w:lvlJc w:val="left"/>
      <w:pPr>
        <w:ind w:left="420" w:hanging="420"/>
      </w:pPr>
      <w:rPr>
        <w:rFonts w:hint="default"/>
        <w:b w:val="0"/>
        <w:bCs w:val="0"/>
        <w:sz w:val="24"/>
        <w:szCs w:val="24"/>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18BE9936"/>
    <w:multiLevelType w:val="multilevel"/>
    <w:tmpl w:val="18BE9936"/>
    <w:lvl w:ilvl="0">
      <w:start w:val="17"/>
      <w:numFmt w:val="decimal"/>
      <w:lvlText w:val="%1."/>
      <w:lvlJc w:val="left"/>
      <w:pPr>
        <w:ind w:left="425" w:hanging="425"/>
      </w:pPr>
      <w:rPr>
        <w:rFonts w:ascii="宋体" w:eastAsia="宋体" w:hAnsi="宋体" w:cs="宋体" w:hint="default"/>
      </w:rPr>
    </w:lvl>
    <w:lvl w:ilvl="1">
      <w:start w:val="1"/>
      <w:numFmt w:val="decimal"/>
      <w:suff w:val="space"/>
      <w:lvlText w:val="%1.%2."/>
      <w:lvlJc w:val="left"/>
      <w:pPr>
        <w:tabs>
          <w:tab w:val="left" w:pos="420"/>
        </w:tabs>
        <w:ind w:left="567" w:hanging="567"/>
      </w:pPr>
      <w:rPr>
        <w:rFonts w:ascii="Times New Roman" w:eastAsia="宋体" w:hAnsi="Times New Roman"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6" w15:restartNumberingAfterBreak="0">
    <w:nsid w:val="1A32B464"/>
    <w:multiLevelType w:val="multilevel"/>
    <w:tmpl w:val="1A32B464"/>
    <w:lvl w:ilvl="0">
      <w:start w:val="1"/>
      <w:numFmt w:val="bullet"/>
      <w:lvlText w:val=""/>
      <w:lvlJc w:val="left"/>
      <w:pPr>
        <w:ind w:left="397" w:hanging="397"/>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7" w15:restartNumberingAfterBreak="0">
    <w:nsid w:val="1BF91CED"/>
    <w:multiLevelType w:val="singleLevel"/>
    <w:tmpl w:val="1BF91CED"/>
    <w:lvl w:ilvl="0">
      <w:start w:val="1"/>
      <w:numFmt w:val="decimal"/>
      <w:lvlText w:val="(%1)"/>
      <w:lvlJc w:val="left"/>
      <w:pPr>
        <w:tabs>
          <w:tab w:val="left" w:pos="397"/>
        </w:tabs>
        <w:ind w:left="397" w:hanging="397"/>
      </w:pPr>
      <w:rPr>
        <w:rFonts w:hint="default"/>
      </w:rPr>
    </w:lvl>
  </w:abstractNum>
  <w:abstractNum w:abstractNumId="38" w15:restartNumberingAfterBreak="0">
    <w:nsid w:val="1C57728D"/>
    <w:multiLevelType w:val="multilevel"/>
    <w:tmpl w:val="AF3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433A3"/>
    <w:multiLevelType w:val="singleLevel"/>
    <w:tmpl w:val="1D3433A3"/>
    <w:lvl w:ilvl="0">
      <w:start w:val="1"/>
      <w:numFmt w:val="lowerLetter"/>
      <w:lvlText w:val="%1."/>
      <w:lvlJc w:val="left"/>
      <w:pPr>
        <w:ind w:left="425" w:hanging="425"/>
      </w:pPr>
      <w:rPr>
        <w:rFonts w:hint="default"/>
      </w:rPr>
    </w:lvl>
  </w:abstractNum>
  <w:abstractNum w:abstractNumId="40" w15:restartNumberingAfterBreak="0">
    <w:nsid w:val="1D7A01BB"/>
    <w:multiLevelType w:val="multilevel"/>
    <w:tmpl w:val="1D7A01BB"/>
    <w:lvl w:ilvl="0">
      <w:start w:val="6"/>
      <w:numFmt w:val="decimal"/>
      <w:lvlText w:val="%1."/>
      <w:lvlJc w:val="left"/>
      <w:pPr>
        <w:ind w:left="425" w:hanging="425"/>
      </w:pPr>
      <w:rPr>
        <w:rFonts w:hint="default"/>
      </w:rPr>
    </w:lvl>
    <w:lvl w:ilvl="1">
      <w:start w:val="4"/>
      <w:numFmt w:val="decimal"/>
      <w:lvlText w:val="%1.%2."/>
      <w:lvlJc w:val="left"/>
      <w:pPr>
        <w:ind w:left="567" w:hanging="567"/>
      </w:pPr>
      <w:rPr>
        <w:rFonts w:ascii="宋体" w:eastAsia="宋体" w:hAnsi="宋体" w:cs="宋体" w:hint="default"/>
      </w:rPr>
    </w:lvl>
    <w:lvl w:ilvl="2">
      <w:start w:val="1"/>
      <w:numFmt w:val="decimal"/>
      <w:suff w:val="space"/>
      <w:lvlText w:val="%1.%2.%3."/>
      <w:lvlJc w:val="left"/>
      <w:pPr>
        <w:tabs>
          <w:tab w:val="left" w:pos="420"/>
        </w:tabs>
        <w:ind w:left="709" w:hanging="709"/>
      </w:pPr>
      <w:rPr>
        <w:rFonts w:ascii="Times New Roman" w:eastAsia="宋体" w:hAnsi="Times New Roman"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1" w15:restartNumberingAfterBreak="0">
    <w:nsid w:val="1F083700"/>
    <w:multiLevelType w:val="hybridMultilevel"/>
    <w:tmpl w:val="C248C82C"/>
    <w:lvl w:ilvl="0" w:tplc="27AEC744">
      <w:start w:val="1"/>
      <w:numFmt w:val="bullet"/>
      <w:lvlText w:val=""/>
      <w:lvlJc w:val="left"/>
      <w:pPr>
        <w:ind w:left="1080" w:hanging="360"/>
      </w:pPr>
      <w:rPr>
        <w:rFonts w:ascii="Symbol" w:hAnsi="Symbol"/>
      </w:rPr>
    </w:lvl>
    <w:lvl w:ilvl="1" w:tplc="D422C720">
      <w:start w:val="1"/>
      <w:numFmt w:val="bullet"/>
      <w:lvlText w:val=""/>
      <w:lvlJc w:val="left"/>
      <w:pPr>
        <w:ind w:left="1440" w:hanging="360"/>
      </w:pPr>
      <w:rPr>
        <w:rFonts w:ascii="Symbol" w:hAnsi="Symbol"/>
      </w:rPr>
    </w:lvl>
    <w:lvl w:ilvl="2" w:tplc="4D3207B6">
      <w:start w:val="1"/>
      <w:numFmt w:val="bullet"/>
      <w:lvlText w:val=""/>
      <w:lvlJc w:val="left"/>
      <w:pPr>
        <w:ind w:left="1080" w:hanging="360"/>
      </w:pPr>
      <w:rPr>
        <w:rFonts w:ascii="Symbol" w:hAnsi="Symbol"/>
      </w:rPr>
    </w:lvl>
    <w:lvl w:ilvl="3" w:tplc="1690F236">
      <w:start w:val="1"/>
      <w:numFmt w:val="bullet"/>
      <w:lvlText w:val=""/>
      <w:lvlJc w:val="left"/>
      <w:pPr>
        <w:ind w:left="1080" w:hanging="360"/>
      </w:pPr>
      <w:rPr>
        <w:rFonts w:ascii="Symbol" w:hAnsi="Symbol"/>
      </w:rPr>
    </w:lvl>
    <w:lvl w:ilvl="4" w:tplc="89A26DB2">
      <w:start w:val="1"/>
      <w:numFmt w:val="bullet"/>
      <w:lvlText w:val=""/>
      <w:lvlJc w:val="left"/>
      <w:pPr>
        <w:ind w:left="1080" w:hanging="360"/>
      </w:pPr>
      <w:rPr>
        <w:rFonts w:ascii="Symbol" w:hAnsi="Symbol"/>
      </w:rPr>
    </w:lvl>
    <w:lvl w:ilvl="5" w:tplc="A75AC056">
      <w:start w:val="1"/>
      <w:numFmt w:val="bullet"/>
      <w:lvlText w:val=""/>
      <w:lvlJc w:val="left"/>
      <w:pPr>
        <w:ind w:left="1080" w:hanging="360"/>
      </w:pPr>
      <w:rPr>
        <w:rFonts w:ascii="Symbol" w:hAnsi="Symbol"/>
      </w:rPr>
    </w:lvl>
    <w:lvl w:ilvl="6" w:tplc="34E23778">
      <w:start w:val="1"/>
      <w:numFmt w:val="bullet"/>
      <w:lvlText w:val=""/>
      <w:lvlJc w:val="left"/>
      <w:pPr>
        <w:ind w:left="1080" w:hanging="360"/>
      </w:pPr>
      <w:rPr>
        <w:rFonts w:ascii="Symbol" w:hAnsi="Symbol"/>
      </w:rPr>
    </w:lvl>
    <w:lvl w:ilvl="7" w:tplc="5900B1EC">
      <w:start w:val="1"/>
      <w:numFmt w:val="bullet"/>
      <w:lvlText w:val=""/>
      <w:lvlJc w:val="left"/>
      <w:pPr>
        <w:ind w:left="1080" w:hanging="360"/>
      </w:pPr>
      <w:rPr>
        <w:rFonts w:ascii="Symbol" w:hAnsi="Symbol"/>
      </w:rPr>
    </w:lvl>
    <w:lvl w:ilvl="8" w:tplc="405A2BD4">
      <w:start w:val="1"/>
      <w:numFmt w:val="bullet"/>
      <w:lvlText w:val=""/>
      <w:lvlJc w:val="left"/>
      <w:pPr>
        <w:ind w:left="1080" w:hanging="360"/>
      </w:pPr>
      <w:rPr>
        <w:rFonts w:ascii="Symbol" w:hAnsi="Symbol"/>
      </w:rPr>
    </w:lvl>
  </w:abstractNum>
  <w:abstractNum w:abstractNumId="42" w15:restartNumberingAfterBreak="0">
    <w:nsid w:val="221B1F92"/>
    <w:multiLevelType w:val="singleLevel"/>
    <w:tmpl w:val="221B1F92"/>
    <w:lvl w:ilvl="0">
      <w:start w:val="1"/>
      <w:numFmt w:val="decimal"/>
      <w:lvlText w:val="(%1)"/>
      <w:lvlJc w:val="left"/>
      <w:pPr>
        <w:ind w:left="425" w:hanging="425"/>
      </w:pPr>
      <w:rPr>
        <w:rFonts w:ascii="Times New Roman" w:eastAsia="宋体" w:hAnsi="Times New Roman" w:cs="Times New Roman" w:hint="default"/>
      </w:rPr>
    </w:lvl>
  </w:abstractNum>
  <w:abstractNum w:abstractNumId="43" w15:restartNumberingAfterBreak="0">
    <w:nsid w:val="25178BB4"/>
    <w:multiLevelType w:val="singleLevel"/>
    <w:tmpl w:val="25178BB4"/>
    <w:lvl w:ilvl="0">
      <w:start w:val="1"/>
      <w:numFmt w:val="decimal"/>
      <w:lvlText w:val="(%1)"/>
      <w:lvlJc w:val="left"/>
      <w:pPr>
        <w:ind w:left="425" w:hanging="425"/>
      </w:pPr>
      <w:rPr>
        <w:rFonts w:hint="default"/>
      </w:rPr>
    </w:lvl>
  </w:abstractNum>
  <w:abstractNum w:abstractNumId="44" w15:restartNumberingAfterBreak="0">
    <w:nsid w:val="2537790E"/>
    <w:multiLevelType w:val="singleLevel"/>
    <w:tmpl w:val="2537790E"/>
    <w:lvl w:ilvl="0">
      <w:start w:val="1"/>
      <w:numFmt w:val="bullet"/>
      <w:lvlText w:val=""/>
      <w:lvlJc w:val="left"/>
      <w:pPr>
        <w:ind w:left="420" w:hanging="420"/>
      </w:pPr>
      <w:rPr>
        <w:rFonts w:ascii="Wingdings" w:hAnsi="Wingdings" w:hint="default"/>
      </w:rPr>
    </w:lvl>
  </w:abstractNum>
  <w:abstractNum w:abstractNumId="45" w15:restartNumberingAfterBreak="0">
    <w:nsid w:val="25C36E31"/>
    <w:multiLevelType w:val="singleLevel"/>
    <w:tmpl w:val="25C36E31"/>
    <w:lvl w:ilvl="0">
      <w:start w:val="1"/>
      <w:numFmt w:val="decimal"/>
      <w:lvlText w:val="(%1)"/>
      <w:lvlJc w:val="left"/>
      <w:pPr>
        <w:ind w:left="425" w:hanging="425"/>
      </w:pPr>
      <w:rPr>
        <w:rFonts w:hint="default"/>
        <w:b w:val="0"/>
        <w:bCs w:val="0"/>
        <w:sz w:val="24"/>
        <w:szCs w:val="24"/>
      </w:rPr>
    </w:lvl>
  </w:abstractNum>
  <w:abstractNum w:abstractNumId="46" w15:restartNumberingAfterBreak="0">
    <w:nsid w:val="2765A927"/>
    <w:multiLevelType w:val="singleLevel"/>
    <w:tmpl w:val="2765A927"/>
    <w:lvl w:ilvl="0">
      <w:start w:val="1"/>
      <w:numFmt w:val="decimal"/>
      <w:lvlText w:val="(%1)"/>
      <w:lvlJc w:val="left"/>
      <w:pPr>
        <w:ind w:left="425" w:hanging="425"/>
      </w:pPr>
      <w:rPr>
        <w:rFonts w:hint="default"/>
      </w:rPr>
    </w:lvl>
  </w:abstractNum>
  <w:abstractNum w:abstractNumId="47" w15:restartNumberingAfterBreak="0">
    <w:nsid w:val="28099A62"/>
    <w:multiLevelType w:val="singleLevel"/>
    <w:tmpl w:val="28099A62"/>
    <w:lvl w:ilvl="0">
      <w:start w:val="1"/>
      <w:numFmt w:val="decimal"/>
      <w:lvlText w:val="(%1)"/>
      <w:lvlJc w:val="left"/>
      <w:pPr>
        <w:tabs>
          <w:tab w:val="left" w:pos="397"/>
        </w:tabs>
        <w:ind w:left="397" w:hanging="397"/>
      </w:pPr>
      <w:rPr>
        <w:rFonts w:hint="default"/>
      </w:rPr>
    </w:lvl>
  </w:abstractNum>
  <w:abstractNum w:abstractNumId="48" w15:restartNumberingAfterBreak="0">
    <w:nsid w:val="29E439C5"/>
    <w:multiLevelType w:val="multilevel"/>
    <w:tmpl w:val="29E439C5"/>
    <w:lvl w:ilvl="0">
      <w:start w:val="1"/>
      <w:numFmt w:val="decimal"/>
      <w:lvlText w:val="(%1)"/>
      <w:lvlJc w:val="left"/>
      <w:pPr>
        <w:ind w:left="397" w:hanging="397"/>
      </w:pPr>
      <w:rPr>
        <w:rFonts w:ascii="Times New Roman" w:eastAsia="宋体"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9" w15:restartNumberingAfterBreak="0">
    <w:nsid w:val="2EE6701C"/>
    <w:multiLevelType w:val="singleLevel"/>
    <w:tmpl w:val="2EE6701C"/>
    <w:lvl w:ilvl="0">
      <w:start w:val="1"/>
      <w:numFmt w:val="decimal"/>
      <w:lvlText w:val="(%1)"/>
      <w:lvlJc w:val="left"/>
      <w:pPr>
        <w:ind w:left="425" w:hanging="425"/>
      </w:pPr>
      <w:rPr>
        <w:rFonts w:hint="default"/>
      </w:rPr>
    </w:lvl>
  </w:abstractNum>
  <w:abstractNum w:abstractNumId="50" w15:restartNumberingAfterBreak="0">
    <w:nsid w:val="3133D4DB"/>
    <w:multiLevelType w:val="singleLevel"/>
    <w:tmpl w:val="3133D4DB"/>
    <w:lvl w:ilvl="0">
      <w:start w:val="1"/>
      <w:numFmt w:val="decimal"/>
      <w:lvlText w:val="(%1)"/>
      <w:lvlJc w:val="left"/>
      <w:pPr>
        <w:ind w:left="425" w:hanging="425"/>
      </w:pPr>
      <w:rPr>
        <w:rFonts w:hint="default"/>
      </w:rPr>
    </w:lvl>
  </w:abstractNum>
  <w:abstractNum w:abstractNumId="51" w15:restartNumberingAfterBreak="0">
    <w:nsid w:val="31695BDB"/>
    <w:multiLevelType w:val="multilevel"/>
    <w:tmpl w:val="31695BDB"/>
    <w:lvl w:ilvl="0">
      <w:start w:val="6"/>
      <w:numFmt w:val="decimal"/>
      <w:lvlText w:val="%1."/>
      <w:lvlJc w:val="left"/>
      <w:pPr>
        <w:ind w:left="425" w:hanging="425"/>
      </w:pPr>
      <w:rPr>
        <w:rFonts w:ascii="宋体" w:eastAsia="宋体" w:hAnsi="宋体" w:cs="宋体" w:hint="default"/>
      </w:rPr>
    </w:lvl>
    <w:lvl w:ilvl="1">
      <w:start w:val="1"/>
      <w:numFmt w:val="decimal"/>
      <w:suff w:val="space"/>
      <w:lvlText w:val="%1.%2."/>
      <w:lvlJc w:val="left"/>
      <w:pPr>
        <w:tabs>
          <w:tab w:val="left" w:pos="0"/>
        </w:tabs>
        <w:ind w:left="567" w:hanging="567"/>
      </w:pPr>
      <w:rPr>
        <w:rFonts w:ascii="Times New Roman" w:eastAsia="宋体" w:hAnsi="Times New Roman"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52" w15:restartNumberingAfterBreak="0">
    <w:nsid w:val="318C14F3"/>
    <w:multiLevelType w:val="multilevel"/>
    <w:tmpl w:val="318C14F3"/>
    <w:lvl w:ilvl="0">
      <w:start w:val="1"/>
      <w:numFmt w:val="lowerLetter"/>
      <w:lvlText w:val="%1."/>
      <w:lvlJc w:val="left"/>
      <w:pPr>
        <w:ind w:left="1260" w:hanging="420"/>
      </w:pPr>
      <w:rPr>
        <w:rFonts w:hint="default"/>
        <w:b/>
        <w:bCs/>
        <w:sz w:val="24"/>
        <w:szCs w:val="24"/>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53" w15:restartNumberingAfterBreak="0">
    <w:nsid w:val="3D348211"/>
    <w:multiLevelType w:val="singleLevel"/>
    <w:tmpl w:val="3D348211"/>
    <w:lvl w:ilvl="0">
      <w:start w:val="1"/>
      <w:numFmt w:val="bullet"/>
      <w:lvlText w:val=""/>
      <w:lvlJc w:val="left"/>
      <w:pPr>
        <w:tabs>
          <w:tab w:val="left" w:pos="420"/>
        </w:tabs>
        <w:ind w:left="283" w:hanging="283"/>
      </w:pPr>
      <w:rPr>
        <w:rFonts w:ascii="Wingdings" w:hAnsi="Wingdings" w:cs="Wingdings" w:hint="default"/>
      </w:rPr>
    </w:lvl>
  </w:abstractNum>
  <w:abstractNum w:abstractNumId="54" w15:restartNumberingAfterBreak="0">
    <w:nsid w:val="3DA115E7"/>
    <w:multiLevelType w:val="multilevel"/>
    <w:tmpl w:val="3DA115E7"/>
    <w:lvl w:ilvl="0">
      <w:start w:val="1"/>
      <w:numFmt w:val="decimal"/>
      <w:lvlText w:val="(%1)"/>
      <w:lvlJc w:val="left"/>
      <w:pPr>
        <w:ind w:left="420" w:hanging="420"/>
      </w:pPr>
      <w:rPr>
        <w:rFonts w:hint="default"/>
        <w:b w:val="0"/>
        <w:bCs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 w15:restartNumberingAfterBreak="0">
    <w:nsid w:val="3F54C898"/>
    <w:multiLevelType w:val="singleLevel"/>
    <w:tmpl w:val="3F54C898"/>
    <w:lvl w:ilvl="0">
      <w:start w:val="1"/>
      <w:numFmt w:val="bullet"/>
      <w:lvlText w:val=""/>
      <w:lvlJc w:val="left"/>
      <w:pPr>
        <w:ind w:left="397" w:hanging="397"/>
      </w:pPr>
      <w:rPr>
        <w:rFonts w:ascii="Wingdings" w:hAnsi="Wingdings" w:hint="default"/>
      </w:rPr>
    </w:lvl>
  </w:abstractNum>
  <w:abstractNum w:abstractNumId="56" w15:restartNumberingAfterBreak="0">
    <w:nsid w:val="41EF281F"/>
    <w:multiLevelType w:val="multilevel"/>
    <w:tmpl w:val="41EF281F"/>
    <w:lvl w:ilvl="0">
      <w:start w:val="1"/>
      <w:numFmt w:val="decimal"/>
      <w:lvlText w:val="(%1)"/>
      <w:lvlJc w:val="left"/>
      <w:pPr>
        <w:ind w:left="0" w:firstLine="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57" w15:restartNumberingAfterBreak="0">
    <w:nsid w:val="4209316C"/>
    <w:multiLevelType w:val="singleLevel"/>
    <w:tmpl w:val="4209316C"/>
    <w:lvl w:ilvl="0">
      <w:start w:val="1"/>
      <w:numFmt w:val="decimal"/>
      <w:lvlText w:val="(%1)"/>
      <w:lvlJc w:val="left"/>
      <w:pPr>
        <w:ind w:left="425" w:hanging="425"/>
      </w:pPr>
      <w:rPr>
        <w:rFonts w:hint="default"/>
      </w:rPr>
    </w:lvl>
  </w:abstractNum>
  <w:abstractNum w:abstractNumId="58" w15:restartNumberingAfterBreak="0">
    <w:nsid w:val="4D8B0A1C"/>
    <w:multiLevelType w:val="hybridMultilevel"/>
    <w:tmpl w:val="06CE8278"/>
    <w:lvl w:ilvl="0" w:tplc="A0C41534">
      <w:start w:val="1"/>
      <w:numFmt w:val="bullet"/>
      <w:lvlText w:val=""/>
      <w:lvlJc w:val="left"/>
      <w:pPr>
        <w:ind w:left="1080" w:hanging="360"/>
      </w:pPr>
      <w:rPr>
        <w:rFonts w:ascii="Symbol" w:hAnsi="Symbol"/>
      </w:rPr>
    </w:lvl>
    <w:lvl w:ilvl="1" w:tplc="C9D47320">
      <w:start w:val="1"/>
      <w:numFmt w:val="bullet"/>
      <w:lvlText w:val=""/>
      <w:lvlJc w:val="left"/>
      <w:pPr>
        <w:ind w:left="1080" w:hanging="360"/>
      </w:pPr>
      <w:rPr>
        <w:rFonts w:ascii="Symbol" w:hAnsi="Symbol"/>
      </w:rPr>
    </w:lvl>
    <w:lvl w:ilvl="2" w:tplc="FC8C18A4">
      <w:start w:val="1"/>
      <w:numFmt w:val="bullet"/>
      <w:lvlText w:val=""/>
      <w:lvlJc w:val="left"/>
      <w:pPr>
        <w:ind w:left="1080" w:hanging="360"/>
      </w:pPr>
      <w:rPr>
        <w:rFonts w:ascii="Symbol" w:hAnsi="Symbol"/>
      </w:rPr>
    </w:lvl>
    <w:lvl w:ilvl="3" w:tplc="96A85134">
      <w:start w:val="1"/>
      <w:numFmt w:val="bullet"/>
      <w:lvlText w:val=""/>
      <w:lvlJc w:val="left"/>
      <w:pPr>
        <w:ind w:left="1080" w:hanging="360"/>
      </w:pPr>
      <w:rPr>
        <w:rFonts w:ascii="Symbol" w:hAnsi="Symbol"/>
      </w:rPr>
    </w:lvl>
    <w:lvl w:ilvl="4" w:tplc="AAECC62C">
      <w:start w:val="1"/>
      <w:numFmt w:val="bullet"/>
      <w:lvlText w:val=""/>
      <w:lvlJc w:val="left"/>
      <w:pPr>
        <w:ind w:left="1080" w:hanging="360"/>
      </w:pPr>
      <w:rPr>
        <w:rFonts w:ascii="Symbol" w:hAnsi="Symbol"/>
      </w:rPr>
    </w:lvl>
    <w:lvl w:ilvl="5" w:tplc="F95269C6">
      <w:start w:val="1"/>
      <w:numFmt w:val="bullet"/>
      <w:lvlText w:val=""/>
      <w:lvlJc w:val="left"/>
      <w:pPr>
        <w:ind w:left="1080" w:hanging="360"/>
      </w:pPr>
      <w:rPr>
        <w:rFonts w:ascii="Symbol" w:hAnsi="Symbol"/>
      </w:rPr>
    </w:lvl>
    <w:lvl w:ilvl="6" w:tplc="5DE236DC">
      <w:start w:val="1"/>
      <w:numFmt w:val="bullet"/>
      <w:lvlText w:val=""/>
      <w:lvlJc w:val="left"/>
      <w:pPr>
        <w:ind w:left="1080" w:hanging="360"/>
      </w:pPr>
      <w:rPr>
        <w:rFonts w:ascii="Symbol" w:hAnsi="Symbol"/>
      </w:rPr>
    </w:lvl>
    <w:lvl w:ilvl="7" w:tplc="023047AC">
      <w:start w:val="1"/>
      <w:numFmt w:val="bullet"/>
      <w:lvlText w:val=""/>
      <w:lvlJc w:val="left"/>
      <w:pPr>
        <w:ind w:left="1080" w:hanging="360"/>
      </w:pPr>
      <w:rPr>
        <w:rFonts w:ascii="Symbol" w:hAnsi="Symbol"/>
      </w:rPr>
    </w:lvl>
    <w:lvl w:ilvl="8" w:tplc="22125EF6">
      <w:start w:val="1"/>
      <w:numFmt w:val="bullet"/>
      <w:lvlText w:val=""/>
      <w:lvlJc w:val="left"/>
      <w:pPr>
        <w:ind w:left="1080" w:hanging="360"/>
      </w:pPr>
      <w:rPr>
        <w:rFonts w:ascii="Symbol" w:hAnsi="Symbol"/>
      </w:rPr>
    </w:lvl>
  </w:abstractNum>
  <w:abstractNum w:abstractNumId="59" w15:restartNumberingAfterBreak="0">
    <w:nsid w:val="51B56A40"/>
    <w:multiLevelType w:val="multilevel"/>
    <w:tmpl w:val="51B56A40"/>
    <w:lvl w:ilvl="0">
      <w:start w:val="1"/>
      <w:numFmt w:val="decimal"/>
      <w:lvlText w:val="(%1)"/>
      <w:lvlJc w:val="left"/>
      <w:pPr>
        <w:ind w:left="397" w:hanging="397"/>
      </w:pPr>
      <w:rPr>
        <w:rFonts w:ascii="Times New Roman" w:eastAsia="宋体"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0" w15:restartNumberingAfterBreak="0">
    <w:nsid w:val="51C0780E"/>
    <w:multiLevelType w:val="multilevel"/>
    <w:tmpl w:val="51C0780E"/>
    <w:lvl w:ilvl="0">
      <w:start w:val="1"/>
      <w:numFmt w:val="decimal"/>
      <w:lvlText w:val="(%1)"/>
      <w:lvlJc w:val="left"/>
      <w:pPr>
        <w:ind w:left="425" w:hanging="425"/>
      </w:pPr>
      <w:rPr>
        <w:rFonts w:hint="default"/>
        <w:b w:val="0"/>
        <w:bCs w:val="0"/>
        <w:sz w:val="24"/>
        <w:szCs w:val="24"/>
      </w:rPr>
    </w:lvl>
    <w:lvl w:ilvl="1">
      <w:start w:val="1"/>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ascii="Times New Roman" w:eastAsia="宋体" w:hAnsi="Times New Roman" w:cs="Times New Roman"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1" w15:restartNumberingAfterBreak="0">
    <w:nsid w:val="529729D9"/>
    <w:multiLevelType w:val="multilevel"/>
    <w:tmpl w:val="529729D9"/>
    <w:lvl w:ilvl="0">
      <w:start w:val="1"/>
      <w:numFmt w:val="decimal"/>
      <w:lvlText w:val="(%1)"/>
      <w:lvlJc w:val="left"/>
      <w:pPr>
        <w:ind w:left="900" w:hanging="420"/>
      </w:pPr>
      <w:rPr>
        <w:rFonts w:hint="default"/>
        <w:b w:val="0"/>
        <w:bCs w:val="0"/>
        <w:sz w:val="24"/>
        <w:szCs w:val="24"/>
      </w:rPr>
    </w:lvl>
    <w:lvl w:ilvl="1">
      <w:start w:val="1"/>
      <w:numFmt w:val="decimal"/>
      <w:lvlText w:val="(%2)"/>
      <w:lvlJc w:val="left"/>
      <w:pPr>
        <w:ind w:left="420" w:hanging="420"/>
      </w:pPr>
      <w:rPr>
        <w:rFonts w:hint="default"/>
        <w:b w:val="0"/>
        <w:bCs w:val="0"/>
        <w:sz w:val="24"/>
        <w:szCs w:val="24"/>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2" w15:restartNumberingAfterBreak="0">
    <w:nsid w:val="530FE10C"/>
    <w:multiLevelType w:val="singleLevel"/>
    <w:tmpl w:val="530FE10C"/>
    <w:lvl w:ilvl="0">
      <w:start w:val="2017"/>
      <w:numFmt w:val="decimal"/>
      <w:suff w:val="nothing"/>
      <w:lvlText w:val="%1-"/>
      <w:lvlJc w:val="left"/>
    </w:lvl>
  </w:abstractNum>
  <w:abstractNum w:abstractNumId="63" w15:restartNumberingAfterBreak="0">
    <w:nsid w:val="53BF15BE"/>
    <w:multiLevelType w:val="multilevel"/>
    <w:tmpl w:val="7A662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34BF8D"/>
    <w:multiLevelType w:val="multilevel"/>
    <w:tmpl w:val="5434BF8D"/>
    <w:lvl w:ilvl="0">
      <w:start w:val="5"/>
      <w:numFmt w:val="decimal"/>
      <w:lvlText w:val="%1."/>
      <w:lvlJc w:val="left"/>
      <w:pPr>
        <w:ind w:left="425" w:hanging="425"/>
      </w:pPr>
      <w:rPr>
        <w:rFonts w:hint="default"/>
      </w:rPr>
    </w:lvl>
    <w:lvl w:ilvl="1">
      <w:start w:val="2"/>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5" w15:restartNumberingAfterBreak="0">
    <w:nsid w:val="567D425B"/>
    <w:multiLevelType w:val="multilevel"/>
    <w:tmpl w:val="567D425B"/>
    <w:lvl w:ilvl="0">
      <w:start w:val="5"/>
      <w:numFmt w:val="decimal"/>
      <w:lvlText w:val="%1."/>
      <w:lvlJc w:val="left"/>
      <w:pPr>
        <w:ind w:left="425" w:hanging="425"/>
      </w:pPr>
      <w:rPr>
        <w:rFonts w:hint="default"/>
      </w:rPr>
    </w:lvl>
    <w:lvl w:ilvl="1">
      <w:start w:val="3"/>
      <w:numFmt w:val="decimal"/>
      <w:lvlText w:val="%1.%2."/>
      <w:lvlJc w:val="left"/>
      <w:pPr>
        <w:ind w:left="567" w:hanging="567"/>
      </w:pPr>
      <w:rPr>
        <w:rFonts w:ascii="宋体" w:eastAsia="宋体" w:hAnsi="宋体" w:cs="宋体" w:hint="default"/>
      </w:rPr>
    </w:lvl>
    <w:lvl w:ilvl="2">
      <w:start w:val="1"/>
      <w:numFmt w:val="decimal"/>
      <w:suff w:val="space"/>
      <w:lvlText w:val="%1.%2.%3."/>
      <w:lvlJc w:val="left"/>
      <w:pPr>
        <w:tabs>
          <w:tab w:val="left" w:pos="420"/>
        </w:tabs>
        <w:ind w:left="709" w:hanging="709"/>
      </w:pPr>
      <w:rPr>
        <w:rFonts w:ascii="Times New Roman" w:eastAsia="宋体" w:hAnsi="Times New Roman"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6" w15:restartNumberingAfterBreak="0">
    <w:nsid w:val="59EAE482"/>
    <w:multiLevelType w:val="singleLevel"/>
    <w:tmpl w:val="59EAE482"/>
    <w:lvl w:ilvl="0">
      <w:start w:val="1"/>
      <w:numFmt w:val="decimal"/>
      <w:lvlText w:val="(%1)"/>
      <w:lvlJc w:val="left"/>
      <w:pPr>
        <w:tabs>
          <w:tab w:val="left" w:pos="397"/>
        </w:tabs>
        <w:ind w:left="0" w:firstLine="0"/>
      </w:pPr>
      <w:rPr>
        <w:rFonts w:hint="default"/>
      </w:rPr>
    </w:lvl>
  </w:abstractNum>
  <w:abstractNum w:abstractNumId="67" w15:restartNumberingAfterBreak="0">
    <w:nsid w:val="5ACB9B90"/>
    <w:multiLevelType w:val="singleLevel"/>
    <w:tmpl w:val="5ACB9B90"/>
    <w:lvl w:ilvl="0">
      <w:start w:val="2022"/>
      <w:numFmt w:val="decimal"/>
      <w:suff w:val="nothing"/>
      <w:lvlText w:val="%1-"/>
      <w:lvlJc w:val="left"/>
    </w:lvl>
  </w:abstractNum>
  <w:abstractNum w:abstractNumId="68" w15:restartNumberingAfterBreak="0">
    <w:nsid w:val="5D660714"/>
    <w:multiLevelType w:val="singleLevel"/>
    <w:tmpl w:val="5D660714"/>
    <w:lvl w:ilvl="0">
      <w:start w:val="1"/>
      <w:numFmt w:val="bullet"/>
      <w:lvlText w:val=""/>
      <w:lvlJc w:val="left"/>
      <w:pPr>
        <w:ind w:left="420" w:hanging="420"/>
      </w:pPr>
      <w:rPr>
        <w:rFonts w:ascii="Wingdings" w:hAnsi="Wingdings" w:hint="default"/>
      </w:rPr>
    </w:lvl>
  </w:abstractNum>
  <w:abstractNum w:abstractNumId="69" w15:restartNumberingAfterBreak="0">
    <w:nsid w:val="601E0748"/>
    <w:multiLevelType w:val="singleLevel"/>
    <w:tmpl w:val="601E0748"/>
    <w:lvl w:ilvl="0">
      <w:start w:val="1"/>
      <w:numFmt w:val="decimal"/>
      <w:lvlText w:val="(%1)"/>
      <w:lvlJc w:val="left"/>
      <w:pPr>
        <w:tabs>
          <w:tab w:val="left" w:pos="397"/>
        </w:tabs>
        <w:ind w:left="397" w:hanging="397"/>
      </w:pPr>
      <w:rPr>
        <w:rFonts w:hint="default"/>
      </w:rPr>
    </w:lvl>
  </w:abstractNum>
  <w:abstractNum w:abstractNumId="70" w15:restartNumberingAfterBreak="0">
    <w:nsid w:val="60545090"/>
    <w:multiLevelType w:val="multilevel"/>
    <w:tmpl w:val="60545090"/>
    <w:lvl w:ilvl="0">
      <w:start w:val="1"/>
      <w:numFmt w:val="decimal"/>
      <w:pStyle w:val="2"/>
      <w:lvlText w:val="%1."/>
      <w:lvlJc w:val="left"/>
      <w:pPr>
        <w:ind w:left="420" w:hanging="420"/>
      </w:pPr>
      <w:rPr>
        <w:rFonts w:ascii="Times New Roman" w:eastAsia="宋体" w:hAnsi="Times New Roman" w:hint="default"/>
        <w:b/>
        <w:i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6271504F"/>
    <w:multiLevelType w:val="multilevel"/>
    <w:tmpl w:val="4528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031AC0"/>
    <w:multiLevelType w:val="singleLevel"/>
    <w:tmpl w:val="63031AC0"/>
    <w:lvl w:ilvl="0">
      <w:start w:val="1"/>
      <w:numFmt w:val="bullet"/>
      <w:lvlText w:val=""/>
      <w:lvlJc w:val="left"/>
      <w:pPr>
        <w:ind w:left="420" w:hanging="420"/>
      </w:pPr>
      <w:rPr>
        <w:rFonts w:ascii="Wingdings" w:hAnsi="Wingdings" w:hint="default"/>
      </w:rPr>
    </w:lvl>
  </w:abstractNum>
  <w:abstractNum w:abstractNumId="73" w15:restartNumberingAfterBreak="0">
    <w:nsid w:val="63031C00"/>
    <w:multiLevelType w:val="singleLevel"/>
    <w:tmpl w:val="63031C00"/>
    <w:lvl w:ilvl="0">
      <w:start w:val="1"/>
      <w:numFmt w:val="bullet"/>
      <w:lvlText w:val=""/>
      <w:lvlJc w:val="left"/>
      <w:pPr>
        <w:ind w:left="420" w:hanging="420"/>
      </w:pPr>
      <w:rPr>
        <w:rFonts w:ascii="Wingdings" w:hAnsi="Wingdings" w:hint="default"/>
      </w:rPr>
    </w:lvl>
  </w:abstractNum>
  <w:abstractNum w:abstractNumId="74" w15:restartNumberingAfterBreak="0">
    <w:nsid w:val="63ED5589"/>
    <w:multiLevelType w:val="singleLevel"/>
    <w:tmpl w:val="63ED5589"/>
    <w:lvl w:ilvl="0">
      <w:start w:val="1"/>
      <w:numFmt w:val="decimal"/>
      <w:lvlText w:val="(%1)"/>
      <w:lvlJc w:val="left"/>
      <w:pPr>
        <w:ind w:left="425" w:hanging="425"/>
      </w:pPr>
      <w:rPr>
        <w:rFonts w:hint="default"/>
      </w:rPr>
    </w:lvl>
  </w:abstractNum>
  <w:abstractNum w:abstractNumId="75" w15:restartNumberingAfterBreak="0">
    <w:nsid w:val="69D278DF"/>
    <w:multiLevelType w:val="multilevel"/>
    <w:tmpl w:val="9614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6C907C"/>
    <w:multiLevelType w:val="singleLevel"/>
    <w:tmpl w:val="6D6C907C"/>
    <w:lvl w:ilvl="0">
      <w:start w:val="1"/>
      <w:numFmt w:val="decimal"/>
      <w:lvlText w:val="(%1)"/>
      <w:lvlJc w:val="left"/>
      <w:pPr>
        <w:ind w:left="425" w:hanging="425"/>
      </w:pPr>
      <w:rPr>
        <w:rFonts w:hint="default"/>
      </w:rPr>
    </w:lvl>
  </w:abstractNum>
  <w:abstractNum w:abstractNumId="77" w15:restartNumberingAfterBreak="0">
    <w:nsid w:val="704609BB"/>
    <w:multiLevelType w:val="singleLevel"/>
    <w:tmpl w:val="704609BB"/>
    <w:lvl w:ilvl="0">
      <w:start w:val="1"/>
      <w:numFmt w:val="decimal"/>
      <w:lvlText w:val="(%1)"/>
      <w:lvlJc w:val="left"/>
      <w:pPr>
        <w:ind w:left="425" w:hanging="425"/>
      </w:pPr>
      <w:rPr>
        <w:rFonts w:hint="default"/>
      </w:rPr>
    </w:lvl>
  </w:abstractNum>
  <w:abstractNum w:abstractNumId="78" w15:restartNumberingAfterBreak="0">
    <w:nsid w:val="70733D8A"/>
    <w:multiLevelType w:val="multilevel"/>
    <w:tmpl w:val="70733D8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9" w15:restartNumberingAfterBreak="0">
    <w:nsid w:val="73FE1D3A"/>
    <w:multiLevelType w:val="hybridMultilevel"/>
    <w:tmpl w:val="F84AF4E8"/>
    <w:lvl w:ilvl="0" w:tplc="04090001">
      <w:start w:val="1"/>
      <w:numFmt w:val="bullet"/>
      <w:lvlText w:val=""/>
      <w:lvlJc w:val="left"/>
      <w:pPr>
        <w:ind w:left="862" w:hanging="440"/>
      </w:pPr>
      <w:rPr>
        <w:rFonts w:ascii="Wingdings" w:hAnsi="Wingdings" w:hint="default"/>
      </w:rPr>
    </w:lvl>
    <w:lvl w:ilvl="1" w:tplc="04090003" w:tentative="1">
      <w:start w:val="1"/>
      <w:numFmt w:val="bullet"/>
      <w:lvlText w:val=""/>
      <w:lvlJc w:val="left"/>
      <w:pPr>
        <w:ind w:left="1302" w:hanging="440"/>
      </w:pPr>
      <w:rPr>
        <w:rFonts w:ascii="Wingdings" w:hAnsi="Wingdings" w:hint="default"/>
      </w:rPr>
    </w:lvl>
    <w:lvl w:ilvl="2" w:tplc="04090005" w:tentative="1">
      <w:start w:val="1"/>
      <w:numFmt w:val="bullet"/>
      <w:lvlText w:val=""/>
      <w:lvlJc w:val="left"/>
      <w:pPr>
        <w:ind w:left="1742" w:hanging="440"/>
      </w:pPr>
      <w:rPr>
        <w:rFonts w:ascii="Wingdings" w:hAnsi="Wingdings" w:hint="default"/>
      </w:rPr>
    </w:lvl>
    <w:lvl w:ilvl="3" w:tplc="04090001" w:tentative="1">
      <w:start w:val="1"/>
      <w:numFmt w:val="bullet"/>
      <w:lvlText w:val=""/>
      <w:lvlJc w:val="left"/>
      <w:pPr>
        <w:ind w:left="2182" w:hanging="440"/>
      </w:pPr>
      <w:rPr>
        <w:rFonts w:ascii="Wingdings" w:hAnsi="Wingdings" w:hint="default"/>
      </w:rPr>
    </w:lvl>
    <w:lvl w:ilvl="4" w:tplc="04090003" w:tentative="1">
      <w:start w:val="1"/>
      <w:numFmt w:val="bullet"/>
      <w:lvlText w:val=""/>
      <w:lvlJc w:val="left"/>
      <w:pPr>
        <w:ind w:left="2622" w:hanging="440"/>
      </w:pPr>
      <w:rPr>
        <w:rFonts w:ascii="Wingdings" w:hAnsi="Wingdings" w:hint="default"/>
      </w:rPr>
    </w:lvl>
    <w:lvl w:ilvl="5" w:tplc="04090005" w:tentative="1">
      <w:start w:val="1"/>
      <w:numFmt w:val="bullet"/>
      <w:lvlText w:val=""/>
      <w:lvlJc w:val="left"/>
      <w:pPr>
        <w:ind w:left="3062" w:hanging="440"/>
      </w:pPr>
      <w:rPr>
        <w:rFonts w:ascii="Wingdings" w:hAnsi="Wingdings" w:hint="default"/>
      </w:rPr>
    </w:lvl>
    <w:lvl w:ilvl="6" w:tplc="04090001" w:tentative="1">
      <w:start w:val="1"/>
      <w:numFmt w:val="bullet"/>
      <w:lvlText w:val=""/>
      <w:lvlJc w:val="left"/>
      <w:pPr>
        <w:ind w:left="3502" w:hanging="440"/>
      </w:pPr>
      <w:rPr>
        <w:rFonts w:ascii="Wingdings" w:hAnsi="Wingdings" w:hint="default"/>
      </w:rPr>
    </w:lvl>
    <w:lvl w:ilvl="7" w:tplc="04090003" w:tentative="1">
      <w:start w:val="1"/>
      <w:numFmt w:val="bullet"/>
      <w:lvlText w:val=""/>
      <w:lvlJc w:val="left"/>
      <w:pPr>
        <w:ind w:left="3942" w:hanging="440"/>
      </w:pPr>
      <w:rPr>
        <w:rFonts w:ascii="Wingdings" w:hAnsi="Wingdings" w:hint="default"/>
      </w:rPr>
    </w:lvl>
    <w:lvl w:ilvl="8" w:tplc="04090005" w:tentative="1">
      <w:start w:val="1"/>
      <w:numFmt w:val="bullet"/>
      <w:lvlText w:val=""/>
      <w:lvlJc w:val="left"/>
      <w:pPr>
        <w:ind w:left="4382" w:hanging="440"/>
      </w:pPr>
      <w:rPr>
        <w:rFonts w:ascii="Wingdings" w:hAnsi="Wingdings" w:hint="default"/>
      </w:rPr>
    </w:lvl>
  </w:abstractNum>
  <w:abstractNum w:abstractNumId="80" w15:restartNumberingAfterBreak="0">
    <w:nsid w:val="76363463"/>
    <w:multiLevelType w:val="multilevel"/>
    <w:tmpl w:val="76363463"/>
    <w:lvl w:ilvl="0">
      <w:start w:val="1"/>
      <w:numFmt w:val="lowerLetter"/>
      <w:lvlText w:val="%1."/>
      <w:lvlJc w:val="left"/>
      <w:pPr>
        <w:ind w:left="1260" w:hanging="420"/>
      </w:pPr>
      <w:rPr>
        <w:rFonts w:hint="default"/>
        <w:b/>
        <w:bCs/>
        <w:sz w:val="24"/>
        <w:szCs w:val="24"/>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81" w15:restartNumberingAfterBreak="0">
    <w:nsid w:val="779C006C"/>
    <w:multiLevelType w:val="hybridMultilevel"/>
    <w:tmpl w:val="395040D0"/>
    <w:lvl w:ilvl="0" w:tplc="C0503A8E">
      <w:start w:val="1"/>
      <w:numFmt w:val="bullet"/>
      <w:lvlText w:val=""/>
      <w:lvlJc w:val="left"/>
      <w:pPr>
        <w:ind w:left="1080" w:hanging="360"/>
      </w:pPr>
      <w:rPr>
        <w:rFonts w:ascii="Symbol" w:hAnsi="Symbol"/>
      </w:rPr>
    </w:lvl>
    <w:lvl w:ilvl="1" w:tplc="E348FEE0">
      <w:start w:val="1"/>
      <w:numFmt w:val="bullet"/>
      <w:lvlText w:val=""/>
      <w:lvlJc w:val="left"/>
      <w:pPr>
        <w:ind w:left="1440" w:hanging="360"/>
      </w:pPr>
      <w:rPr>
        <w:rFonts w:ascii="Symbol" w:hAnsi="Symbol"/>
      </w:rPr>
    </w:lvl>
    <w:lvl w:ilvl="2" w:tplc="E6F25C50">
      <w:start w:val="1"/>
      <w:numFmt w:val="bullet"/>
      <w:lvlText w:val=""/>
      <w:lvlJc w:val="left"/>
      <w:pPr>
        <w:ind w:left="1080" w:hanging="360"/>
      </w:pPr>
      <w:rPr>
        <w:rFonts w:ascii="Symbol" w:hAnsi="Symbol"/>
      </w:rPr>
    </w:lvl>
    <w:lvl w:ilvl="3" w:tplc="0004F1AE">
      <w:start w:val="1"/>
      <w:numFmt w:val="bullet"/>
      <w:lvlText w:val=""/>
      <w:lvlJc w:val="left"/>
      <w:pPr>
        <w:ind w:left="1080" w:hanging="360"/>
      </w:pPr>
      <w:rPr>
        <w:rFonts w:ascii="Symbol" w:hAnsi="Symbol"/>
      </w:rPr>
    </w:lvl>
    <w:lvl w:ilvl="4" w:tplc="5748F678">
      <w:start w:val="1"/>
      <w:numFmt w:val="bullet"/>
      <w:lvlText w:val=""/>
      <w:lvlJc w:val="left"/>
      <w:pPr>
        <w:ind w:left="1080" w:hanging="360"/>
      </w:pPr>
      <w:rPr>
        <w:rFonts w:ascii="Symbol" w:hAnsi="Symbol"/>
      </w:rPr>
    </w:lvl>
    <w:lvl w:ilvl="5" w:tplc="0D143EAE">
      <w:start w:val="1"/>
      <w:numFmt w:val="bullet"/>
      <w:lvlText w:val=""/>
      <w:lvlJc w:val="left"/>
      <w:pPr>
        <w:ind w:left="1080" w:hanging="360"/>
      </w:pPr>
      <w:rPr>
        <w:rFonts w:ascii="Symbol" w:hAnsi="Symbol"/>
      </w:rPr>
    </w:lvl>
    <w:lvl w:ilvl="6" w:tplc="2A042BAE">
      <w:start w:val="1"/>
      <w:numFmt w:val="bullet"/>
      <w:lvlText w:val=""/>
      <w:lvlJc w:val="left"/>
      <w:pPr>
        <w:ind w:left="1080" w:hanging="360"/>
      </w:pPr>
      <w:rPr>
        <w:rFonts w:ascii="Symbol" w:hAnsi="Symbol"/>
      </w:rPr>
    </w:lvl>
    <w:lvl w:ilvl="7" w:tplc="291A0E20">
      <w:start w:val="1"/>
      <w:numFmt w:val="bullet"/>
      <w:lvlText w:val=""/>
      <w:lvlJc w:val="left"/>
      <w:pPr>
        <w:ind w:left="1080" w:hanging="360"/>
      </w:pPr>
      <w:rPr>
        <w:rFonts w:ascii="Symbol" w:hAnsi="Symbol"/>
      </w:rPr>
    </w:lvl>
    <w:lvl w:ilvl="8" w:tplc="64B01832">
      <w:start w:val="1"/>
      <w:numFmt w:val="bullet"/>
      <w:lvlText w:val=""/>
      <w:lvlJc w:val="left"/>
      <w:pPr>
        <w:ind w:left="1080" w:hanging="360"/>
      </w:pPr>
      <w:rPr>
        <w:rFonts w:ascii="Symbol" w:hAnsi="Symbol"/>
      </w:rPr>
    </w:lvl>
  </w:abstractNum>
  <w:abstractNum w:abstractNumId="82" w15:restartNumberingAfterBreak="0">
    <w:nsid w:val="7A1AD908"/>
    <w:multiLevelType w:val="multilevel"/>
    <w:tmpl w:val="7A1AD908"/>
    <w:lvl w:ilvl="0">
      <w:start w:val="9"/>
      <w:numFmt w:val="decimal"/>
      <w:lvlText w:val="%1."/>
      <w:lvlJc w:val="left"/>
      <w:pPr>
        <w:ind w:left="425" w:hanging="425"/>
      </w:pPr>
      <w:rPr>
        <w:rFonts w:ascii="宋体" w:eastAsia="宋体" w:hAnsi="宋体" w:cs="宋体" w:hint="default"/>
      </w:rPr>
    </w:lvl>
    <w:lvl w:ilvl="1">
      <w:start w:val="1"/>
      <w:numFmt w:val="decimal"/>
      <w:suff w:val="space"/>
      <w:lvlText w:val="%1.%2."/>
      <w:lvlJc w:val="left"/>
      <w:pPr>
        <w:tabs>
          <w:tab w:val="left" w:pos="420"/>
        </w:tabs>
        <w:ind w:left="567" w:hanging="567"/>
      </w:pPr>
      <w:rPr>
        <w:rFonts w:ascii="Times New Roman" w:eastAsia="宋体" w:hAnsi="Times New Roman"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3" w15:restartNumberingAfterBreak="0">
    <w:nsid w:val="7C181390"/>
    <w:multiLevelType w:val="singleLevel"/>
    <w:tmpl w:val="7C181390"/>
    <w:lvl w:ilvl="0">
      <w:start w:val="1"/>
      <w:numFmt w:val="decimal"/>
      <w:lvlText w:val="(%1)"/>
      <w:lvlJc w:val="left"/>
      <w:pPr>
        <w:tabs>
          <w:tab w:val="left" w:pos="397"/>
        </w:tabs>
        <w:ind w:left="0" w:firstLine="0"/>
      </w:pPr>
      <w:rPr>
        <w:rFonts w:hint="default"/>
      </w:rPr>
    </w:lvl>
  </w:abstractNum>
  <w:abstractNum w:abstractNumId="84" w15:restartNumberingAfterBreak="0">
    <w:nsid w:val="7C655BD7"/>
    <w:multiLevelType w:val="multilevel"/>
    <w:tmpl w:val="7C655BD7"/>
    <w:lvl w:ilvl="0">
      <w:start w:val="11"/>
      <w:numFmt w:val="decimal"/>
      <w:lvlText w:val="%1"/>
      <w:lvlJc w:val="left"/>
      <w:pPr>
        <w:ind w:left="0" w:firstLine="425"/>
      </w:pPr>
      <w:rPr>
        <w:rFonts w:ascii="宋体" w:eastAsia="宋体" w:hAnsi="宋体" w:cs="宋体" w:hint="default"/>
      </w:rPr>
    </w:lvl>
    <w:lvl w:ilvl="1">
      <w:start w:val="1"/>
      <w:numFmt w:val="decimal"/>
      <w:suff w:val="space"/>
      <w:lvlText w:val="%1.%2"/>
      <w:lvlJc w:val="left"/>
      <w:pPr>
        <w:tabs>
          <w:tab w:val="left" w:pos="420"/>
        </w:tabs>
        <w:ind w:left="0" w:firstLine="425"/>
      </w:pPr>
      <w:rPr>
        <w:rFonts w:ascii="Times New Roman" w:eastAsia="宋体" w:hAnsi="Times New Roman" w:cs="宋体"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5" w15:restartNumberingAfterBreak="0">
    <w:nsid w:val="7CB8B2C8"/>
    <w:multiLevelType w:val="multilevel"/>
    <w:tmpl w:val="7CB8B2C8"/>
    <w:lvl w:ilvl="0">
      <w:start w:val="5"/>
      <w:numFmt w:val="decimal"/>
      <w:lvlText w:val="%1."/>
      <w:lvlJc w:val="left"/>
      <w:pPr>
        <w:ind w:left="425" w:hanging="425"/>
      </w:pPr>
      <w:rPr>
        <w:rFonts w:hint="default"/>
      </w:rPr>
    </w:lvl>
    <w:lvl w:ilvl="1">
      <w:start w:val="5"/>
      <w:numFmt w:val="decimal"/>
      <w:lvlText w:val="%1.%2."/>
      <w:lvlJc w:val="left"/>
      <w:pPr>
        <w:ind w:left="567" w:hanging="567"/>
      </w:pPr>
      <w:rPr>
        <w:rFonts w:ascii="宋体" w:eastAsia="宋体" w:hAnsi="宋体" w:cs="宋体" w:hint="default"/>
      </w:rPr>
    </w:lvl>
    <w:lvl w:ilvl="2">
      <w:start w:val="1"/>
      <w:numFmt w:val="decimal"/>
      <w:suff w:val="space"/>
      <w:lvlText w:val="%1.%2.%3."/>
      <w:lvlJc w:val="left"/>
      <w:pPr>
        <w:tabs>
          <w:tab w:val="left" w:pos="420"/>
        </w:tabs>
        <w:ind w:left="709" w:hanging="709"/>
      </w:pPr>
      <w:rPr>
        <w:rFonts w:ascii="Times New Roman" w:eastAsia="宋体" w:hAnsi="Times New Roman"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1337883161">
    <w:abstractNumId w:val="70"/>
  </w:num>
  <w:num w:numId="2" w16cid:durableId="1497376544">
    <w:abstractNumId w:val="19"/>
  </w:num>
  <w:num w:numId="3" w16cid:durableId="898830122">
    <w:abstractNumId w:val="62"/>
  </w:num>
  <w:num w:numId="4" w16cid:durableId="214315429">
    <w:abstractNumId w:val="10"/>
  </w:num>
  <w:num w:numId="5" w16cid:durableId="565261035">
    <w:abstractNumId w:val="67"/>
  </w:num>
  <w:num w:numId="6" w16cid:durableId="1339961959">
    <w:abstractNumId w:val="76"/>
  </w:num>
  <w:num w:numId="7" w16cid:durableId="1647082779">
    <w:abstractNumId w:val="46"/>
  </w:num>
  <w:num w:numId="8" w16cid:durableId="502008746">
    <w:abstractNumId w:val="36"/>
  </w:num>
  <w:num w:numId="9" w16cid:durableId="1302080112">
    <w:abstractNumId w:val="68"/>
  </w:num>
  <w:num w:numId="10" w16cid:durableId="59834463">
    <w:abstractNumId w:val="48"/>
  </w:num>
  <w:num w:numId="11" w16cid:durableId="2070569341">
    <w:abstractNumId w:val="59"/>
  </w:num>
  <w:num w:numId="12" w16cid:durableId="927269245">
    <w:abstractNumId w:val="78"/>
  </w:num>
  <w:num w:numId="13" w16cid:durableId="494761207">
    <w:abstractNumId w:val="22"/>
  </w:num>
  <w:num w:numId="14" w16cid:durableId="1786577164">
    <w:abstractNumId w:val="25"/>
  </w:num>
  <w:num w:numId="15" w16cid:durableId="743919877">
    <w:abstractNumId w:val="5"/>
  </w:num>
  <w:num w:numId="16" w16cid:durableId="484204496">
    <w:abstractNumId w:val="0"/>
  </w:num>
  <w:num w:numId="17" w16cid:durableId="766393140">
    <w:abstractNumId w:val="66"/>
  </w:num>
  <w:num w:numId="18" w16cid:durableId="777485633">
    <w:abstractNumId w:val="69"/>
  </w:num>
  <w:num w:numId="19" w16cid:durableId="1797941096">
    <w:abstractNumId w:val="30"/>
  </w:num>
  <w:num w:numId="20" w16cid:durableId="455835009">
    <w:abstractNumId w:val="29"/>
  </w:num>
  <w:num w:numId="21" w16cid:durableId="1091045407">
    <w:abstractNumId w:val="1"/>
  </w:num>
  <w:num w:numId="22" w16cid:durableId="1477145522">
    <w:abstractNumId w:val="37"/>
  </w:num>
  <w:num w:numId="23" w16cid:durableId="1251548860">
    <w:abstractNumId w:val="16"/>
  </w:num>
  <w:num w:numId="24" w16cid:durableId="1749108765">
    <w:abstractNumId w:val="2"/>
  </w:num>
  <w:num w:numId="25" w16cid:durableId="134493824">
    <w:abstractNumId w:val="64"/>
  </w:num>
  <w:num w:numId="26" w16cid:durableId="1951087244">
    <w:abstractNumId w:val="33"/>
  </w:num>
  <w:num w:numId="27" w16cid:durableId="1946378450">
    <w:abstractNumId w:val="42"/>
  </w:num>
  <w:num w:numId="28" w16cid:durableId="2095125936">
    <w:abstractNumId w:val="49"/>
  </w:num>
  <w:num w:numId="29" w16cid:durableId="1218929264">
    <w:abstractNumId w:val="53"/>
  </w:num>
  <w:num w:numId="30" w16cid:durableId="958145908">
    <w:abstractNumId w:val="65"/>
  </w:num>
  <w:num w:numId="31" w16cid:durableId="1990089746">
    <w:abstractNumId w:val="6"/>
  </w:num>
  <w:num w:numId="32" w16cid:durableId="1697152751">
    <w:abstractNumId w:val="55"/>
  </w:num>
  <w:num w:numId="33" w16cid:durableId="204418070">
    <w:abstractNumId w:val="83"/>
  </w:num>
  <w:num w:numId="34" w16cid:durableId="1417550913">
    <w:abstractNumId w:val="47"/>
  </w:num>
  <w:num w:numId="35" w16cid:durableId="1173839558">
    <w:abstractNumId w:val="85"/>
  </w:num>
  <w:num w:numId="36" w16cid:durableId="529221617">
    <w:abstractNumId w:val="57"/>
  </w:num>
  <w:num w:numId="37" w16cid:durableId="855116870">
    <w:abstractNumId w:val="44"/>
  </w:num>
  <w:num w:numId="38" w16cid:durableId="1017847562">
    <w:abstractNumId w:val="80"/>
  </w:num>
  <w:num w:numId="39" w16cid:durableId="1689020005">
    <w:abstractNumId w:val="52"/>
  </w:num>
  <w:num w:numId="40" w16cid:durableId="1151825086">
    <w:abstractNumId w:val="77"/>
  </w:num>
  <w:num w:numId="41" w16cid:durableId="1202791066">
    <w:abstractNumId w:val="39"/>
  </w:num>
  <w:num w:numId="42" w16cid:durableId="1098717340">
    <w:abstractNumId w:val="20"/>
  </w:num>
  <w:num w:numId="43" w16cid:durableId="1831629381">
    <w:abstractNumId w:val="8"/>
  </w:num>
  <w:num w:numId="44" w16cid:durableId="630597956">
    <w:abstractNumId w:val="28"/>
  </w:num>
  <w:num w:numId="45" w16cid:durableId="918563282">
    <w:abstractNumId w:val="51"/>
  </w:num>
  <w:num w:numId="46" w16cid:durableId="851727499">
    <w:abstractNumId w:val="3"/>
  </w:num>
  <w:num w:numId="47" w16cid:durableId="1838418135">
    <w:abstractNumId w:val="12"/>
  </w:num>
  <w:num w:numId="48" w16cid:durableId="1277328983">
    <w:abstractNumId w:val="11"/>
  </w:num>
  <w:num w:numId="49" w16cid:durableId="323559056">
    <w:abstractNumId w:val="40"/>
  </w:num>
  <w:num w:numId="50" w16cid:durableId="1609047007">
    <w:abstractNumId w:val="45"/>
  </w:num>
  <w:num w:numId="51" w16cid:durableId="599265806">
    <w:abstractNumId w:val="7"/>
  </w:num>
  <w:num w:numId="52" w16cid:durableId="261960536">
    <w:abstractNumId w:val="50"/>
  </w:num>
  <w:num w:numId="53" w16cid:durableId="1055398196">
    <w:abstractNumId w:val="23"/>
  </w:num>
  <w:num w:numId="54" w16cid:durableId="453065689">
    <w:abstractNumId w:val="82"/>
  </w:num>
  <w:num w:numId="55" w16cid:durableId="602613258">
    <w:abstractNumId w:val="31"/>
  </w:num>
  <w:num w:numId="56" w16cid:durableId="1935819297">
    <w:abstractNumId w:val="73"/>
  </w:num>
  <w:num w:numId="57" w16cid:durableId="835850446">
    <w:abstractNumId w:val="72"/>
  </w:num>
  <w:num w:numId="58" w16cid:durableId="1918398561">
    <w:abstractNumId w:val="43"/>
  </w:num>
  <w:num w:numId="59" w16cid:durableId="1435132489">
    <w:abstractNumId w:val="4"/>
  </w:num>
  <w:num w:numId="60" w16cid:durableId="1911768187">
    <w:abstractNumId w:val="26"/>
  </w:num>
  <w:num w:numId="61" w16cid:durableId="1759910962">
    <w:abstractNumId w:val="61"/>
  </w:num>
  <w:num w:numId="62" w16cid:durableId="1681617506">
    <w:abstractNumId w:val="54"/>
  </w:num>
  <w:num w:numId="63" w16cid:durableId="744642537">
    <w:abstractNumId w:val="84"/>
  </w:num>
  <w:num w:numId="64" w16cid:durableId="1977443565">
    <w:abstractNumId w:val="32"/>
  </w:num>
  <w:num w:numId="65" w16cid:durableId="1912345199">
    <w:abstractNumId w:val="13"/>
  </w:num>
  <w:num w:numId="66" w16cid:durableId="102507286">
    <w:abstractNumId w:val="60"/>
  </w:num>
  <w:num w:numId="67" w16cid:durableId="1598246286">
    <w:abstractNumId w:val="56"/>
  </w:num>
  <w:num w:numId="68" w16cid:durableId="641497743">
    <w:abstractNumId w:val="15"/>
  </w:num>
  <w:num w:numId="69" w16cid:durableId="1939674445">
    <w:abstractNumId w:val="24"/>
  </w:num>
  <w:num w:numId="70" w16cid:durableId="1557358296">
    <w:abstractNumId w:val="17"/>
  </w:num>
  <w:num w:numId="71" w16cid:durableId="979843872">
    <w:abstractNumId w:val="35"/>
  </w:num>
  <w:num w:numId="72" w16cid:durableId="1334533460">
    <w:abstractNumId w:val="14"/>
  </w:num>
  <w:num w:numId="73" w16cid:durableId="1047603576">
    <w:abstractNumId w:val="21"/>
  </w:num>
  <w:num w:numId="74" w16cid:durableId="724835251">
    <w:abstractNumId w:val="27"/>
  </w:num>
  <w:num w:numId="75" w16cid:durableId="906182590">
    <w:abstractNumId w:val="74"/>
  </w:num>
  <w:num w:numId="76" w16cid:durableId="749236088">
    <w:abstractNumId w:val="18"/>
  </w:num>
  <w:num w:numId="77" w16cid:durableId="2025327697">
    <w:abstractNumId w:val="34"/>
  </w:num>
  <w:num w:numId="78" w16cid:durableId="622734433">
    <w:abstractNumId w:val="9"/>
  </w:num>
  <w:num w:numId="79" w16cid:durableId="1734350217">
    <w:abstractNumId w:val="41"/>
  </w:num>
  <w:num w:numId="80" w16cid:durableId="1153185167">
    <w:abstractNumId w:val="58"/>
  </w:num>
  <w:num w:numId="81" w16cid:durableId="1500000218">
    <w:abstractNumId w:val="81"/>
  </w:num>
  <w:num w:numId="82" w16cid:durableId="495997182">
    <w:abstractNumId w:val="38"/>
  </w:num>
  <w:num w:numId="83" w16cid:durableId="1245649387">
    <w:abstractNumId w:val="63"/>
  </w:num>
  <w:num w:numId="84" w16cid:durableId="577905518">
    <w:abstractNumId w:val="75"/>
  </w:num>
  <w:num w:numId="85" w16cid:durableId="46298468">
    <w:abstractNumId w:val="71"/>
  </w:num>
  <w:num w:numId="86" w16cid:durableId="356078753">
    <w:abstractNumId w:val="79"/>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g wang">
    <w15:presenceInfo w15:providerId="Windows Live" w15:userId="a9b304fd7da20202"/>
  </w15:person>
  <w15:person w15:author="meijun wang">
    <w15:presenceInfo w15:providerId="None" w15:userId="meijun wang"/>
  </w15:person>
  <w15:person w15:author="Jamie Wang">
    <w15:presenceInfo w15:providerId="Windows Live" w15:userId="23227d1653b3ed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noPunctuationKerning/>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QxZjE5MTNmN2Y5OTJmZGU1ZWE1ZGM1MjJmODg4NDgifQ=="/>
  </w:docVars>
  <w:rsids>
    <w:rsidRoot w:val="00FA60C8"/>
    <w:rsid w:val="8ACF6BCB"/>
    <w:rsid w:val="9CF779D3"/>
    <w:rsid w:val="9DF74A28"/>
    <w:rsid w:val="9FFF1748"/>
    <w:rsid w:val="ABEE9937"/>
    <w:rsid w:val="AE6DF97C"/>
    <w:rsid w:val="AE9FA30E"/>
    <w:rsid w:val="AF7E3731"/>
    <w:rsid w:val="AFB767AB"/>
    <w:rsid w:val="B59C95A6"/>
    <w:rsid w:val="B956938E"/>
    <w:rsid w:val="BA7C527C"/>
    <w:rsid w:val="BF9F9802"/>
    <w:rsid w:val="BFDEE498"/>
    <w:rsid w:val="BFFFA68C"/>
    <w:rsid w:val="C75BAD50"/>
    <w:rsid w:val="CECEAED5"/>
    <w:rsid w:val="D3FF86D6"/>
    <w:rsid w:val="D7EF4F30"/>
    <w:rsid w:val="DAEFBAC0"/>
    <w:rsid w:val="DBFF303B"/>
    <w:rsid w:val="DFF7A5E7"/>
    <w:rsid w:val="E3D76B8E"/>
    <w:rsid w:val="E597D058"/>
    <w:rsid w:val="E77F02FF"/>
    <w:rsid w:val="E9FC1661"/>
    <w:rsid w:val="EBBCC4B7"/>
    <w:rsid w:val="EBCED0E1"/>
    <w:rsid w:val="EBFA34C8"/>
    <w:rsid w:val="EEEF7F2E"/>
    <w:rsid w:val="EEFFEB2E"/>
    <w:rsid w:val="EF60E42C"/>
    <w:rsid w:val="EFEF64EF"/>
    <w:rsid w:val="F1FECC9D"/>
    <w:rsid w:val="F29F7530"/>
    <w:rsid w:val="F79E546D"/>
    <w:rsid w:val="F7AFF3D0"/>
    <w:rsid w:val="FAB2CB42"/>
    <w:rsid w:val="FB5F26CF"/>
    <w:rsid w:val="FD9F851C"/>
    <w:rsid w:val="FDBD781B"/>
    <w:rsid w:val="FDFFB9D3"/>
    <w:rsid w:val="FE7CEC22"/>
    <w:rsid w:val="FEBF8D61"/>
    <w:rsid w:val="FF6BAC68"/>
    <w:rsid w:val="FF72B169"/>
    <w:rsid w:val="FFAFC933"/>
    <w:rsid w:val="FFBB3DAB"/>
    <w:rsid w:val="FFBFB131"/>
    <w:rsid w:val="FFEB7F66"/>
    <w:rsid w:val="FFFCE808"/>
    <w:rsid w:val="FFFF8F58"/>
    <w:rsid w:val="FFFFA668"/>
    <w:rsid w:val="00002067"/>
    <w:rsid w:val="000035AA"/>
    <w:rsid w:val="00005E08"/>
    <w:rsid w:val="000079A9"/>
    <w:rsid w:val="00012D07"/>
    <w:rsid w:val="00015DE7"/>
    <w:rsid w:val="00016189"/>
    <w:rsid w:val="00016D27"/>
    <w:rsid w:val="00016E93"/>
    <w:rsid w:val="00023188"/>
    <w:rsid w:val="0002574F"/>
    <w:rsid w:val="00025D98"/>
    <w:rsid w:val="00026B55"/>
    <w:rsid w:val="00032C01"/>
    <w:rsid w:val="00033395"/>
    <w:rsid w:val="000337DB"/>
    <w:rsid w:val="000340CB"/>
    <w:rsid w:val="00035514"/>
    <w:rsid w:val="000400B5"/>
    <w:rsid w:val="00041BE8"/>
    <w:rsid w:val="00042179"/>
    <w:rsid w:val="00046292"/>
    <w:rsid w:val="00047DB2"/>
    <w:rsid w:val="000571A9"/>
    <w:rsid w:val="00061EA2"/>
    <w:rsid w:val="00064202"/>
    <w:rsid w:val="00067635"/>
    <w:rsid w:val="00071507"/>
    <w:rsid w:val="00076063"/>
    <w:rsid w:val="0007658A"/>
    <w:rsid w:val="00076E20"/>
    <w:rsid w:val="00081046"/>
    <w:rsid w:val="00081395"/>
    <w:rsid w:val="000858B3"/>
    <w:rsid w:val="0009657B"/>
    <w:rsid w:val="000972D5"/>
    <w:rsid w:val="000A2989"/>
    <w:rsid w:val="000A367B"/>
    <w:rsid w:val="000B1300"/>
    <w:rsid w:val="000B1917"/>
    <w:rsid w:val="000B4704"/>
    <w:rsid w:val="000B5395"/>
    <w:rsid w:val="000C0A19"/>
    <w:rsid w:val="000C1258"/>
    <w:rsid w:val="000D0FDA"/>
    <w:rsid w:val="000D215E"/>
    <w:rsid w:val="000D6A06"/>
    <w:rsid w:val="000E0170"/>
    <w:rsid w:val="000E0694"/>
    <w:rsid w:val="000E43DF"/>
    <w:rsid w:val="000F2C01"/>
    <w:rsid w:val="000F2CF5"/>
    <w:rsid w:val="000F3F99"/>
    <w:rsid w:val="000F47AE"/>
    <w:rsid w:val="00100A1B"/>
    <w:rsid w:val="00101F08"/>
    <w:rsid w:val="00101F55"/>
    <w:rsid w:val="001039C5"/>
    <w:rsid w:val="001055E8"/>
    <w:rsid w:val="001125F8"/>
    <w:rsid w:val="00113C3F"/>
    <w:rsid w:val="0011513C"/>
    <w:rsid w:val="0011587E"/>
    <w:rsid w:val="0012140B"/>
    <w:rsid w:val="00123814"/>
    <w:rsid w:val="00123941"/>
    <w:rsid w:val="00124251"/>
    <w:rsid w:val="0012609B"/>
    <w:rsid w:val="00127D58"/>
    <w:rsid w:val="0013742A"/>
    <w:rsid w:val="00137EE8"/>
    <w:rsid w:val="00141617"/>
    <w:rsid w:val="00142A0A"/>
    <w:rsid w:val="00143250"/>
    <w:rsid w:val="00145FDF"/>
    <w:rsid w:val="00150FB7"/>
    <w:rsid w:val="001538B3"/>
    <w:rsid w:val="001550D7"/>
    <w:rsid w:val="001572DF"/>
    <w:rsid w:val="00157D65"/>
    <w:rsid w:val="0016167B"/>
    <w:rsid w:val="0017538D"/>
    <w:rsid w:val="001753DD"/>
    <w:rsid w:val="00181F41"/>
    <w:rsid w:val="00186786"/>
    <w:rsid w:val="001948D8"/>
    <w:rsid w:val="0019563A"/>
    <w:rsid w:val="00195DBB"/>
    <w:rsid w:val="001A3351"/>
    <w:rsid w:val="001A51B9"/>
    <w:rsid w:val="001B1443"/>
    <w:rsid w:val="001B15E1"/>
    <w:rsid w:val="001C492C"/>
    <w:rsid w:val="001C60CC"/>
    <w:rsid w:val="001C73AA"/>
    <w:rsid w:val="001D2CA6"/>
    <w:rsid w:val="001E0C3B"/>
    <w:rsid w:val="001E0FEA"/>
    <w:rsid w:val="001E4724"/>
    <w:rsid w:val="001F0ADD"/>
    <w:rsid w:val="001F1725"/>
    <w:rsid w:val="001F3FB0"/>
    <w:rsid w:val="001F43F4"/>
    <w:rsid w:val="00204B69"/>
    <w:rsid w:val="00204F32"/>
    <w:rsid w:val="00206E77"/>
    <w:rsid w:val="002125A1"/>
    <w:rsid w:val="00214F56"/>
    <w:rsid w:val="002158F5"/>
    <w:rsid w:val="00215C59"/>
    <w:rsid w:val="00220D83"/>
    <w:rsid w:val="002215D4"/>
    <w:rsid w:val="0022462A"/>
    <w:rsid w:val="002313BE"/>
    <w:rsid w:val="00233085"/>
    <w:rsid w:val="00247F9A"/>
    <w:rsid w:val="00252B96"/>
    <w:rsid w:val="0026134B"/>
    <w:rsid w:val="00261F1A"/>
    <w:rsid w:val="00264F13"/>
    <w:rsid w:val="002655F1"/>
    <w:rsid w:val="00267D7A"/>
    <w:rsid w:val="00276B1A"/>
    <w:rsid w:val="002772EE"/>
    <w:rsid w:val="00277D15"/>
    <w:rsid w:val="00285F6C"/>
    <w:rsid w:val="0029061E"/>
    <w:rsid w:val="00291D06"/>
    <w:rsid w:val="002A002A"/>
    <w:rsid w:val="002A05E3"/>
    <w:rsid w:val="002A13B8"/>
    <w:rsid w:val="002A510C"/>
    <w:rsid w:val="002A7F53"/>
    <w:rsid w:val="002B0AF1"/>
    <w:rsid w:val="002B28D3"/>
    <w:rsid w:val="002B5DFC"/>
    <w:rsid w:val="002B6FA2"/>
    <w:rsid w:val="002C5BAA"/>
    <w:rsid w:val="002C7EB1"/>
    <w:rsid w:val="002D0449"/>
    <w:rsid w:val="002D1CCF"/>
    <w:rsid w:val="002D4009"/>
    <w:rsid w:val="002D61B8"/>
    <w:rsid w:val="002D656E"/>
    <w:rsid w:val="002E4635"/>
    <w:rsid w:val="002E52E3"/>
    <w:rsid w:val="002F0818"/>
    <w:rsid w:val="002F294A"/>
    <w:rsid w:val="002F2CC3"/>
    <w:rsid w:val="002F2E65"/>
    <w:rsid w:val="002F3DEA"/>
    <w:rsid w:val="002F4E70"/>
    <w:rsid w:val="002F7C9C"/>
    <w:rsid w:val="003015C0"/>
    <w:rsid w:val="00303053"/>
    <w:rsid w:val="0030491B"/>
    <w:rsid w:val="00315A9E"/>
    <w:rsid w:val="00326C74"/>
    <w:rsid w:val="00331CDE"/>
    <w:rsid w:val="003330A7"/>
    <w:rsid w:val="00333C12"/>
    <w:rsid w:val="0033464E"/>
    <w:rsid w:val="00337C21"/>
    <w:rsid w:val="00340672"/>
    <w:rsid w:val="0034256C"/>
    <w:rsid w:val="0035031B"/>
    <w:rsid w:val="00351116"/>
    <w:rsid w:val="003524DB"/>
    <w:rsid w:val="00352FFE"/>
    <w:rsid w:val="00353EBD"/>
    <w:rsid w:val="00356B27"/>
    <w:rsid w:val="00356FF3"/>
    <w:rsid w:val="0035752B"/>
    <w:rsid w:val="0036326B"/>
    <w:rsid w:val="003637D6"/>
    <w:rsid w:val="00365D00"/>
    <w:rsid w:val="003677C3"/>
    <w:rsid w:val="00371209"/>
    <w:rsid w:val="003717B9"/>
    <w:rsid w:val="00371C8E"/>
    <w:rsid w:val="00377664"/>
    <w:rsid w:val="00383F83"/>
    <w:rsid w:val="003873AE"/>
    <w:rsid w:val="00387934"/>
    <w:rsid w:val="00391717"/>
    <w:rsid w:val="00391D05"/>
    <w:rsid w:val="00392EB0"/>
    <w:rsid w:val="003A0EAB"/>
    <w:rsid w:val="003A15EF"/>
    <w:rsid w:val="003A29F0"/>
    <w:rsid w:val="003A2ECC"/>
    <w:rsid w:val="003A7EC4"/>
    <w:rsid w:val="003B452F"/>
    <w:rsid w:val="003B78E0"/>
    <w:rsid w:val="003C02A2"/>
    <w:rsid w:val="003C2525"/>
    <w:rsid w:val="003C27A0"/>
    <w:rsid w:val="003C2FA0"/>
    <w:rsid w:val="003C3EA9"/>
    <w:rsid w:val="003C4A36"/>
    <w:rsid w:val="003C6959"/>
    <w:rsid w:val="003D08E2"/>
    <w:rsid w:val="003D4AC9"/>
    <w:rsid w:val="003D4AE8"/>
    <w:rsid w:val="003D6105"/>
    <w:rsid w:val="003E1AB7"/>
    <w:rsid w:val="003E7195"/>
    <w:rsid w:val="003E7CB8"/>
    <w:rsid w:val="003F00D1"/>
    <w:rsid w:val="003F17B0"/>
    <w:rsid w:val="003F3895"/>
    <w:rsid w:val="003F47B4"/>
    <w:rsid w:val="003F5319"/>
    <w:rsid w:val="003F79DB"/>
    <w:rsid w:val="00404646"/>
    <w:rsid w:val="00405607"/>
    <w:rsid w:val="00405AE4"/>
    <w:rsid w:val="004070F1"/>
    <w:rsid w:val="00412C92"/>
    <w:rsid w:val="00415458"/>
    <w:rsid w:val="00417341"/>
    <w:rsid w:val="004218DC"/>
    <w:rsid w:val="004307E5"/>
    <w:rsid w:val="00430CDD"/>
    <w:rsid w:val="0044001C"/>
    <w:rsid w:val="0044219F"/>
    <w:rsid w:val="0044755F"/>
    <w:rsid w:val="004509A6"/>
    <w:rsid w:val="0045152C"/>
    <w:rsid w:val="00453B18"/>
    <w:rsid w:val="00454ECE"/>
    <w:rsid w:val="004576A7"/>
    <w:rsid w:val="00460BA4"/>
    <w:rsid w:val="004617F9"/>
    <w:rsid w:val="004619E6"/>
    <w:rsid w:val="00466C55"/>
    <w:rsid w:val="004673D8"/>
    <w:rsid w:val="004767E5"/>
    <w:rsid w:val="004857AC"/>
    <w:rsid w:val="004927BB"/>
    <w:rsid w:val="00495A5F"/>
    <w:rsid w:val="004A2B56"/>
    <w:rsid w:val="004A48F4"/>
    <w:rsid w:val="004A55B8"/>
    <w:rsid w:val="004A7340"/>
    <w:rsid w:val="004A769C"/>
    <w:rsid w:val="004B50A0"/>
    <w:rsid w:val="004C15DD"/>
    <w:rsid w:val="004C1DCC"/>
    <w:rsid w:val="004C67B9"/>
    <w:rsid w:val="004D7576"/>
    <w:rsid w:val="004E242E"/>
    <w:rsid w:val="004E72C3"/>
    <w:rsid w:val="004F27D3"/>
    <w:rsid w:val="004F4990"/>
    <w:rsid w:val="00501359"/>
    <w:rsid w:val="00502648"/>
    <w:rsid w:val="00503F99"/>
    <w:rsid w:val="00507C01"/>
    <w:rsid w:val="00511256"/>
    <w:rsid w:val="00515019"/>
    <w:rsid w:val="00517786"/>
    <w:rsid w:val="00521F8E"/>
    <w:rsid w:val="005234CD"/>
    <w:rsid w:val="00524B2B"/>
    <w:rsid w:val="00526397"/>
    <w:rsid w:val="0053344C"/>
    <w:rsid w:val="005341F4"/>
    <w:rsid w:val="00535D0F"/>
    <w:rsid w:val="00535DAB"/>
    <w:rsid w:val="00536D6E"/>
    <w:rsid w:val="005410CE"/>
    <w:rsid w:val="005420FA"/>
    <w:rsid w:val="0054490B"/>
    <w:rsid w:val="00547076"/>
    <w:rsid w:val="0055120D"/>
    <w:rsid w:val="005517C1"/>
    <w:rsid w:val="00552823"/>
    <w:rsid w:val="00554CD2"/>
    <w:rsid w:val="00556609"/>
    <w:rsid w:val="005578A2"/>
    <w:rsid w:val="005605F8"/>
    <w:rsid w:val="00562BFA"/>
    <w:rsid w:val="0056324D"/>
    <w:rsid w:val="00564625"/>
    <w:rsid w:val="00565E3E"/>
    <w:rsid w:val="0056661D"/>
    <w:rsid w:val="00572476"/>
    <w:rsid w:val="00584BDB"/>
    <w:rsid w:val="005876C3"/>
    <w:rsid w:val="00593C49"/>
    <w:rsid w:val="00593C4F"/>
    <w:rsid w:val="00596418"/>
    <w:rsid w:val="005971F3"/>
    <w:rsid w:val="005A1BBD"/>
    <w:rsid w:val="005A3E30"/>
    <w:rsid w:val="005A5F77"/>
    <w:rsid w:val="005A6743"/>
    <w:rsid w:val="005A7F06"/>
    <w:rsid w:val="005B404F"/>
    <w:rsid w:val="005B52D9"/>
    <w:rsid w:val="005B5F13"/>
    <w:rsid w:val="005B764B"/>
    <w:rsid w:val="005B7736"/>
    <w:rsid w:val="005C5524"/>
    <w:rsid w:val="005D20CB"/>
    <w:rsid w:val="005D25FF"/>
    <w:rsid w:val="005D3C20"/>
    <w:rsid w:val="005D5FD2"/>
    <w:rsid w:val="005D7D24"/>
    <w:rsid w:val="005E05D4"/>
    <w:rsid w:val="005E1125"/>
    <w:rsid w:val="005E25B0"/>
    <w:rsid w:val="005E4F7B"/>
    <w:rsid w:val="005E7595"/>
    <w:rsid w:val="005E7603"/>
    <w:rsid w:val="005F4ADA"/>
    <w:rsid w:val="005F6269"/>
    <w:rsid w:val="005F7A9F"/>
    <w:rsid w:val="006052CA"/>
    <w:rsid w:val="00607225"/>
    <w:rsid w:val="00612531"/>
    <w:rsid w:val="006129A7"/>
    <w:rsid w:val="0061364F"/>
    <w:rsid w:val="00614E7B"/>
    <w:rsid w:val="00614EDE"/>
    <w:rsid w:val="00614FA7"/>
    <w:rsid w:val="00624979"/>
    <w:rsid w:val="00625EF9"/>
    <w:rsid w:val="00633188"/>
    <w:rsid w:val="006340EB"/>
    <w:rsid w:val="00637399"/>
    <w:rsid w:val="006428CA"/>
    <w:rsid w:val="00644767"/>
    <w:rsid w:val="00645265"/>
    <w:rsid w:val="006516A0"/>
    <w:rsid w:val="00653A68"/>
    <w:rsid w:val="00653AB4"/>
    <w:rsid w:val="00653C7E"/>
    <w:rsid w:val="006602FB"/>
    <w:rsid w:val="00667E78"/>
    <w:rsid w:val="0067038A"/>
    <w:rsid w:val="006720DE"/>
    <w:rsid w:val="00672303"/>
    <w:rsid w:val="00672CE8"/>
    <w:rsid w:val="00673EAB"/>
    <w:rsid w:val="0067528C"/>
    <w:rsid w:val="0068205B"/>
    <w:rsid w:val="0068682F"/>
    <w:rsid w:val="00690209"/>
    <w:rsid w:val="00690289"/>
    <w:rsid w:val="00694405"/>
    <w:rsid w:val="006B45C3"/>
    <w:rsid w:val="006B62D3"/>
    <w:rsid w:val="006B6A68"/>
    <w:rsid w:val="006C0590"/>
    <w:rsid w:val="006D0ED6"/>
    <w:rsid w:val="006D10F5"/>
    <w:rsid w:val="006D2114"/>
    <w:rsid w:val="006D3D5E"/>
    <w:rsid w:val="006D406A"/>
    <w:rsid w:val="006D4E71"/>
    <w:rsid w:val="006D5289"/>
    <w:rsid w:val="006E0E17"/>
    <w:rsid w:val="006E7EB3"/>
    <w:rsid w:val="006F1B5A"/>
    <w:rsid w:val="006F3A16"/>
    <w:rsid w:val="006F6773"/>
    <w:rsid w:val="006F7ACF"/>
    <w:rsid w:val="007029A1"/>
    <w:rsid w:val="00703B7E"/>
    <w:rsid w:val="00705CD0"/>
    <w:rsid w:val="0071060E"/>
    <w:rsid w:val="00711A2A"/>
    <w:rsid w:val="007140B7"/>
    <w:rsid w:val="00715206"/>
    <w:rsid w:val="007247B7"/>
    <w:rsid w:val="00727597"/>
    <w:rsid w:val="00734BF9"/>
    <w:rsid w:val="00735046"/>
    <w:rsid w:val="00737C49"/>
    <w:rsid w:val="00737E00"/>
    <w:rsid w:val="00741393"/>
    <w:rsid w:val="00751162"/>
    <w:rsid w:val="00752A7E"/>
    <w:rsid w:val="00757029"/>
    <w:rsid w:val="00757F70"/>
    <w:rsid w:val="007614F6"/>
    <w:rsid w:val="007623EE"/>
    <w:rsid w:val="00766F07"/>
    <w:rsid w:val="007673E0"/>
    <w:rsid w:val="007706FB"/>
    <w:rsid w:val="00771738"/>
    <w:rsid w:val="007747C5"/>
    <w:rsid w:val="0078093F"/>
    <w:rsid w:val="00783444"/>
    <w:rsid w:val="007849DB"/>
    <w:rsid w:val="00784DDD"/>
    <w:rsid w:val="00785109"/>
    <w:rsid w:val="007935DF"/>
    <w:rsid w:val="00793C93"/>
    <w:rsid w:val="007976F6"/>
    <w:rsid w:val="00797F92"/>
    <w:rsid w:val="007A42F8"/>
    <w:rsid w:val="007B0887"/>
    <w:rsid w:val="007B0B80"/>
    <w:rsid w:val="007B321F"/>
    <w:rsid w:val="007B409A"/>
    <w:rsid w:val="007B4DBB"/>
    <w:rsid w:val="007C1621"/>
    <w:rsid w:val="007C21ED"/>
    <w:rsid w:val="007C5F4B"/>
    <w:rsid w:val="007C72C1"/>
    <w:rsid w:val="007D290E"/>
    <w:rsid w:val="007D6429"/>
    <w:rsid w:val="007E0C51"/>
    <w:rsid w:val="007E14E0"/>
    <w:rsid w:val="007F3AF0"/>
    <w:rsid w:val="007F53EE"/>
    <w:rsid w:val="007F6C62"/>
    <w:rsid w:val="00800773"/>
    <w:rsid w:val="008044C1"/>
    <w:rsid w:val="0080591C"/>
    <w:rsid w:val="00806F20"/>
    <w:rsid w:val="00814449"/>
    <w:rsid w:val="0081488F"/>
    <w:rsid w:val="00820342"/>
    <w:rsid w:val="00820F6E"/>
    <w:rsid w:val="00821206"/>
    <w:rsid w:val="00827A9E"/>
    <w:rsid w:val="0083024B"/>
    <w:rsid w:val="00831663"/>
    <w:rsid w:val="0083194D"/>
    <w:rsid w:val="0083276C"/>
    <w:rsid w:val="008373D6"/>
    <w:rsid w:val="00840DEF"/>
    <w:rsid w:val="00842CB0"/>
    <w:rsid w:val="00845649"/>
    <w:rsid w:val="008457F1"/>
    <w:rsid w:val="008475CE"/>
    <w:rsid w:val="00852A09"/>
    <w:rsid w:val="00854282"/>
    <w:rsid w:val="0085608D"/>
    <w:rsid w:val="008565A9"/>
    <w:rsid w:val="0086140B"/>
    <w:rsid w:val="00861C4D"/>
    <w:rsid w:val="008628B0"/>
    <w:rsid w:val="00863C35"/>
    <w:rsid w:val="008709B6"/>
    <w:rsid w:val="008750ED"/>
    <w:rsid w:val="008772F8"/>
    <w:rsid w:val="0087754D"/>
    <w:rsid w:val="008832A0"/>
    <w:rsid w:val="00884D67"/>
    <w:rsid w:val="008857B8"/>
    <w:rsid w:val="008873C3"/>
    <w:rsid w:val="00887F99"/>
    <w:rsid w:val="008905DB"/>
    <w:rsid w:val="0089069A"/>
    <w:rsid w:val="00895C57"/>
    <w:rsid w:val="008A5D45"/>
    <w:rsid w:val="008A6961"/>
    <w:rsid w:val="008B0290"/>
    <w:rsid w:val="008B0497"/>
    <w:rsid w:val="008B35D7"/>
    <w:rsid w:val="008C461A"/>
    <w:rsid w:val="008C5ECE"/>
    <w:rsid w:val="008C74C4"/>
    <w:rsid w:val="008D204C"/>
    <w:rsid w:val="008D43EF"/>
    <w:rsid w:val="008E639E"/>
    <w:rsid w:val="008E7A9A"/>
    <w:rsid w:val="008E7B0C"/>
    <w:rsid w:val="008F2B36"/>
    <w:rsid w:val="008F6D31"/>
    <w:rsid w:val="008F7EE8"/>
    <w:rsid w:val="009064D0"/>
    <w:rsid w:val="00910E5C"/>
    <w:rsid w:val="0091415F"/>
    <w:rsid w:val="009142E2"/>
    <w:rsid w:val="00914579"/>
    <w:rsid w:val="00915A72"/>
    <w:rsid w:val="0092007F"/>
    <w:rsid w:val="009221FF"/>
    <w:rsid w:val="00926229"/>
    <w:rsid w:val="00935C29"/>
    <w:rsid w:val="00935FAF"/>
    <w:rsid w:val="00941345"/>
    <w:rsid w:val="009440DF"/>
    <w:rsid w:val="00944679"/>
    <w:rsid w:val="00946D99"/>
    <w:rsid w:val="00953C00"/>
    <w:rsid w:val="00953E6F"/>
    <w:rsid w:val="00955BCE"/>
    <w:rsid w:val="0095760D"/>
    <w:rsid w:val="00963391"/>
    <w:rsid w:val="009643FF"/>
    <w:rsid w:val="0096496E"/>
    <w:rsid w:val="00964D25"/>
    <w:rsid w:val="009672A4"/>
    <w:rsid w:val="00970C2F"/>
    <w:rsid w:val="009710B6"/>
    <w:rsid w:val="0097437D"/>
    <w:rsid w:val="009804E9"/>
    <w:rsid w:val="00981020"/>
    <w:rsid w:val="00982498"/>
    <w:rsid w:val="009869EE"/>
    <w:rsid w:val="009871F7"/>
    <w:rsid w:val="00991BF3"/>
    <w:rsid w:val="00994278"/>
    <w:rsid w:val="009963D4"/>
    <w:rsid w:val="009A1355"/>
    <w:rsid w:val="009A1829"/>
    <w:rsid w:val="009A2A57"/>
    <w:rsid w:val="009A2DB4"/>
    <w:rsid w:val="009B7DD2"/>
    <w:rsid w:val="009C4346"/>
    <w:rsid w:val="009D0A9E"/>
    <w:rsid w:val="009D32F6"/>
    <w:rsid w:val="009D7C65"/>
    <w:rsid w:val="009D7CE4"/>
    <w:rsid w:val="009F2B4C"/>
    <w:rsid w:val="009F4D66"/>
    <w:rsid w:val="00A00750"/>
    <w:rsid w:val="00A00AC6"/>
    <w:rsid w:val="00A03AD8"/>
    <w:rsid w:val="00A113FC"/>
    <w:rsid w:val="00A14E1F"/>
    <w:rsid w:val="00A2327D"/>
    <w:rsid w:val="00A240D6"/>
    <w:rsid w:val="00A24E9C"/>
    <w:rsid w:val="00A254E3"/>
    <w:rsid w:val="00A30AB5"/>
    <w:rsid w:val="00A33731"/>
    <w:rsid w:val="00A351E7"/>
    <w:rsid w:val="00A41F3D"/>
    <w:rsid w:val="00A42D88"/>
    <w:rsid w:val="00A43FB2"/>
    <w:rsid w:val="00A46DDA"/>
    <w:rsid w:val="00A470E3"/>
    <w:rsid w:val="00A47861"/>
    <w:rsid w:val="00A50CC4"/>
    <w:rsid w:val="00A60B49"/>
    <w:rsid w:val="00A60BEB"/>
    <w:rsid w:val="00A62362"/>
    <w:rsid w:val="00A632FF"/>
    <w:rsid w:val="00A642B5"/>
    <w:rsid w:val="00A646C6"/>
    <w:rsid w:val="00A65BFC"/>
    <w:rsid w:val="00A677DB"/>
    <w:rsid w:val="00A67AF4"/>
    <w:rsid w:val="00A7100D"/>
    <w:rsid w:val="00A748D7"/>
    <w:rsid w:val="00A81F21"/>
    <w:rsid w:val="00A8280B"/>
    <w:rsid w:val="00A82CA2"/>
    <w:rsid w:val="00A82F0A"/>
    <w:rsid w:val="00A85108"/>
    <w:rsid w:val="00A87AF2"/>
    <w:rsid w:val="00AA710F"/>
    <w:rsid w:val="00AB6940"/>
    <w:rsid w:val="00AB713C"/>
    <w:rsid w:val="00AC0A6E"/>
    <w:rsid w:val="00AC20BD"/>
    <w:rsid w:val="00AC2D33"/>
    <w:rsid w:val="00AC5810"/>
    <w:rsid w:val="00AD13C5"/>
    <w:rsid w:val="00AD4A2B"/>
    <w:rsid w:val="00AD5DBA"/>
    <w:rsid w:val="00AF07E2"/>
    <w:rsid w:val="00AF1544"/>
    <w:rsid w:val="00AF3763"/>
    <w:rsid w:val="00AF6224"/>
    <w:rsid w:val="00AF6EC2"/>
    <w:rsid w:val="00AF6FDA"/>
    <w:rsid w:val="00AF7D7F"/>
    <w:rsid w:val="00B0732A"/>
    <w:rsid w:val="00B10065"/>
    <w:rsid w:val="00B11072"/>
    <w:rsid w:val="00B12E6E"/>
    <w:rsid w:val="00B1317E"/>
    <w:rsid w:val="00B21877"/>
    <w:rsid w:val="00B22B4F"/>
    <w:rsid w:val="00B230BD"/>
    <w:rsid w:val="00B24047"/>
    <w:rsid w:val="00B25838"/>
    <w:rsid w:val="00B25855"/>
    <w:rsid w:val="00B336DC"/>
    <w:rsid w:val="00B347B0"/>
    <w:rsid w:val="00B35AC0"/>
    <w:rsid w:val="00B35E14"/>
    <w:rsid w:val="00B44EC0"/>
    <w:rsid w:val="00B47777"/>
    <w:rsid w:val="00B50D16"/>
    <w:rsid w:val="00B50E6B"/>
    <w:rsid w:val="00B536B8"/>
    <w:rsid w:val="00B53D89"/>
    <w:rsid w:val="00B56A15"/>
    <w:rsid w:val="00B56EF3"/>
    <w:rsid w:val="00B60176"/>
    <w:rsid w:val="00B71233"/>
    <w:rsid w:val="00B72399"/>
    <w:rsid w:val="00B7640C"/>
    <w:rsid w:val="00B82AEA"/>
    <w:rsid w:val="00B84EF7"/>
    <w:rsid w:val="00B90777"/>
    <w:rsid w:val="00B93205"/>
    <w:rsid w:val="00BA00D5"/>
    <w:rsid w:val="00BA1FC7"/>
    <w:rsid w:val="00BB2B8A"/>
    <w:rsid w:val="00BB35A1"/>
    <w:rsid w:val="00BB38CB"/>
    <w:rsid w:val="00BB4622"/>
    <w:rsid w:val="00BB68F2"/>
    <w:rsid w:val="00BB79F6"/>
    <w:rsid w:val="00BC3615"/>
    <w:rsid w:val="00BC4F26"/>
    <w:rsid w:val="00BC597B"/>
    <w:rsid w:val="00BD1CB9"/>
    <w:rsid w:val="00BD1F26"/>
    <w:rsid w:val="00BE16F8"/>
    <w:rsid w:val="00BE330A"/>
    <w:rsid w:val="00BE347D"/>
    <w:rsid w:val="00BE5876"/>
    <w:rsid w:val="00C05099"/>
    <w:rsid w:val="00C11221"/>
    <w:rsid w:val="00C1381B"/>
    <w:rsid w:val="00C1570A"/>
    <w:rsid w:val="00C23EEE"/>
    <w:rsid w:val="00C241AE"/>
    <w:rsid w:val="00C300CB"/>
    <w:rsid w:val="00C31559"/>
    <w:rsid w:val="00C3202F"/>
    <w:rsid w:val="00C32DF1"/>
    <w:rsid w:val="00C33450"/>
    <w:rsid w:val="00C34707"/>
    <w:rsid w:val="00C34A92"/>
    <w:rsid w:val="00C4373B"/>
    <w:rsid w:val="00C43E4C"/>
    <w:rsid w:val="00C50638"/>
    <w:rsid w:val="00C514E5"/>
    <w:rsid w:val="00C57201"/>
    <w:rsid w:val="00C578A0"/>
    <w:rsid w:val="00C67EF4"/>
    <w:rsid w:val="00C74B65"/>
    <w:rsid w:val="00C74E9E"/>
    <w:rsid w:val="00C75134"/>
    <w:rsid w:val="00C92BC0"/>
    <w:rsid w:val="00C92F3C"/>
    <w:rsid w:val="00C92FE6"/>
    <w:rsid w:val="00CA2B21"/>
    <w:rsid w:val="00CA5C68"/>
    <w:rsid w:val="00CB29C7"/>
    <w:rsid w:val="00CB4A4D"/>
    <w:rsid w:val="00CC2ED3"/>
    <w:rsid w:val="00CC4D1E"/>
    <w:rsid w:val="00CC6505"/>
    <w:rsid w:val="00CD5DB7"/>
    <w:rsid w:val="00CE0615"/>
    <w:rsid w:val="00CE1947"/>
    <w:rsid w:val="00CE6C2D"/>
    <w:rsid w:val="00CE7981"/>
    <w:rsid w:val="00CE7A0B"/>
    <w:rsid w:val="00CF4B76"/>
    <w:rsid w:val="00CF769D"/>
    <w:rsid w:val="00CF78CA"/>
    <w:rsid w:val="00D03348"/>
    <w:rsid w:val="00D03FFD"/>
    <w:rsid w:val="00D04A4B"/>
    <w:rsid w:val="00D0628A"/>
    <w:rsid w:val="00D07257"/>
    <w:rsid w:val="00D11043"/>
    <w:rsid w:val="00D12061"/>
    <w:rsid w:val="00D1236C"/>
    <w:rsid w:val="00D15EF1"/>
    <w:rsid w:val="00D17EBA"/>
    <w:rsid w:val="00D20100"/>
    <w:rsid w:val="00D36E27"/>
    <w:rsid w:val="00D440EC"/>
    <w:rsid w:val="00D45301"/>
    <w:rsid w:val="00D464FE"/>
    <w:rsid w:val="00D50C50"/>
    <w:rsid w:val="00D520F3"/>
    <w:rsid w:val="00D53A64"/>
    <w:rsid w:val="00D53BCB"/>
    <w:rsid w:val="00D61B72"/>
    <w:rsid w:val="00D63C8D"/>
    <w:rsid w:val="00D65B31"/>
    <w:rsid w:val="00D669B7"/>
    <w:rsid w:val="00D67238"/>
    <w:rsid w:val="00D70889"/>
    <w:rsid w:val="00D71BD9"/>
    <w:rsid w:val="00D73163"/>
    <w:rsid w:val="00D73180"/>
    <w:rsid w:val="00D809F7"/>
    <w:rsid w:val="00D818AE"/>
    <w:rsid w:val="00D8796F"/>
    <w:rsid w:val="00D91FEE"/>
    <w:rsid w:val="00D93380"/>
    <w:rsid w:val="00D93A81"/>
    <w:rsid w:val="00D94560"/>
    <w:rsid w:val="00D95C35"/>
    <w:rsid w:val="00DA0374"/>
    <w:rsid w:val="00DA15CB"/>
    <w:rsid w:val="00DA4CA8"/>
    <w:rsid w:val="00DA652B"/>
    <w:rsid w:val="00DC3FD0"/>
    <w:rsid w:val="00DC4075"/>
    <w:rsid w:val="00DC42BB"/>
    <w:rsid w:val="00DC547E"/>
    <w:rsid w:val="00DD0D0B"/>
    <w:rsid w:val="00DD2FFF"/>
    <w:rsid w:val="00DD5C43"/>
    <w:rsid w:val="00DE1D9F"/>
    <w:rsid w:val="00DE6796"/>
    <w:rsid w:val="00DF0062"/>
    <w:rsid w:val="00DF1936"/>
    <w:rsid w:val="00E001B8"/>
    <w:rsid w:val="00E04297"/>
    <w:rsid w:val="00E04E7F"/>
    <w:rsid w:val="00E053B7"/>
    <w:rsid w:val="00E059F1"/>
    <w:rsid w:val="00E05A99"/>
    <w:rsid w:val="00E05E10"/>
    <w:rsid w:val="00E12903"/>
    <w:rsid w:val="00E17626"/>
    <w:rsid w:val="00E17CEF"/>
    <w:rsid w:val="00E20FB4"/>
    <w:rsid w:val="00E24E48"/>
    <w:rsid w:val="00E27573"/>
    <w:rsid w:val="00E302B7"/>
    <w:rsid w:val="00E3141E"/>
    <w:rsid w:val="00E331B4"/>
    <w:rsid w:val="00E36602"/>
    <w:rsid w:val="00E40D09"/>
    <w:rsid w:val="00E41A1A"/>
    <w:rsid w:val="00E422A3"/>
    <w:rsid w:val="00E424A1"/>
    <w:rsid w:val="00E443C5"/>
    <w:rsid w:val="00E465D2"/>
    <w:rsid w:val="00E54833"/>
    <w:rsid w:val="00E648D5"/>
    <w:rsid w:val="00E678C9"/>
    <w:rsid w:val="00E73719"/>
    <w:rsid w:val="00E73776"/>
    <w:rsid w:val="00E749DB"/>
    <w:rsid w:val="00E80ECB"/>
    <w:rsid w:val="00E84CC8"/>
    <w:rsid w:val="00E850E2"/>
    <w:rsid w:val="00E9199C"/>
    <w:rsid w:val="00E91F31"/>
    <w:rsid w:val="00EA2D2C"/>
    <w:rsid w:val="00EA4442"/>
    <w:rsid w:val="00EA69CF"/>
    <w:rsid w:val="00EB0617"/>
    <w:rsid w:val="00EC04DC"/>
    <w:rsid w:val="00EC10FE"/>
    <w:rsid w:val="00EC2F53"/>
    <w:rsid w:val="00EC55D3"/>
    <w:rsid w:val="00ED0485"/>
    <w:rsid w:val="00ED2031"/>
    <w:rsid w:val="00ED7DDD"/>
    <w:rsid w:val="00EE0FC6"/>
    <w:rsid w:val="00EE1F02"/>
    <w:rsid w:val="00EE3640"/>
    <w:rsid w:val="00EE37FE"/>
    <w:rsid w:val="00EE7D24"/>
    <w:rsid w:val="00EE7EEE"/>
    <w:rsid w:val="00EF750D"/>
    <w:rsid w:val="00F00E04"/>
    <w:rsid w:val="00F02FD6"/>
    <w:rsid w:val="00F034BD"/>
    <w:rsid w:val="00F10E2E"/>
    <w:rsid w:val="00F11D8D"/>
    <w:rsid w:val="00F175B9"/>
    <w:rsid w:val="00F20D09"/>
    <w:rsid w:val="00F21E8A"/>
    <w:rsid w:val="00F23C15"/>
    <w:rsid w:val="00F327F0"/>
    <w:rsid w:val="00F33350"/>
    <w:rsid w:val="00F33AF4"/>
    <w:rsid w:val="00F4025C"/>
    <w:rsid w:val="00F548A9"/>
    <w:rsid w:val="00F566FB"/>
    <w:rsid w:val="00F60109"/>
    <w:rsid w:val="00F60C57"/>
    <w:rsid w:val="00F63EC0"/>
    <w:rsid w:val="00F64776"/>
    <w:rsid w:val="00F66220"/>
    <w:rsid w:val="00F6624B"/>
    <w:rsid w:val="00F667E2"/>
    <w:rsid w:val="00F6681A"/>
    <w:rsid w:val="00F71E11"/>
    <w:rsid w:val="00F724B8"/>
    <w:rsid w:val="00F728E1"/>
    <w:rsid w:val="00F73E22"/>
    <w:rsid w:val="00F822EF"/>
    <w:rsid w:val="00F8685B"/>
    <w:rsid w:val="00F90C1C"/>
    <w:rsid w:val="00F9268F"/>
    <w:rsid w:val="00FA1BFD"/>
    <w:rsid w:val="00FA566F"/>
    <w:rsid w:val="00FA5709"/>
    <w:rsid w:val="00FA60C8"/>
    <w:rsid w:val="00FB4618"/>
    <w:rsid w:val="00FB5E66"/>
    <w:rsid w:val="00FC375B"/>
    <w:rsid w:val="00FC45A2"/>
    <w:rsid w:val="00FC54C2"/>
    <w:rsid w:val="00FD0B3E"/>
    <w:rsid w:val="00FD22E5"/>
    <w:rsid w:val="00FD232C"/>
    <w:rsid w:val="00FD443E"/>
    <w:rsid w:val="00FD5230"/>
    <w:rsid w:val="00FD5748"/>
    <w:rsid w:val="00FD754D"/>
    <w:rsid w:val="00FE2C98"/>
    <w:rsid w:val="00FE520C"/>
    <w:rsid w:val="00FE575D"/>
    <w:rsid w:val="00FF0373"/>
    <w:rsid w:val="00FF3FEA"/>
    <w:rsid w:val="00FF6452"/>
    <w:rsid w:val="01087940"/>
    <w:rsid w:val="019346C7"/>
    <w:rsid w:val="020A19E8"/>
    <w:rsid w:val="021400B2"/>
    <w:rsid w:val="025453A5"/>
    <w:rsid w:val="02A35CFC"/>
    <w:rsid w:val="02DD1A2B"/>
    <w:rsid w:val="03A83406"/>
    <w:rsid w:val="03F54699"/>
    <w:rsid w:val="040A3D96"/>
    <w:rsid w:val="04F36E2E"/>
    <w:rsid w:val="055C1751"/>
    <w:rsid w:val="05C747A5"/>
    <w:rsid w:val="05F15F19"/>
    <w:rsid w:val="06347028"/>
    <w:rsid w:val="06E4493B"/>
    <w:rsid w:val="070155BF"/>
    <w:rsid w:val="072172D3"/>
    <w:rsid w:val="08533817"/>
    <w:rsid w:val="099205C9"/>
    <w:rsid w:val="0AA10A48"/>
    <w:rsid w:val="0CCE5F07"/>
    <w:rsid w:val="0CF17F9A"/>
    <w:rsid w:val="0D660F9A"/>
    <w:rsid w:val="0E514BE9"/>
    <w:rsid w:val="0E730FEF"/>
    <w:rsid w:val="0EA05F55"/>
    <w:rsid w:val="0EAB17DA"/>
    <w:rsid w:val="0EE505E5"/>
    <w:rsid w:val="0F73339F"/>
    <w:rsid w:val="0FAA5749"/>
    <w:rsid w:val="0FCE2DEA"/>
    <w:rsid w:val="0FEC54E3"/>
    <w:rsid w:val="10305F0A"/>
    <w:rsid w:val="106825FB"/>
    <w:rsid w:val="106E5376"/>
    <w:rsid w:val="108F6A5A"/>
    <w:rsid w:val="11134082"/>
    <w:rsid w:val="115C6212"/>
    <w:rsid w:val="118B4F2D"/>
    <w:rsid w:val="12681CD2"/>
    <w:rsid w:val="12F2294E"/>
    <w:rsid w:val="13C678B1"/>
    <w:rsid w:val="13EF2BDD"/>
    <w:rsid w:val="142A09A4"/>
    <w:rsid w:val="14AE3227"/>
    <w:rsid w:val="158E72E0"/>
    <w:rsid w:val="15C83ACE"/>
    <w:rsid w:val="15CF061B"/>
    <w:rsid w:val="15DF75B3"/>
    <w:rsid w:val="1616507C"/>
    <w:rsid w:val="16374A62"/>
    <w:rsid w:val="1787048B"/>
    <w:rsid w:val="17FB7574"/>
    <w:rsid w:val="181008CA"/>
    <w:rsid w:val="187A28C7"/>
    <w:rsid w:val="18871A34"/>
    <w:rsid w:val="18F76CCC"/>
    <w:rsid w:val="18FC0A05"/>
    <w:rsid w:val="1A32724B"/>
    <w:rsid w:val="1A4922DC"/>
    <w:rsid w:val="1A9D2A7C"/>
    <w:rsid w:val="1B24193D"/>
    <w:rsid w:val="1B2442E5"/>
    <w:rsid w:val="1BCA2F84"/>
    <w:rsid w:val="1BCD43A2"/>
    <w:rsid w:val="1BDD59FF"/>
    <w:rsid w:val="1BF7D3D6"/>
    <w:rsid w:val="1BFD0D1C"/>
    <w:rsid w:val="1CC975E2"/>
    <w:rsid w:val="1D522A0D"/>
    <w:rsid w:val="1DD76B70"/>
    <w:rsid w:val="1DE7393D"/>
    <w:rsid w:val="1DFE6553"/>
    <w:rsid w:val="1E4C7D38"/>
    <w:rsid w:val="1EEA6DE1"/>
    <w:rsid w:val="1F431429"/>
    <w:rsid w:val="1F7E192E"/>
    <w:rsid w:val="20CD1494"/>
    <w:rsid w:val="20D01C36"/>
    <w:rsid w:val="21BA40F0"/>
    <w:rsid w:val="21E0234B"/>
    <w:rsid w:val="224B6304"/>
    <w:rsid w:val="22680EB9"/>
    <w:rsid w:val="22837254"/>
    <w:rsid w:val="22925120"/>
    <w:rsid w:val="22CC0C6A"/>
    <w:rsid w:val="22CC1448"/>
    <w:rsid w:val="234F3C1F"/>
    <w:rsid w:val="24207C9D"/>
    <w:rsid w:val="25336839"/>
    <w:rsid w:val="257236D0"/>
    <w:rsid w:val="25E22D30"/>
    <w:rsid w:val="27286E69"/>
    <w:rsid w:val="27F41AFC"/>
    <w:rsid w:val="281F201A"/>
    <w:rsid w:val="29581C87"/>
    <w:rsid w:val="29947123"/>
    <w:rsid w:val="29A93B81"/>
    <w:rsid w:val="2AA602D0"/>
    <w:rsid w:val="2AE46435"/>
    <w:rsid w:val="2BEFAEE5"/>
    <w:rsid w:val="2BFF288E"/>
    <w:rsid w:val="2C2B4038"/>
    <w:rsid w:val="2DBEA235"/>
    <w:rsid w:val="2DED574C"/>
    <w:rsid w:val="2E0777D8"/>
    <w:rsid w:val="2E9C2616"/>
    <w:rsid w:val="2F1B6E99"/>
    <w:rsid w:val="2FCD1C26"/>
    <w:rsid w:val="2FFA3A98"/>
    <w:rsid w:val="30A457B2"/>
    <w:rsid w:val="30C85944"/>
    <w:rsid w:val="30F7238F"/>
    <w:rsid w:val="31202E64"/>
    <w:rsid w:val="31827D4A"/>
    <w:rsid w:val="31A31262"/>
    <w:rsid w:val="31FB3D58"/>
    <w:rsid w:val="33450B8E"/>
    <w:rsid w:val="33E859C6"/>
    <w:rsid w:val="33E923D6"/>
    <w:rsid w:val="33F5D4D3"/>
    <w:rsid w:val="351B1DBB"/>
    <w:rsid w:val="356C0156"/>
    <w:rsid w:val="35BA79A5"/>
    <w:rsid w:val="35F546ED"/>
    <w:rsid w:val="35F920FC"/>
    <w:rsid w:val="3616624B"/>
    <w:rsid w:val="36236F7B"/>
    <w:rsid w:val="36D839CB"/>
    <w:rsid w:val="3727234B"/>
    <w:rsid w:val="382D68F1"/>
    <w:rsid w:val="385C3DEF"/>
    <w:rsid w:val="392A38C1"/>
    <w:rsid w:val="39762B5D"/>
    <w:rsid w:val="3A5A3CFD"/>
    <w:rsid w:val="3AD3639A"/>
    <w:rsid w:val="3C1C76A9"/>
    <w:rsid w:val="3C77021F"/>
    <w:rsid w:val="3CFC3B14"/>
    <w:rsid w:val="3D035B59"/>
    <w:rsid w:val="3D087D75"/>
    <w:rsid w:val="3D6C58AA"/>
    <w:rsid w:val="3DF438FC"/>
    <w:rsid w:val="3E62400C"/>
    <w:rsid w:val="3E6F4FB4"/>
    <w:rsid w:val="3EA25C0F"/>
    <w:rsid w:val="3EDD547D"/>
    <w:rsid w:val="3EFE6701"/>
    <w:rsid w:val="3F0C133E"/>
    <w:rsid w:val="3F1D40F4"/>
    <w:rsid w:val="3F537A9C"/>
    <w:rsid w:val="3FB159AB"/>
    <w:rsid w:val="3FD14A26"/>
    <w:rsid w:val="3FE32350"/>
    <w:rsid w:val="3FF9645E"/>
    <w:rsid w:val="402A1A90"/>
    <w:rsid w:val="4033445D"/>
    <w:rsid w:val="417F6556"/>
    <w:rsid w:val="41811DC6"/>
    <w:rsid w:val="42F35DB1"/>
    <w:rsid w:val="446A3393"/>
    <w:rsid w:val="44DF2E05"/>
    <w:rsid w:val="45386969"/>
    <w:rsid w:val="45492E01"/>
    <w:rsid w:val="45CC6945"/>
    <w:rsid w:val="45E79B50"/>
    <w:rsid w:val="464B6989"/>
    <w:rsid w:val="466F7F34"/>
    <w:rsid w:val="47777325"/>
    <w:rsid w:val="47BC4C1E"/>
    <w:rsid w:val="48505CB1"/>
    <w:rsid w:val="485F2619"/>
    <w:rsid w:val="487B2E45"/>
    <w:rsid w:val="488206B9"/>
    <w:rsid w:val="49421D75"/>
    <w:rsid w:val="49883A6B"/>
    <w:rsid w:val="4A851B96"/>
    <w:rsid w:val="4AB64608"/>
    <w:rsid w:val="4AC5537E"/>
    <w:rsid w:val="4B067ED2"/>
    <w:rsid w:val="4B1E4DE3"/>
    <w:rsid w:val="4B5373F9"/>
    <w:rsid w:val="4B5A0828"/>
    <w:rsid w:val="4B8C715C"/>
    <w:rsid w:val="4C233B58"/>
    <w:rsid w:val="4D052CC7"/>
    <w:rsid w:val="4FDDB3FD"/>
    <w:rsid w:val="4FDF1F0B"/>
    <w:rsid w:val="50CF4813"/>
    <w:rsid w:val="5116363D"/>
    <w:rsid w:val="518F3245"/>
    <w:rsid w:val="51C72A0F"/>
    <w:rsid w:val="525725EC"/>
    <w:rsid w:val="52656E56"/>
    <w:rsid w:val="52EF6909"/>
    <w:rsid w:val="53A77C5F"/>
    <w:rsid w:val="53EB1CFE"/>
    <w:rsid w:val="54944C7E"/>
    <w:rsid w:val="54BC2289"/>
    <w:rsid w:val="54DB063B"/>
    <w:rsid w:val="55115153"/>
    <w:rsid w:val="55327600"/>
    <w:rsid w:val="55736DEF"/>
    <w:rsid w:val="557D3D51"/>
    <w:rsid w:val="569B3E37"/>
    <w:rsid w:val="57243AD6"/>
    <w:rsid w:val="573C7C43"/>
    <w:rsid w:val="58403763"/>
    <w:rsid w:val="588F7C31"/>
    <w:rsid w:val="58E76206"/>
    <w:rsid w:val="59324366"/>
    <w:rsid w:val="59862432"/>
    <w:rsid w:val="59C25EF8"/>
    <w:rsid w:val="5A097FCB"/>
    <w:rsid w:val="5A290568"/>
    <w:rsid w:val="5A370C02"/>
    <w:rsid w:val="5AB0374D"/>
    <w:rsid w:val="5B731DB3"/>
    <w:rsid w:val="5CCC1957"/>
    <w:rsid w:val="5CFD1998"/>
    <w:rsid w:val="5DBD2B85"/>
    <w:rsid w:val="5DC83DAD"/>
    <w:rsid w:val="5DDF058A"/>
    <w:rsid w:val="5E345D1B"/>
    <w:rsid w:val="5E496B1C"/>
    <w:rsid w:val="5E5265D9"/>
    <w:rsid w:val="5EA5489B"/>
    <w:rsid w:val="5EA60821"/>
    <w:rsid w:val="5EC057CC"/>
    <w:rsid w:val="5EDD6179"/>
    <w:rsid w:val="5EF17F99"/>
    <w:rsid w:val="5F131BD1"/>
    <w:rsid w:val="5F1A293D"/>
    <w:rsid w:val="5F1E4ACB"/>
    <w:rsid w:val="5F8C32F3"/>
    <w:rsid w:val="5F93775A"/>
    <w:rsid w:val="5FD2239D"/>
    <w:rsid w:val="5FF92B75"/>
    <w:rsid w:val="6005776C"/>
    <w:rsid w:val="60102D76"/>
    <w:rsid w:val="604A5C07"/>
    <w:rsid w:val="608A4260"/>
    <w:rsid w:val="60C410C5"/>
    <w:rsid w:val="61050C78"/>
    <w:rsid w:val="612A17FD"/>
    <w:rsid w:val="61717598"/>
    <w:rsid w:val="61B551E4"/>
    <w:rsid w:val="625C30AD"/>
    <w:rsid w:val="627668F2"/>
    <w:rsid w:val="62964276"/>
    <w:rsid w:val="62B15CFB"/>
    <w:rsid w:val="637D3ABD"/>
    <w:rsid w:val="638F0B0B"/>
    <w:rsid w:val="648F3AA8"/>
    <w:rsid w:val="655F4F9D"/>
    <w:rsid w:val="656C203B"/>
    <w:rsid w:val="65B5753E"/>
    <w:rsid w:val="65C92FEA"/>
    <w:rsid w:val="668025FC"/>
    <w:rsid w:val="682A497D"/>
    <w:rsid w:val="684D63CB"/>
    <w:rsid w:val="68AB7B44"/>
    <w:rsid w:val="696929AF"/>
    <w:rsid w:val="69C04704"/>
    <w:rsid w:val="6A7C0695"/>
    <w:rsid w:val="6A8E6AD5"/>
    <w:rsid w:val="6A975464"/>
    <w:rsid w:val="6AF223D6"/>
    <w:rsid w:val="6B1A10F4"/>
    <w:rsid w:val="6B39651C"/>
    <w:rsid w:val="6BA96842"/>
    <w:rsid w:val="6C25347C"/>
    <w:rsid w:val="6C465394"/>
    <w:rsid w:val="6CAA73E1"/>
    <w:rsid w:val="6D0777C8"/>
    <w:rsid w:val="6D48513C"/>
    <w:rsid w:val="6D54588F"/>
    <w:rsid w:val="6D56111C"/>
    <w:rsid w:val="6D5E495F"/>
    <w:rsid w:val="6D8D109D"/>
    <w:rsid w:val="6EF7404B"/>
    <w:rsid w:val="6F7B6BCB"/>
    <w:rsid w:val="70377729"/>
    <w:rsid w:val="70A4744E"/>
    <w:rsid w:val="71BB448E"/>
    <w:rsid w:val="72845532"/>
    <w:rsid w:val="731352DC"/>
    <w:rsid w:val="733A5527"/>
    <w:rsid w:val="73503A84"/>
    <w:rsid w:val="737FCC71"/>
    <w:rsid w:val="738F858F"/>
    <w:rsid w:val="739E7864"/>
    <w:rsid w:val="73CC2AC7"/>
    <w:rsid w:val="742325DD"/>
    <w:rsid w:val="74CC26C4"/>
    <w:rsid w:val="74DC3A97"/>
    <w:rsid w:val="7529406D"/>
    <w:rsid w:val="758F27DE"/>
    <w:rsid w:val="75DE663D"/>
    <w:rsid w:val="767FC11C"/>
    <w:rsid w:val="77362E2B"/>
    <w:rsid w:val="7796574E"/>
    <w:rsid w:val="7798281C"/>
    <w:rsid w:val="77E3854C"/>
    <w:rsid w:val="78876C86"/>
    <w:rsid w:val="78A35563"/>
    <w:rsid w:val="79490DE5"/>
    <w:rsid w:val="79E41D48"/>
    <w:rsid w:val="7A2B5BC9"/>
    <w:rsid w:val="7B2965AD"/>
    <w:rsid w:val="7B353E95"/>
    <w:rsid w:val="7B451898"/>
    <w:rsid w:val="7B463C46"/>
    <w:rsid w:val="7B4D1E2B"/>
    <w:rsid w:val="7B6F1AE6"/>
    <w:rsid w:val="7B8732D3"/>
    <w:rsid w:val="7B9B6FA7"/>
    <w:rsid w:val="7BDEBD2E"/>
    <w:rsid w:val="7BED1CE6"/>
    <w:rsid w:val="7BF38D75"/>
    <w:rsid w:val="7D25400C"/>
    <w:rsid w:val="7D3C46D8"/>
    <w:rsid w:val="7DA8139F"/>
    <w:rsid w:val="7DB55076"/>
    <w:rsid w:val="7DCFDC20"/>
    <w:rsid w:val="7DEC2F26"/>
    <w:rsid w:val="7E0C7274"/>
    <w:rsid w:val="7E3F5584"/>
    <w:rsid w:val="7E426941"/>
    <w:rsid w:val="7E662868"/>
    <w:rsid w:val="7EBEFE31"/>
    <w:rsid w:val="7EC42148"/>
    <w:rsid w:val="7F547198"/>
    <w:rsid w:val="7F9936EE"/>
    <w:rsid w:val="7FBFBB83"/>
    <w:rsid w:val="7FCB18C6"/>
    <w:rsid w:val="7FCB6B27"/>
    <w:rsid w:val="7FD7F33C"/>
    <w:rsid w:val="7FDA4245"/>
    <w:rsid w:val="7FE7BA17"/>
    <w:rsid w:val="7FED0E12"/>
    <w:rsid w:val="7FF60759"/>
    <w:rsid w:val="7FFE36C4"/>
    <w:rsid w:val="7FFFF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71346F09"/>
  <w15:docId w15:val="{4F1A7815-6E1B-4103-AE33-DBD99CADF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page number" w:qFormat="1"/>
    <w:lsdException w:name="List" w:qFormat="1"/>
    <w:lsdException w:name="List 2" w:qFormat="1"/>
    <w:lsdException w:name="List 3" w:qFormat="1"/>
    <w:lsdException w:name="Titl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Subtitle" w:qFormat="1"/>
    <w:lsdException w:name="Body Text First Indent" w:qFormat="1"/>
    <w:lsdException w:name="Body Text First Indent 2" w:qFormat="1"/>
    <w:lsdException w:name="Hyperlink" w:uiPriority="99" w:unhideWhenUsed="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20"/>
    <w:next w:val="a"/>
    <w:link w:val="10"/>
    <w:qFormat/>
    <w:pPr>
      <w:spacing w:before="340" w:after="330" w:line="578" w:lineRule="auto"/>
      <w:outlineLvl w:val="0"/>
    </w:pPr>
    <w:rPr>
      <w:kern w:val="44"/>
      <w:sz w:val="44"/>
      <w:szCs w:val="44"/>
    </w:rPr>
  </w:style>
  <w:style w:type="paragraph" w:styleId="20">
    <w:name w:val="heading 2"/>
    <w:basedOn w:val="a"/>
    <w:next w:val="a"/>
    <w:link w:val="21"/>
    <w:qFormat/>
    <w:pPr>
      <w:keepNext/>
      <w:keepLines/>
      <w:spacing w:before="260" w:after="260" w:line="416" w:lineRule="auto"/>
      <w:outlineLvl w:val="1"/>
    </w:pPr>
    <w:rPr>
      <w:rFonts w:ascii="Arial" w:eastAsia="黑体" w:hAnsi="Arial" w:cs="宋体"/>
      <w:b/>
      <w:bCs/>
      <w:color w:val="000000"/>
      <w:kern w:val="0"/>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qFormat/>
    <w:pPr>
      <w:ind w:leftChars="400" w:left="100" w:hangingChars="200" w:hanging="200"/>
    </w:pPr>
    <w:rPr>
      <w:rFonts w:ascii="仿宋_GB2312" w:eastAsia="仿宋_GB2312" w:hAnsi="宋体" w:cs="宋体"/>
      <w:color w:val="000000"/>
      <w:kern w:val="0"/>
      <w:sz w:val="30"/>
      <w:szCs w:val="30"/>
    </w:rPr>
  </w:style>
  <w:style w:type="paragraph" w:styleId="TOC7">
    <w:name w:val="toc 7"/>
    <w:basedOn w:val="a"/>
    <w:next w:val="a"/>
    <w:uiPriority w:val="39"/>
    <w:qFormat/>
    <w:pPr>
      <w:ind w:left="1260"/>
      <w:jc w:val="left"/>
    </w:pPr>
    <w:rPr>
      <w:rFonts w:asciiTheme="minorHAnsi" w:hAnsiTheme="minorHAnsi" w:cstheme="minorHAnsi"/>
      <w:sz w:val="18"/>
      <w:szCs w:val="18"/>
    </w:rPr>
  </w:style>
  <w:style w:type="paragraph" w:styleId="a3">
    <w:name w:val="Document Map"/>
    <w:basedOn w:val="a"/>
    <w:semiHidden/>
    <w:qFormat/>
    <w:pPr>
      <w:shd w:val="clear" w:color="auto" w:fill="000080"/>
    </w:pPr>
  </w:style>
  <w:style w:type="paragraph" w:styleId="a4">
    <w:name w:val="annotation text"/>
    <w:basedOn w:val="a"/>
    <w:link w:val="a5"/>
    <w:qFormat/>
    <w:pPr>
      <w:jc w:val="left"/>
    </w:pPr>
    <w:rPr>
      <w:rFonts w:ascii="仿宋_GB2312" w:eastAsia="仿宋_GB2312" w:hAnsi="宋体"/>
      <w:color w:val="000000"/>
      <w:kern w:val="0"/>
      <w:sz w:val="30"/>
      <w:szCs w:val="30"/>
    </w:rPr>
  </w:style>
  <w:style w:type="paragraph" w:styleId="a6">
    <w:name w:val="Body Text"/>
    <w:basedOn w:val="a"/>
    <w:link w:val="a7"/>
    <w:qFormat/>
    <w:pPr>
      <w:spacing w:after="120"/>
    </w:pPr>
    <w:rPr>
      <w:rFonts w:ascii="仿宋_GB2312" w:eastAsia="仿宋_GB2312" w:hAnsi="宋体" w:cs="宋体"/>
      <w:color w:val="000000"/>
      <w:kern w:val="0"/>
      <w:sz w:val="30"/>
      <w:szCs w:val="30"/>
    </w:rPr>
  </w:style>
  <w:style w:type="paragraph" w:styleId="a8">
    <w:name w:val="Body Text Indent"/>
    <w:basedOn w:val="a"/>
    <w:next w:val="a"/>
    <w:qFormat/>
    <w:pPr>
      <w:widowControl/>
      <w:spacing w:line="360" w:lineRule="auto"/>
      <w:ind w:firstLineChars="200" w:firstLine="200"/>
    </w:pPr>
    <w:rPr>
      <w:rFonts w:cs="宋体"/>
      <w:color w:val="000000"/>
      <w:kern w:val="0"/>
      <w:sz w:val="24"/>
    </w:rPr>
  </w:style>
  <w:style w:type="paragraph" w:styleId="2">
    <w:name w:val="List 2"/>
    <w:basedOn w:val="a"/>
    <w:qFormat/>
    <w:pPr>
      <w:numPr>
        <w:numId w:val="1"/>
      </w:numPr>
      <w:spacing w:beforeLines="50" w:before="50" w:line="360" w:lineRule="auto"/>
      <w:jc w:val="left"/>
      <w:outlineLvl w:val="1"/>
    </w:pPr>
    <w:rPr>
      <w:rFonts w:cs="宋体"/>
      <w:b/>
      <w:color w:val="000000"/>
      <w:kern w:val="0"/>
      <w:sz w:val="24"/>
      <w:szCs w:val="30"/>
    </w:rPr>
  </w:style>
  <w:style w:type="paragraph" w:styleId="a9">
    <w:name w:val="List Continue"/>
    <w:basedOn w:val="a"/>
    <w:qFormat/>
    <w:pPr>
      <w:spacing w:after="120"/>
      <w:ind w:leftChars="200" w:left="420"/>
    </w:pPr>
    <w:rPr>
      <w:rFonts w:ascii="仿宋_GB2312" w:eastAsia="仿宋_GB2312" w:hAnsi="宋体" w:cs="宋体"/>
      <w:color w:val="000000"/>
      <w:kern w:val="0"/>
      <w:sz w:val="30"/>
      <w:szCs w:val="30"/>
    </w:rPr>
  </w:style>
  <w:style w:type="paragraph" w:styleId="TOC5">
    <w:name w:val="toc 5"/>
    <w:basedOn w:val="a"/>
    <w:next w:val="a"/>
    <w:uiPriority w:val="39"/>
    <w:qFormat/>
    <w:pPr>
      <w:ind w:left="840"/>
      <w:jc w:val="left"/>
    </w:pPr>
    <w:rPr>
      <w:rFonts w:asciiTheme="minorHAnsi" w:hAnsiTheme="minorHAnsi" w:cstheme="minorHAnsi"/>
      <w:sz w:val="18"/>
      <w:szCs w:val="18"/>
    </w:rPr>
  </w:style>
  <w:style w:type="paragraph" w:styleId="TOC3">
    <w:name w:val="toc 3"/>
    <w:basedOn w:val="a"/>
    <w:next w:val="a"/>
    <w:uiPriority w:val="39"/>
    <w:qFormat/>
    <w:pPr>
      <w:ind w:left="420"/>
      <w:jc w:val="left"/>
    </w:pPr>
    <w:rPr>
      <w:rFonts w:asciiTheme="minorHAnsi" w:hAnsiTheme="minorHAnsi" w:cstheme="minorHAnsi"/>
      <w:i/>
      <w:iCs/>
      <w:sz w:val="20"/>
      <w:szCs w:val="20"/>
    </w:rPr>
  </w:style>
  <w:style w:type="paragraph" w:styleId="TOC8">
    <w:name w:val="toc 8"/>
    <w:basedOn w:val="a"/>
    <w:next w:val="a"/>
    <w:uiPriority w:val="39"/>
    <w:qFormat/>
    <w:pPr>
      <w:ind w:left="1470"/>
      <w:jc w:val="left"/>
    </w:pPr>
    <w:rPr>
      <w:rFonts w:asciiTheme="minorHAnsi" w:hAnsiTheme="minorHAnsi" w:cstheme="minorHAnsi"/>
      <w:sz w:val="18"/>
      <w:szCs w:val="18"/>
    </w:rPr>
  </w:style>
  <w:style w:type="paragraph" w:styleId="aa">
    <w:name w:val="Balloon Text"/>
    <w:basedOn w:val="a"/>
    <w:semiHidden/>
    <w:qFormat/>
    <w:rPr>
      <w:sz w:val="18"/>
      <w:szCs w:val="18"/>
    </w:r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link w:val="ae"/>
    <w:uiPriority w:val="99"/>
    <w:qFormat/>
    <w:pPr>
      <w:pBdr>
        <w:bottom w:val="dashSmallGap" w:sz="4"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jc w:val="left"/>
    </w:pPr>
    <w:rPr>
      <w:rFonts w:asciiTheme="minorHAnsi" w:hAnsiTheme="minorHAnsi" w:cstheme="minorHAnsi"/>
      <w:b/>
      <w:bCs/>
      <w:caps/>
      <w:sz w:val="20"/>
      <w:szCs w:val="20"/>
    </w:rPr>
  </w:style>
  <w:style w:type="paragraph" w:styleId="TOC4">
    <w:name w:val="toc 4"/>
    <w:basedOn w:val="a"/>
    <w:next w:val="a"/>
    <w:uiPriority w:val="39"/>
    <w:qFormat/>
    <w:pPr>
      <w:ind w:left="630"/>
      <w:jc w:val="left"/>
    </w:pPr>
    <w:rPr>
      <w:rFonts w:asciiTheme="minorHAnsi" w:hAnsiTheme="minorHAnsi" w:cstheme="minorHAnsi"/>
      <w:sz w:val="18"/>
      <w:szCs w:val="18"/>
    </w:rPr>
  </w:style>
  <w:style w:type="paragraph" w:styleId="af">
    <w:name w:val="List"/>
    <w:basedOn w:val="a"/>
    <w:qFormat/>
    <w:pPr>
      <w:ind w:left="200" w:hangingChars="200" w:hanging="200"/>
    </w:pPr>
    <w:rPr>
      <w:rFonts w:ascii="仿宋_GB2312" w:eastAsia="仿宋_GB2312" w:hAnsi="宋体" w:cs="宋体"/>
      <w:color w:val="000000"/>
      <w:kern w:val="0"/>
      <w:sz w:val="30"/>
      <w:szCs w:val="30"/>
    </w:rPr>
  </w:style>
  <w:style w:type="paragraph" w:styleId="TOC6">
    <w:name w:val="toc 6"/>
    <w:basedOn w:val="a"/>
    <w:next w:val="a"/>
    <w:uiPriority w:val="39"/>
    <w:qFormat/>
    <w:pPr>
      <w:ind w:left="1050"/>
      <w:jc w:val="left"/>
    </w:pPr>
    <w:rPr>
      <w:rFonts w:asciiTheme="minorHAnsi" w:hAnsiTheme="minorHAnsi" w:cstheme="minorHAnsi"/>
      <w:sz w:val="18"/>
      <w:szCs w:val="18"/>
    </w:rPr>
  </w:style>
  <w:style w:type="paragraph" w:styleId="TOC2">
    <w:name w:val="toc 2"/>
    <w:basedOn w:val="a"/>
    <w:next w:val="a"/>
    <w:uiPriority w:val="39"/>
    <w:qFormat/>
    <w:pPr>
      <w:tabs>
        <w:tab w:val="right" w:leader="dot" w:pos="9062"/>
      </w:tabs>
      <w:spacing w:line="360" w:lineRule="auto"/>
      <w:ind w:left="210"/>
      <w:jc w:val="left"/>
    </w:pPr>
    <w:rPr>
      <w:rFonts w:asciiTheme="minorHAnsi" w:hAnsiTheme="minorHAnsi" w:cstheme="minorHAnsi"/>
      <w:smallCaps/>
      <w:sz w:val="20"/>
      <w:szCs w:val="20"/>
    </w:rPr>
  </w:style>
  <w:style w:type="paragraph" w:styleId="TOC9">
    <w:name w:val="toc 9"/>
    <w:basedOn w:val="a"/>
    <w:next w:val="a"/>
    <w:uiPriority w:val="39"/>
    <w:qFormat/>
    <w:pPr>
      <w:ind w:left="1680"/>
      <w:jc w:val="left"/>
    </w:pPr>
    <w:rPr>
      <w:rFonts w:asciiTheme="minorHAnsi" w:hAnsiTheme="minorHAnsi" w:cstheme="minorHAnsi"/>
      <w:sz w:val="18"/>
      <w:szCs w:val="18"/>
    </w:rPr>
  </w:style>
  <w:style w:type="paragraph" w:styleId="22">
    <w:name w:val="List Continue 2"/>
    <w:basedOn w:val="a"/>
    <w:qFormat/>
    <w:pPr>
      <w:spacing w:after="120"/>
      <w:ind w:leftChars="400" w:left="840"/>
    </w:pPr>
    <w:rPr>
      <w:rFonts w:ascii="仿宋_GB2312" w:eastAsia="仿宋_GB2312" w:hAnsi="宋体" w:cs="宋体"/>
      <w:color w:val="000000"/>
      <w:kern w:val="0"/>
      <w:sz w:val="30"/>
      <w:szCs w:val="30"/>
    </w:rPr>
  </w:style>
  <w:style w:type="paragraph" w:styleId="af0">
    <w:name w:val="Normal (Web)"/>
    <w:basedOn w:val="a"/>
    <w:qFormat/>
    <w:pPr>
      <w:widowControl/>
      <w:spacing w:before="100" w:beforeAutospacing="1" w:after="100" w:afterAutospacing="1"/>
      <w:jc w:val="left"/>
    </w:pPr>
    <w:rPr>
      <w:rFonts w:ascii="宋体" w:eastAsia="仿宋_GB2312" w:hAnsi="宋体" w:cs="宋体"/>
      <w:color w:val="000000"/>
      <w:kern w:val="0"/>
      <w:sz w:val="24"/>
      <w:szCs w:val="30"/>
    </w:rPr>
  </w:style>
  <w:style w:type="paragraph" w:styleId="af1">
    <w:name w:val="Title"/>
    <w:basedOn w:val="a"/>
    <w:next w:val="a"/>
    <w:link w:val="af2"/>
    <w:qFormat/>
    <w:pPr>
      <w:spacing w:line="360" w:lineRule="auto"/>
      <w:jc w:val="center"/>
      <w:outlineLvl w:val="0"/>
    </w:pPr>
    <w:rPr>
      <w:rFonts w:asciiTheme="majorHAnsi" w:eastAsiaTheme="majorEastAsia" w:hAnsiTheme="majorHAnsi" w:cstheme="majorBidi"/>
      <w:b/>
      <w:bCs/>
      <w:sz w:val="32"/>
      <w:szCs w:val="32"/>
    </w:rPr>
  </w:style>
  <w:style w:type="paragraph" w:styleId="af3">
    <w:name w:val="annotation subject"/>
    <w:basedOn w:val="a4"/>
    <w:next w:val="a4"/>
    <w:link w:val="af4"/>
    <w:qFormat/>
    <w:rPr>
      <w:rFonts w:ascii="Times New Roman" w:eastAsia="宋体" w:hAnsi="Times New Roman"/>
      <w:b/>
      <w:bCs/>
      <w:color w:val="auto"/>
      <w:kern w:val="2"/>
      <w:sz w:val="21"/>
      <w:szCs w:val="24"/>
    </w:rPr>
  </w:style>
  <w:style w:type="paragraph" w:styleId="af5">
    <w:name w:val="Body Text First Indent"/>
    <w:basedOn w:val="a6"/>
    <w:qFormat/>
    <w:pPr>
      <w:ind w:firstLineChars="100" w:firstLine="420"/>
    </w:pPr>
    <w:rPr>
      <w:rFonts w:cs="Times New Roman"/>
    </w:rPr>
  </w:style>
  <w:style w:type="paragraph" w:styleId="23">
    <w:name w:val="Body Text First Indent 2"/>
    <w:basedOn w:val="a8"/>
    <w:qFormat/>
    <w:pPr>
      <w:widowControl w:val="0"/>
      <w:spacing w:line="240" w:lineRule="auto"/>
      <w:ind w:leftChars="200" w:left="420" w:firstLine="420"/>
    </w:pPr>
    <w:rPr>
      <w:rFonts w:ascii="仿宋_GB2312" w:eastAsia="仿宋_GB2312"/>
      <w:sz w:val="30"/>
      <w:szCs w:val="30"/>
    </w:rPr>
  </w:style>
  <w:style w:type="table" w:styleId="af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age number"/>
    <w:basedOn w:val="a0"/>
    <w:qFormat/>
  </w:style>
  <w:style w:type="character" w:styleId="af8">
    <w:name w:val="Hyperlink"/>
    <w:basedOn w:val="a0"/>
    <w:uiPriority w:val="99"/>
    <w:unhideWhenUsed/>
    <w:qFormat/>
    <w:rPr>
      <w:color w:val="0563C1" w:themeColor="hyperlink"/>
      <w:u w:val="single"/>
    </w:rPr>
  </w:style>
  <w:style w:type="character" w:styleId="af9">
    <w:name w:val="annotation reference"/>
    <w:basedOn w:val="a0"/>
    <w:qFormat/>
    <w:rPr>
      <w:sz w:val="21"/>
      <w:szCs w:val="21"/>
    </w:rPr>
  </w:style>
  <w:style w:type="paragraph" w:customStyle="1" w:styleId="05220">
    <w:name w:val="样式 样式 样式 行距: 多倍行距 0.5 字行 首行缩进:  2 字符 + 首行缩进:  2 字符 + 首行缩进:  0 字符"/>
    <w:basedOn w:val="a"/>
    <w:qFormat/>
    <w:rPr>
      <w:rFonts w:eastAsia="黑体" w:cs="宋体"/>
      <w:szCs w:val="20"/>
    </w:rPr>
  </w:style>
  <w:style w:type="character" w:customStyle="1" w:styleId="ac">
    <w:name w:val="页脚 字符"/>
    <w:link w:val="ab"/>
    <w:uiPriority w:val="99"/>
    <w:qFormat/>
    <w:rPr>
      <w:kern w:val="2"/>
      <w:sz w:val="18"/>
      <w:szCs w:val="18"/>
    </w:rPr>
  </w:style>
  <w:style w:type="character" w:customStyle="1" w:styleId="ae">
    <w:name w:val="页眉 字符"/>
    <w:link w:val="ad"/>
    <w:uiPriority w:val="99"/>
    <w:qFormat/>
    <w:rPr>
      <w:kern w:val="2"/>
      <w:sz w:val="18"/>
      <w:szCs w:val="18"/>
    </w:rPr>
  </w:style>
  <w:style w:type="paragraph" w:customStyle="1" w:styleId="Default">
    <w:name w:val="Default"/>
    <w:qFormat/>
    <w:pPr>
      <w:widowControl w:val="0"/>
      <w:autoSpaceDE w:val="0"/>
      <w:autoSpaceDN w:val="0"/>
      <w:adjustRightInd w:val="0"/>
    </w:pPr>
    <w:rPr>
      <w:rFonts w:ascii="..ì." w:eastAsia="..ì." w:cs="..ì."/>
      <w:color w:val="000000"/>
      <w:sz w:val="24"/>
      <w:szCs w:val="24"/>
    </w:rPr>
  </w:style>
  <w:style w:type="paragraph" w:customStyle="1" w:styleId="11">
    <w:name w:val="1级标题"/>
    <w:basedOn w:val="a"/>
    <w:next w:val="a"/>
    <w:link w:val="12"/>
    <w:qFormat/>
    <w:pPr>
      <w:spacing w:beforeLines="100" w:before="100" w:afterLines="50" w:after="50" w:line="360" w:lineRule="auto"/>
      <w:jc w:val="left"/>
      <w:outlineLvl w:val="0"/>
    </w:pPr>
    <w:rPr>
      <w:b/>
      <w:color w:val="000000" w:themeColor="text1"/>
      <w:sz w:val="28"/>
      <w:szCs w:val="32"/>
    </w:rPr>
  </w:style>
  <w:style w:type="paragraph" w:customStyle="1" w:styleId="24">
    <w:name w:val="2级标题"/>
    <w:basedOn w:val="a"/>
    <w:next w:val="a"/>
    <w:link w:val="25"/>
    <w:qFormat/>
    <w:pPr>
      <w:spacing w:beforeLines="50" w:before="50" w:line="360" w:lineRule="auto"/>
      <w:jc w:val="left"/>
      <w:outlineLvl w:val="1"/>
    </w:pPr>
    <w:rPr>
      <w:b/>
      <w:color w:val="000000" w:themeColor="text1"/>
      <w:sz w:val="24"/>
    </w:rPr>
  </w:style>
  <w:style w:type="character" w:customStyle="1" w:styleId="12">
    <w:name w:val="1级标题 字符"/>
    <w:basedOn w:val="a0"/>
    <w:link w:val="11"/>
    <w:qFormat/>
    <w:rPr>
      <w:b/>
      <w:color w:val="000000" w:themeColor="text1"/>
      <w:kern w:val="2"/>
      <w:sz w:val="28"/>
      <w:szCs w:val="32"/>
    </w:rPr>
  </w:style>
  <w:style w:type="paragraph" w:customStyle="1" w:styleId="32">
    <w:name w:val="3级标题"/>
    <w:basedOn w:val="a"/>
    <w:next w:val="a"/>
    <w:link w:val="33"/>
    <w:qFormat/>
    <w:pPr>
      <w:spacing w:line="360" w:lineRule="auto"/>
      <w:jc w:val="left"/>
      <w:outlineLvl w:val="2"/>
    </w:pPr>
    <w:rPr>
      <w:b/>
      <w:color w:val="000000" w:themeColor="text1"/>
      <w:sz w:val="24"/>
    </w:rPr>
  </w:style>
  <w:style w:type="character" w:customStyle="1" w:styleId="25">
    <w:name w:val="2级标题 字符"/>
    <w:basedOn w:val="a0"/>
    <w:link w:val="24"/>
    <w:qFormat/>
    <w:rPr>
      <w:b/>
      <w:color w:val="000000" w:themeColor="text1"/>
      <w:kern w:val="2"/>
      <w:sz w:val="24"/>
      <w:szCs w:val="24"/>
    </w:rPr>
  </w:style>
  <w:style w:type="paragraph" w:customStyle="1" w:styleId="4">
    <w:name w:val="4级标题"/>
    <w:basedOn w:val="a"/>
    <w:next w:val="a"/>
    <w:link w:val="40"/>
    <w:qFormat/>
    <w:pPr>
      <w:spacing w:line="360" w:lineRule="auto"/>
      <w:jc w:val="left"/>
      <w:outlineLvl w:val="3"/>
    </w:pPr>
    <w:rPr>
      <w:b/>
      <w:color w:val="000000" w:themeColor="text1"/>
      <w:sz w:val="24"/>
    </w:rPr>
  </w:style>
  <w:style w:type="character" w:customStyle="1" w:styleId="33">
    <w:name w:val="3级标题 字符"/>
    <w:basedOn w:val="a0"/>
    <w:link w:val="32"/>
    <w:qFormat/>
    <w:rPr>
      <w:b/>
      <w:color w:val="000000" w:themeColor="text1"/>
      <w:kern w:val="2"/>
      <w:sz w:val="24"/>
      <w:szCs w:val="24"/>
    </w:rPr>
  </w:style>
  <w:style w:type="paragraph" w:customStyle="1" w:styleId="afa">
    <w:name w:val="正文顶格"/>
    <w:basedOn w:val="a"/>
    <w:next w:val="a"/>
    <w:link w:val="afb"/>
    <w:qFormat/>
    <w:pPr>
      <w:spacing w:line="360" w:lineRule="auto"/>
    </w:pPr>
    <w:rPr>
      <w:color w:val="000000" w:themeColor="text1"/>
      <w:sz w:val="24"/>
    </w:rPr>
  </w:style>
  <w:style w:type="character" w:customStyle="1" w:styleId="40">
    <w:name w:val="4级标题 字符"/>
    <w:basedOn w:val="a0"/>
    <w:link w:val="4"/>
    <w:qFormat/>
    <w:rPr>
      <w:b/>
      <w:color w:val="000000" w:themeColor="text1"/>
      <w:kern w:val="2"/>
      <w:sz w:val="24"/>
      <w:szCs w:val="24"/>
    </w:rPr>
  </w:style>
  <w:style w:type="character" w:customStyle="1" w:styleId="afb">
    <w:name w:val="正文顶格 字符"/>
    <w:basedOn w:val="a0"/>
    <w:link w:val="afa"/>
    <w:qFormat/>
    <w:rPr>
      <w:color w:val="000000" w:themeColor="text1"/>
      <w:kern w:val="2"/>
      <w:sz w:val="24"/>
      <w:szCs w:val="24"/>
    </w:rPr>
  </w:style>
  <w:style w:type="character" w:customStyle="1" w:styleId="a5">
    <w:name w:val="批注文字 字符"/>
    <w:link w:val="a4"/>
    <w:qFormat/>
    <w:rPr>
      <w:rFonts w:ascii="仿宋_GB2312" w:eastAsia="仿宋_GB2312" w:hAnsi="宋体"/>
      <w:color w:val="000000"/>
      <w:sz w:val="30"/>
      <w:szCs w:val="30"/>
    </w:rPr>
  </w:style>
  <w:style w:type="paragraph" w:customStyle="1" w:styleId="afc">
    <w:name w:val="正文格式"/>
    <w:basedOn w:val="a"/>
    <w:qFormat/>
    <w:pPr>
      <w:spacing w:line="400" w:lineRule="exact"/>
      <w:ind w:firstLineChars="200" w:firstLine="480"/>
    </w:pPr>
    <w:rPr>
      <w:sz w:val="24"/>
    </w:rPr>
  </w:style>
  <w:style w:type="paragraph" w:customStyle="1" w:styleId="afd">
    <w:name w:val="第四级标题"/>
    <w:basedOn w:val="afc"/>
    <w:qFormat/>
    <w:pPr>
      <w:ind w:firstLineChars="0" w:firstLine="0"/>
      <w:jc w:val="left"/>
    </w:pPr>
    <w:rPr>
      <w:bCs/>
    </w:rPr>
  </w:style>
  <w:style w:type="character" w:customStyle="1" w:styleId="af4">
    <w:name w:val="批注主题 字符"/>
    <w:basedOn w:val="a5"/>
    <w:link w:val="af3"/>
    <w:qFormat/>
    <w:rPr>
      <w:rFonts w:ascii="仿宋_GB2312" w:eastAsia="仿宋_GB2312" w:hAnsi="宋体"/>
      <w:b/>
      <w:bCs/>
      <w:color w:val="000000"/>
      <w:kern w:val="2"/>
      <w:sz w:val="21"/>
      <w:szCs w:val="24"/>
    </w:rPr>
  </w:style>
  <w:style w:type="paragraph" w:styleId="afe">
    <w:name w:val="List Paragraph"/>
    <w:basedOn w:val="a"/>
    <w:uiPriority w:val="34"/>
    <w:qFormat/>
    <w:pPr>
      <w:ind w:firstLineChars="200" w:firstLine="420"/>
    </w:pPr>
  </w:style>
  <w:style w:type="character" w:customStyle="1" w:styleId="21">
    <w:name w:val="标题 2 字符"/>
    <w:basedOn w:val="a0"/>
    <w:link w:val="20"/>
    <w:qFormat/>
    <w:rPr>
      <w:rFonts w:ascii="Arial" w:eastAsia="黑体" w:hAnsi="Arial" w:cs="宋体"/>
      <w:b/>
      <w:bCs/>
      <w:color w:val="000000"/>
      <w:sz w:val="32"/>
      <w:szCs w:val="32"/>
    </w:rPr>
  </w:style>
  <w:style w:type="character" w:customStyle="1" w:styleId="af2">
    <w:name w:val="标题 字符"/>
    <w:basedOn w:val="a0"/>
    <w:link w:val="af1"/>
    <w:qFormat/>
    <w:rPr>
      <w:rFonts w:asciiTheme="majorHAnsi" w:eastAsiaTheme="majorEastAsia" w:hAnsiTheme="majorHAnsi" w:cstheme="majorBidi"/>
      <w:b/>
      <w:bCs/>
      <w:kern w:val="2"/>
      <w:sz w:val="32"/>
      <w:szCs w:val="32"/>
    </w:rPr>
  </w:style>
  <w:style w:type="character" w:customStyle="1" w:styleId="10">
    <w:name w:val="标题 1 字符"/>
    <w:basedOn w:val="a0"/>
    <w:link w:val="1"/>
    <w:qFormat/>
    <w:rPr>
      <w:b/>
      <w:bCs/>
      <w:kern w:val="44"/>
      <w:sz w:val="44"/>
      <w:szCs w:val="44"/>
    </w:rPr>
  </w:style>
  <w:style w:type="character" w:customStyle="1" w:styleId="a7">
    <w:name w:val="正文文本 字符"/>
    <w:basedOn w:val="a0"/>
    <w:link w:val="a6"/>
    <w:qFormat/>
    <w:rPr>
      <w:rFonts w:ascii="仿宋_GB2312" w:eastAsia="仿宋_GB2312" w:hAnsi="宋体" w:cs="宋体"/>
      <w:color w:val="000000"/>
      <w:sz w:val="30"/>
      <w:szCs w:val="3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13">
    <w:name w:val="未处理的提及1"/>
    <w:basedOn w:val="a0"/>
    <w:uiPriority w:val="99"/>
    <w:semiHidden/>
    <w:unhideWhenUsed/>
    <w:qFormat/>
    <w:rPr>
      <w:color w:val="605E5C"/>
      <w:shd w:val="clear" w:color="auto" w:fill="E1DFDD"/>
    </w:rPr>
  </w:style>
  <w:style w:type="paragraph" w:customStyle="1" w:styleId="14">
    <w:name w:val="修订1"/>
    <w:hidden/>
    <w:uiPriority w:val="99"/>
    <w:semiHidden/>
    <w:qFormat/>
    <w:rPr>
      <w:kern w:val="2"/>
      <w:sz w:val="21"/>
      <w:szCs w:val="24"/>
    </w:rPr>
  </w:style>
  <w:style w:type="character" w:styleId="aff">
    <w:name w:val="Placeholder Text"/>
    <w:basedOn w:val="a0"/>
    <w:uiPriority w:val="99"/>
    <w:semiHidden/>
    <w:qFormat/>
    <w:rPr>
      <w:color w:val="808080"/>
    </w:rPr>
  </w:style>
  <w:style w:type="character" w:customStyle="1" w:styleId="30">
    <w:name w:val="标题 3 字符"/>
    <w:basedOn w:val="a0"/>
    <w:link w:val="3"/>
    <w:semiHidden/>
    <w:qFormat/>
    <w:rPr>
      <w:b/>
      <w:bCs/>
      <w:kern w:val="2"/>
      <w:sz w:val="32"/>
      <w:szCs w:val="32"/>
    </w:rPr>
  </w:style>
  <w:style w:type="paragraph" w:customStyle="1" w:styleId="26">
    <w:name w:val="修订2"/>
    <w:hidden/>
    <w:uiPriority w:val="99"/>
    <w:semiHidden/>
    <w:qFormat/>
    <w:rPr>
      <w:kern w:val="2"/>
      <w:sz w:val="21"/>
      <w:szCs w:val="24"/>
    </w:rPr>
  </w:style>
  <w:style w:type="paragraph" w:customStyle="1" w:styleId="34">
    <w:name w:val="修订3"/>
    <w:hidden/>
    <w:uiPriority w:val="99"/>
    <w:semiHidden/>
    <w:qFormat/>
    <w:rPr>
      <w:kern w:val="2"/>
      <w:sz w:val="21"/>
      <w:szCs w:val="24"/>
    </w:rPr>
  </w:style>
  <w:style w:type="table" w:customStyle="1" w:styleId="15">
    <w:name w:val="网格型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1">
    <w:name w:val="修订4"/>
    <w:hidden/>
    <w:uiPriority w:val="99"/>
    <w:semiHidden/>
    <w:qFormat/>
    <w:rPr>
      <w:kern w:val="2"/>
      <w:sz w:val="21"/>
      <w:szCs w:val="24"/>
    </w:rPr>
  </w:style>
  <w:style w:type="paragraph" w:customStyle="1" w:styleId="5">
    <w:name w:val="修订5"/>
    <w:hidden/>
    <w:uiPriority w:val="99"/>
    <w:unhideWhenUsed/>
    <w:qFormat/>
    <w:rPr>
      <w:kern w:val="2"/>
      <w:sz w:val="21"/>
      <w:szCs w:val="24"/>
    </w:rPr>
  </w:style>
  <w:style w:type="table" w:customStyle="1" w:styleId="35">
    <w:name w:val="网格型3"/>
    <w:basedOn w:val="a1"/>
    <w:uiPriority w:val="9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网格型2"/>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
    <w:name w:val="修订6"/>
    <w:hidden/>
    <w:uiPriority w:val="99"/>
    <w:unhideWhenUsed/>
    <w:qFormat/>
    <w:rPr>
      <w:kern w:val="2"/>
      <w:sz w:val="21"/>
      <w:szCs w:val="24"/>
    </w:rPr>
  </w:style>
  <w:style w:type="paragraph" w:customStyle="1" w:styleId="7">
    <w:name w:val="修订7"/>
    <w:hidden/>
    <w:uiPriority w:val="99"/>
    <w:unhideWhenUsed/>
    <w:qFormat/>
    <w:rPr>
      <w:kern w:val="2"/>
      <w:sz w:val="21"/>
      <w:szCs w:val="24"/>
    </w:rPr>
  </w:style>
  <w:style w:type="paragraph" w:customStyle="1" w:styleId="8">
    <w:name w:val="修订8"/>
    <w:hidden/>
    <w:uiPriority w:val="99"/>
    <w:unhideWhenUsed/>
    <w:qFormat/>
    <w:rPr>
      <w:kern w:val="2"/>
      <w:sz w:val="21"/>
      <w:szCs w:val="24"/>
    </w:rPr>
  </w:style>
  <w:style w:type="paragraph" w:customStyle="1" w:styleId="ql-lineheight-115">
    <w:name w:val="ql-lineheight-115"/>
    <w:basedOn w:val="a"/>
    <w:qFormat/>
    <w:pPr>
      <w:widowControl/>
      <w:spacing w:before="100" w:beforeAutospacing="1" w:after="100" w:afterAutospacing="1"/>
      <w:jc w:val="left"/>
    </w:pPr>
    <w:rPr>
      <w:rFonts w:ascii="宋体" w:hAnsi="宋体" w:cs="宋体"/>
      <w:kern w:val="0"/>
      <w:sz w:val="24"/>
    </w:rPr>
  </w:style>
  <w:style w:type="character" w:customStyle="1" w:styleId="ql-font-microsoftyahei">
    <w:name w:val="ql-font-microsoftyahei"/>
    <w:basedOn w:val="a0"/>
    <w:qFormat/>
  </w:style>
  <w:style w:type="paragraph" w:customStyle="1" w:styleId="9">
    <w:name w:val="修订9"/>
    <w:hidden/>
    <w:uiPriority w:val="99"/>
    <w:unhideWhenUsed/>
    <w:qFormat/>
    <w:rPr>
      <w:kern w:val="2"/>
      <w:sz w:val="21"/>
      <w:szCs w:val="24"/>
    </w:rPr>
  </w:style>
  <w:style w:type="paragraph" w:styleId="aff0">
    <w:name w:val="Revision"/>
    <w:hidden/>
    <w:uiPriority w:val="99"/>
    <w:unhideWhenUsed/>
    <w:rsid w:val="0068205B"/>
    <w:rPr>
      <w:kern w:val="2"/>
      <w:sz w:val="21"/>
      <w:szCs w:val="24"/>
    </w:rPr>
  </w:style>
  <w:style w:type="paragraph" w:styleId="aff1">
    <w:name w:val="footnote text"/>
    <w:basedOn w:val="a"/>
    <w:link w:val="aff2"/>
    <w:rsid w:val="007706FB"/>
    <w:pPr>
      <w:snapToGrid w:val="0"/>
      <w:jc w:val="left"/>
    </w:pPr>
    <w:rPr>
      <w:sz w:val="18"/>
      <w:szCs w:val="18"/>
    </w:rPr>
  </w:style>
  <w:style w:type="character" w:customStyle="1" w:styleId="aff2">
    <w:name w:val="脚注文本 字符"/>
    <w:basedOn w:val="a0"/>
    <w:link w:val="aff1"/>
    <w:rsid w:val="007706FB"/>
    <w:rPr>
      <w:kern w:val="2"/>
      <w:sz w:val="18"/>
      <w:szCs w:val="18"/>
    </w:rPr>
  </w:style>
  <w:style w:type="character" w:styleId="aff3">
    <w:name w:val="footnote reference"/>
    <w:basedOn w:val="a0"/>
    <w:rsid w:val="007706FB"/>
    <w:rPr>
      <w:vertAlign w:val="superscript"/>
    </w:rPr>
  </w:style>
  <w:style w:type="table" w:styleId="16">
    <w:name w:val="Grid Table 1 Light"/>
    <w:basedOn w:val="a1"/>
    <w:uiPriority w:val="46"/>
    <w:rsid w:val="00511256"/>
    <w:rPr>
      <w:rFonts w:asciiTheme="minorHAnsi" w:eastAsiaTheme="minorEastAsia" w:hAnsiTheme="minorHAnsi" w:cstheme="minorBidi"/>
      <w:kern w:val="2"/>
      <w:sz w:val="22"/>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yperlink" Target="http://www.baidu.com/link?url=Xu0994DXNBdQBCzBRTnwWm6zbRP3C9Kh4qXKzMuRtcnTEpFg3wTeoDqnzra7UfMCNcOsCGTRq2U8Kim-aqcmEdyGtgTRI_ma4Y4e328Mz1q"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2.xml"/><Relationship Id="rId17" Type="http://schemas.microsoft.com/office/2018/08/relationships/commentsExtensible" Target="commentsExtensible.xml"/><Relationship Id="rId25"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hyperlink" Target="http://www.baidu.com/link?url=Xu0994DXNBdQBCzBRTnwWm6zbRP3C9Kh4qXKzMuRtcnTEpFg3wTeoDqnzra7UfMCNcOsCGTRq2U8Kim-aqcmEdyGtgTRI_ma4Y4e328Mz1q" TargetMode="Externa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hyperlink" Target="http://www.baidu.com/link?url=Xu0994DXNBdQBCzBRTnwWm6zbRP3C9Kh4qXKzMuRtcnTEpFg3wTeoDqnzra7UfMCNcOsCGTRq2U8Kim-aqcmEdyGtgTRI_ma4Y4e328Mz1q"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3073"/>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7E3686-DAA0-4604-81A4-CB7B27E92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56</Pages>
  <Words>6909</Words>
  <Characters>39382</Characters>
  <Application>Microsoft Office Word</Application>
  <DocSecurity>0</DocSecurity>
  <Lines>328</Lines>
  <Paragraphs>92</Paragraphs>
  <ScaleCrop>false</ScaleCrop>
  <Company>Xtzj.Com</Company>
  <LinksUpToDate>false</LinksUpToDate>
  <CharactersWithSpaces>46199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（局发文式样）</dc:title>
  <dc:creator>Xtzj.User</dc:creator>
  <cp:lastModifiedBy>Jamie Wang</cp:lastModifiedBy>
  <cp:revision>6</cp:revision>
  <cp:lastPrinted>2026-05-25T10:38:00Z</cp:lastPrinted>
  <dcterms:created xsi:type="dcterms:W3CDTF">2026-05-26T09:43:00Z</dcterms:created>
  <dcterms:modified xsi:type="dcterms:W3CDTF">2026-05-28T07:19:00Z</dcterms:modified>
  <cp:category>验证北京荷清和创医疗科技有限公司生产的超声溶栓导管配合超声溶栓主机用于治疗深静脉血栓的安全性和有效性。本研究共分为两个阶段： 第一阶段：所有参加本临床试验的受试者完成1个月随访后，统计分析1个月指标数据，出具临床试验分中心小结和临床试验总结报告用于向国家药品监督管理局提交注册； 第二阶段：所有参加本临床试验的受试者继续完成6个月随访后，统计分析6个月指标数据并形成分中心小结和临床试验总结报告。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C127839464524279AE151FC8C5096E5B_13</vt:lpwstr>
  </property>
  <property fmtid="{D5CDD505-2E9C-101B-9397-08002B2CF9AE}" pid="4" name="KSOTemplateDocerSaveRecord">
    <vt:lpwstr>eyJoZGlkIjoiNWEzODJlZWRhMmY2NmYxNjE2MWM4MmRlMWZiNjhhODAiLCJ1c2VySWQiOiI0MjQzNTk3MjgifQ==</vt:lpwstr>
  </property>
</Properties>
</file>